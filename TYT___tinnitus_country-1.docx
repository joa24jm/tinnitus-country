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A96C8" w14:textId="77777777" w:rsidR="0045732C" w:rsidRDefault="002A74E7">
      <w:pPr>
        <w:pStyle w:val="Title"/>
        <w:spacing w:line="259" w:lineRule="auto"/>
      </w:pPr>
      <w:r>
        <w:t>Predicting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Perception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Tinnitus</w:t>
      </w:r>
      <w:r>
        <w:rPr>
          <w:spacing w:val="-11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Daily</w:t>
      </w:r>
      <w:r>
        <w:rPr>
          <w:spacing w:val="-109"/>
        </w:rPr>
        <w:t xml:space="preserve"> </w:t>
      </w:r>
      <w:r>
        <w:t>Life</w:t>
      </w:r>
      <w:r>
        <w:rPr>
          <w:spacing w:val="-21"/>
        </w:rPr>
        <w:t xml:space="preserve"> </w:t>
      </w:r>
      <w:r>
        <w:t>Data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proofErr w:type="spellStart"/>
      <w:r>
        <w:t>TrackYourTinnitus</w:t>
      </w:r>
      <w:proofErr w:type="spellEnd"/>
      <w:r>
        <w:rPr>
          <w:spacing w:val="-20"/>
        </w:rPr>
        <w:t xml:space="preserve"> </w:t>
      </w:r>
      <w:r>
        <w:t>mHealth</w:t>
      </w:r>
      <w:r>
        <w:rPr>
          <w:spacing w:val="-21"/>
        </w:rPr>
        <w:t xml:space="preserve"> </w:t>
      </w:r>
      <w:r>
        <w:t>Platform</w:t>
      </w:r>
      <w:r>
        <w:rPr>
          <w:spacing w:val="-10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Combination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Origin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Season</w:t>
      </w:r>
    </w:p>
    <w:p w14:paraId="01D76F4B" w14:textId="77777777" w:rsidR="0045732C" w:rsidRDefault="002A74E7">
      <w:pPr>
        <w:pStyle w:val="Heading1"/>
        <w:spacing w:before="158"/>
        <w:ind w:left="167"/>
        <w:rPr>
          <w:rFonts w:ascii="Times New Roman" w:hAnsi="Times New Roman"/>
          <w:b w:val="0"/>
          <w:sz w:val="18"/>
        </w:rPr>
      </w:pPr>
      <w:r>
        <w:rPr>
          <w:w w:val="99"/>
        </w:rPr>
        <w:t>Johannes</w:t>
      </w:r>
      <w:r>
        <w:rPr>
          <w:spacing w:val="-1"/>
        </w:rPr>
        <w:t xml:space="preserve"> </w:t>
      </w:r>
      <w:r>
        <w:rPr>
          <w:w w:val="99"/>
        </w:rPr>
        <w:t>Allgaie</w:t>
      </w:r>
      <w:r>
        <w:rPr>
          <w:spacing w:val="-1"/>
          <w:w w:val="99"/>
        </w:rPr>
        <w:t>r</w:t>
      </w:r>
      <w:r>
        <w:rPr>
          <w:rFonts w:ascii="Times New Roman" w:hAnsi="Times New Roman"/>
          <w:b w:val="0"/>
          <w:w w:val="99"/>
          <w:position w:val="9"/>
          <w:sz w:val="18"/>
        </w:rPr>
        <w:t>1,</w:t>
      </w:r>
      <w:r>
        <w:rPr>
          <w:rFonts w:ascii="Times New Roman" w:hAnsi="Times New Roman"/>
          <w:b w:val="0"/>
          <w:spacing w:val="-1"/>
          <w:position w:val="9"/>
          <w:sz w:val="18"/>
        </w:rPr>
        <w:t xml:space="preserve"> </w:t>
      </w:r>
      <w:r>
        <w:rPr>
          <w:rFonts w:ascii="Times New Roman" w:hAnsi="Times New Roman"/>
          <w:b w:val="0"/>
          <w:spacing w:val="9"/>
          <w:w w:val="99"/>
          <w:position w:val="9"/>
          <w:sz w:val="18"/>
        </w:rPr>
        <w:t>a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Winfried</w:t>
      </w:r>
      <w:r>
        <w:rPr>
          <w:spacing w:val="-1"/>
        </w:rPr>
        <w:t xml:space="preserve"> </w:t>
      </w:r>
      <w:r>
        <w:rPr>
          <w:w w:val="99"/>
        </w:rPr>
        <w:t>S</w:t>
      </w:r>
      <w:r>
        <w:rPr>
          <w:spacing w:val="-3"/>
          <w:w w:val="99"/>
        </w:rPr>
        <w:t>c</w:t>
      </w:r>
      <w:r>
        <w:rPr>
          <w:w w:val="99"/>
        </w:rPr>
        <w:t>hle</w:t>
      </w:r>
      <w:r>
        <w:rPr>
          <w:spacing w:val="-1"/>
          <w:w w:val="99"/>
        </w:rPr>
        <w:t>e</w:t>
      </w:r>
      <w:r>
        <w:rPr>
          <w:rFonts w:ascii="Times New Roman" w:hAnsi="Times New Roman"/>
          <w:b w:val="0"/>
          <w:w w:val="99"/>
          <w:position w:val="9"/>
          <w:sz w:val="18"/>
        </w:rPr>
        <w:t>2,</w:t>
      </w:r>
      <w:r>
        <w:rPr>
          <w:rFonts w:ascii="Times New Roman" w:hAnsi="Times New Roman"/>
          <w:b w:val="0"/>
          <w:spacing w:val="-1"/>
          <w:position w:val="9"/>
          <w:sz w:val="18"/>
        </w:rPr>
        <w:t xml:space="preserve"> </w:t>
      </w:r>
      <w:r>
        <w:rPr>
          <w:rFonts w:ascii="Times New Roman" w:hAnsi="Times New Roman"/>
          <w:b w:val="0"/>
          <w:spacing w:val="9"/>
          <w:w w:val="99"/>
          <w:position w:val="9"/>
          <w:sz w:val="18"/>
        </w:rPr>
        <w:t>b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Thomas</w:t>
      </w:r>
      <w:r>
        <w:rPr>
          <w:spacing w:val="-1"/>
        </w:rPr>
        <w:t xml:space="preserve"> </w:t>
      </w:r>
      <w:r>
        <w:rPr>
          <w:w w:val="99"/>
        </w:rPr>
        <w:t>P</w:t>
      </w:r>
      <w:r>
        <w:rPr>
          <w:spacing w:val="-5"/>
          <w:w w:val="99"/>
        </w:rPr>
        <w:t>r</w:t>
      </w:r>
      <w:r>
        <w:rPr>
          <w:w w:val="99"/>
        </w:rPr>
        <w:t>obs</w:t>
      </w:r>
      <w:r>
        <w:rPr>
          <w:spacing w:val="-1"/>
          <w:w w:val="99"/>
        </w:rPr>
        <w:t>t</w:t>
      </w:r>
      <w:r>
        <w:rPr>
          <w:rFonts w:ascii="Times New Roman" w:hAnsi="Times New Roman"/>
          <w:b w:val="0"/>
          <w:w w:val="99"/>
          <w:position w:val="9"/>
          <w:sz w:val="18"/>
        </w:rPr>
        <w:t>3,</w:t>
      </w:r>
      <w:r>
        <w:rPr>
          <w:rFonts w:ascii="Times New Roman" w:hAnsi="Times New Roman"/>
          <w:b w:val="0"/>
          <w:spacing w:val="-1"/>
          <w:position w:val="9"/>
          <w:sz w:val="18"/>
        </w:rPr>
        <w:t xml:space="preserve"> </w:t>
      </w:r>
      <w:r>
        <w:rPr>
          <w:rFonts w:ascii="Times New Roman" w:hAnsi="Times New Roman"/>
          <w:b w:val="0"/>
          <w:spacing w:val="9"/>
          <w:w w:val="99"/>
          <w:position w:val="9"/>
          <w:sz w:val="18"/>
        </w:rPr>
        <w:t>d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and</w:t>
      </w:r>
      <w:r>
        <w:rPr>
          <w:spacing w:val="-1"/>
        </w:rPr>
        <w:t xml:space="preserve"> </w:t>
      </w:r>
      <w:r>
        <w:rPr>
          <w:w w:val="99"/>
        </w:rPr>
        <w:t>R</w:t>
      </w:r>
      <w:r>
        <w:rPr>
          <w:spacing w:val="-113"/>
          <w:w w:val="99"/>
        </w:rPr>
        <w:t>u</w:t>
      </w:r>
      <w:r>
        <w:rPr>
          <w:w w:val="99"/>
        </w:rPr>
        <w:t>¨</w:t>
      </w:r>
      <w:r>
        <w:rPr>
          <w:spacing w:val="-34"/>
        </w:rPr>
        <w:t xml:space="preserve"> </w:t>
      </w:r>
      <w:proofErr w:type="spellStart"/>
      <w:r>
        <w:rPr>
          <w:w w:val="99"/>
        </w:rPr>
        <w:t>di</w:t>
      </w:r>
      <w:r>
        <w:rPr>
          <w:spacing w:val="2"/>
          <w:w w:val="99"/>
        </w:rPr>
        <w:t>g</w:t>
      </w:r>
      <w:r>
        <w:rPr>
          <w:w w:val="99"/>
        </w:rPr>
        <w:t>er</w:t>
      </w:r>
      <w:proofErr w:type="spellEnd"/>
      <w:r>
        <w:rPr>
          <w:spacing w:val="-1"/>
        </w:rPr>
        <w:t xml:space="preserve"> </w:t>
      </w:r>
      <w:r>
        <w:rPr>
          <w:w w:val="99"/>
        </w:rPr>
        <w:t>P</w:t>
      </w:r>
      <w:r>
        <w:rPr>
          <w:spacing w:val="2"/>
          <w:w w:val="99"/>
        </w:rPr>
        <w:t>r</w:t>
      </w:r>
      <w:r>
        <w:rPr>
          <w:w w:val="99"/>
        </w:rPr>
        <w:t>ys</w:t>
      </w:r>
      <w:r>
        <w:rPr>
          <w:spacing w:val="-1"/>
          <w:w w:val="99"/>
        </w:rPr>
        <w:t>s</w:t>
      </w:r>
      <w:r>
        <w:rPr>
          <w:rFonts w:ascii="Times New Roman" w:hAnsi="Times New Roman"/>
          <w:b w:val="0"/>
          <w:w w:val="99"/>
          <w:position w:val="9"/>
          <w:sz w:val="18"/>
        </w:rPr>
        <w:t>1,</w:t>
      </w:r>
      <w:r>
        <w:rPr>
          <w:rFonts w:ascii="Times New Roman" w:hAnsi="Times New Roman"/>
          <w:b w:val="0"/>
          <w:spacing w:val="-1"/>
          <w:position w:val="9"/>
          <w:sz w:val="18"/>
        </w:rPr>
        <w:t xml:space="preserve"> </w:t>
      </w:r>
      <w:r>
        <w:rPr>
          <w:rFonts w:ascii="Times New Roman" w:hAnsi="Times New Roman"/>
          <w:b w:val="0"/>
          <w:w w:val="99"/>
          <w:position w:val="9"/>
          <w:sz w:val="18"/>
        </w:rPr>
        <w:t>e</w:t>
      </w:r>
    </w:p>
    <w:p w14:paraId="40D554A8" w14:textId="77777777" w:rsidR="0045732C" w:rsidRDefault="002A74E7">
      <w:pPr>
        <w:pStyle w:val="BodyText"/>
        <w:spacing w:before="287" w:line="241" w:lineRule="exact"/>
        <w:ind w:left="162"/>
        <w:rPr>
          <w:rFonts w:ascii="Arial" w:hAnsi="Arial"/>
        </w:rPr>
      </w:pPr>
      <w:r>
        <w:rPr>
          <w:spacing w:val="9"/>
          <w:w w:val="105"/>
          <w:position w:val="7"/>
          <w:sz w:val="14"/>
        </w:rPr>
        <w:t>1</w:t>
      </w:r>
      <w:r>
        <w:rPr>
          <w:rFonts w:ascii="Arial" w:hAnsi="Arial"/>
          <w:w w:val="99"/>
        </w:rPr>
        <w:t>Institute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w w:val="99"/>
        </w:rPr>
        <w:t>of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w w:val="99"/>
        </w:rPr>
        <w:t>Clinical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w w:val="99"/>
        </w:rPr>
        <w:t>Epidemiology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w w:val="99"/>
        </w:rPr>
        <w:t>and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w w:val="99"/>
        </w:rPr>
        <w:t>Biomet</w:t>
      </w:r>
      <w:r>
        <w:rPr>
          <w:rFonts w:ascii="Arial" w:hAnsi="Arial"/>
          <w:spacing w:val="5"/>
          <w:w w:val="99"/>
        </w:rPr>
        <w:t>r</w:t>
      </w:r>
      <w:r>
        <w:rPr>
          <w:rFonts w:ascii="Arial" w:hAnsi="Arial"/>
          <w:spacing w:val="-20"/>
          <w:w w:val="99"/>
        </w:rPr>
        <w:t>y</w:t>
      </w:r>
      <w:r>
        <w:rPr>
          <w:rFonts w:ascii="Arial" w:hAnsi="Arial"/>
          <w:w w:val="99"/>
        </w:rPr>
        <w:t>,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w w:val="99"/>
        </w:rPr>
        <w:t>Uni</w:t>
      </w:r>
      <w:r>
        <w:rPr>
          <w:rFonts w:ascii="Arial" w:hAnsi="Arial"/>
          <w:spacing w:val="-5"/>
          <w:w w:val="99"/>
        </w:rPr>
        <w:t>v</w:t>
      </w:r>
      <w:r>
        <w:rPr>
          <w:rFonts w:ascii="Arial" w:hAnsi="Arial"/>
          <w:w w:val="99"/>
        </w:rPr>
        <w:t>ersity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w w:val="99"/>
        </w:rPr>
        <w:t>of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spacing w:val="-1"/>
          <w:w w:val="99"/>
        </w:rPr>
        <w:t>W</w:t>
      </w:r>
      <w:r>
        <w:rPr>
          <w:rFonts w:ascii="Arial" w:hAnsi="Arial"/>
          <w:spacing w:val="-89"/>
          <w:w w:val="99"/>
        </w:rPr>
        <w:t>u</w:t>
      </w:r>
      <w:r>
        <w:rPr>
          <w:rFonts w:ascii="Arial" w:hAnsi="Arial"/>
          <w:w w:val="99"/>
        </w:rPr>
        <w:t>¨</w:t>
      </w:r>
      <w:r>
        <w:rPr>
          <w:rFonts w:ascii="Arial" w:hAnsi="Arial"/>
          <w:spacing w:val="-34"/>
        </w:rPr>
        <w:t xml:space="preserve"> </w:t>
      </w:r>
      <w:proofErr w:type="spellStart"/>
      <w:r>
        <w:rPr>
          <w:rFonts w:ascii="Arial" w:hAnsi="Arial"/>
          <w:w w:val="99"/>
        </w:rPr>
        <w:t>rz</w:t>
      </w:r>
      <w:r>
        <w:rPr>
          <w:rFonts w:ascii="Arial" w:hAnsi="Arial"/>
          <w:spacing w:val="-4"/>
          <w:w w:val="99"/>
        </w:rPr>
        <w:t>b</w:t>
      </w:r>
      <w:r>
        <w:rPr>
          <w:rFonts w:ascii="Arial" w:hAnsi="Arial"/>
          <w:w w:val="99"/>
        </w:rPr>
        <w:t>urg</w:t>
      </w:r>
      <w:proofErr w:type="spellEnd"/>
      <w:r>
        <w:rPr>
          <w:rFonts w:ascii="Arial" w:hAnsi="Arial"/>
          <w:w w:val="99"/>
        </w:rPr>
        <w:t>,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w w:val="99"/>
        </w:rPr>
        <w:t>Ge</w:t>
      </w:r>
      <w:r>
        <w:rPr>
          <w:rFonts w:ascii="Arial" w:hAnsi="Arial"/>
          <w:spacing w:val="4"/>
          <w:w w:val="99"/>
        </w:rPr>
        <w:t>r</w:t>
      </w:r>
      <w:r>
        <w:rPr>
          <w:rFonts w:ascii="Arial" w:hAnsi="Arial"/>
          <w:w w:val="99"/>
        </w:rPr>
        <w:t>ma</w:t>
      </w:r>
      <w:r>
        <w:rPr>
          <w:rFonts w:ascii="Arial" w:hAnsi="Arial"/>
          <w:spacing w:val="-3"/>
          <w:w w:val="99"/>
        </w:rPr>
        <w:t>n</w:t>
      </w:r>
      <w:r>
        <w:rPr>
          <w:rFonts w:ascii="Arial" w:hAnsi="Arial"/>
          <w:w w:val="99"/>
        </w:rPr>
        <w:t>y</w:t>
      </w:r>
    </w:p>
    <w:p w14:paraId="531D84A7" w14:textId="77777777" w:rsidR="0045732C" w:rsidRDefault="002A74E7">
      <w:pPr>
        <w:pStyle w:val="BodyText"/>
        <w:spacing w:line="239" w:lineRule="exact"/>
        <w:ind w:left="173"/>
        <w:rPr>
          <w:rFonts w:ascii="Arial"/>
        </w:rPr>
      </w:pPr>
      <w:r>
        <w:rPr>
          <w:position w:val="7"/>
          <w:sz w:val="14"/>
        </w:rPr>
        <w:t>2</w:t>
      </w:r>
      <w:r>
        <w:rPr>
          <w:rFonts w:ascii="Arial"/>
        </w:rPr>
        <w:t>Department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Psychiatry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Psychotherapy,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University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Regensburg,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Germany</w:t>
      </w:r>
    </w:p>
    <w:p w14:paraId="2E76E06C" w14:textId="77777777" w:rsidR="0045732C" w:rsidRDefault="002A74E7">
      <w:pPr>
        <w:pStyle w:val="BodyText"/>
        <w:spacing w:line="239" w:lineRule="exact"/>
        <w:ind w:left="173"/>
        <w:rPr>
          <w:rFonts w:ascii="Arial"/>
        </w:rPr>
      </w:pPr>
      <w:r>
        <w:rPr>
          <w:position w:val="7"/>
          <w:sz w:val="14"/>
        </w:rPr>
        <w:t>3</w:t>
      </w:r>
      <w:r>
        <w:rPr>
          <w:rFonts w:ascii="Arial"/>
        </w:rPr>
        <w:t>Department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Psychotherapy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Biopsychosocial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Health,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Danube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University</w:t>
      </w:r>
      <w:r>
        <w:rPr>
          <w:rFonts w:ascii="Arial"/>
          <w:spacing w:val="-5"/>
        </w:rPr>
        <w:t xml:space="preserve"> </w:t>
      </w:r>
      <w:proofErr w:type="spellStart"/>
      <w:r>
        <w:rPr>
          <w:rFonts w:ascii="Arial"/>
        </w:rPr>
        <w:t>Krems</w:t>
      </w:r>
      <w:proofErr w:type="spellEnd"/>
      <w:r>
        <w:rPr>
          <w:rFonts w:ascii="Arial"/>
        </w:rPr>
        <w:t>,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Austria</w:t>
      </w:r>
    </w:p>
    <w:p w14:paraId="218C5C56" w14:textId="77777777" w:rsidR="0045732C" w:rsidRDefault="008751CF">
      <w:pPr>
        <w:pStyle w:val="BodyText"/>
        <w:spacing w:before="2" w:line="235" w:lineRule="auto"/>
        <w:ind w:left="173" w:right="4503"/>
        <w:rPr>
          <w:rFonts w:ascii="Arial"/>
        </w:rPr>
      </w:pPr>
      <w:hyperlink r:id="rId8">
        <w:r w:rsidR="002A74E7">
          <w:rPr>
            <w:w w:val="95"/>
            <w:position w:val="7"/>
            <w:sz w:val="14"/>
          </w:rPr>
          <w:t>a</w:t>
        </w:r>
        <w:r w:rsidR="002A74E7">
          <w:rPr>
            <w:rFonts w:ascii="Arial"/>
            <w:w w:val="95"/>
          </w:rPr>
          <w:t>johannes.allgaier@uni-wuerzburg.de</w:t>
        </w:r>
      </w:hyperlink>
      <w:r w:rsidR="002A74E7">
        <w:rPr>
          <w:rFonts w:ascii="Arial"/>
          <w:spacing w:val="1"/>
          <w:w w:val="95"/>
        </w:rPr>
        <w:t xml:space="preserve"> </w:t>
      </w:r>
      <w:hyperlink r:id="rId9">
        <w:r w:rsidR="002A74E7">
          <w:rPr>
            <w:position w:val="7"/>
            <w:sz w:val="14"/>
          </w:rPr>
          <w:t>b</w:t>
        </w:r>
        <w:r w:rsidR="002A74E7">
          <w:rPr>
            <w:rFonts w:ascii="Arial"/>
          </w:rPr>
          <w:t>winfr</w:t>
        </w:r>
      </w:hyperlink>
      <w:hyperlink r:id="rId10">
        <w:r w:rsidR="002A74E7">
          <w:rPr>
            <w:rFonts w:ascii="Arial"/>
          </w:rPr>
          <w:t>ied.schlee@gmail.com</w:t>
        </w:r>
      </w:hyperlink>
    </w:p>
    <w:p w14:paraId="20BF2590" w14:textId="77777777" w:rsidR="0045732C" w:rsidRDefault="008751CF">
      <w:pPr>
        <w:pStyle w:val="BodyText"/>
        <w:spacing w:line="239" w:lineRule="exact"/>
        <w:ind w:left="173"/>
        <w:rPr>
          <w:rFonts w:ascii="Arial"/>
        </w:rPr>
      </w:pPr>
      <w:hyperlink r:id="rId11">
        <w:r w:rsidR="002A74E7">
          <w:rPr>
            <w:position w:val="7"/>
            <w:sz w:val="14"/>
          </w:rPr>
          <w:t>d</w:t>
        </w:r>
        <w:r w:rsidR="002A74E7">
          <w:rPr>
            <w:rFonts w:ascii="Arial"/>
          </w:rPr>
          <w:t>thomas</w:t>
        </w:r>
      </w:hyperlink>
      <w:hyperlink r:id="rId12">
        <w:r w:rsidR="002A74E7">
          <w:rPr>
            <w:rFonts w:ascii="Arial"/>
          </w:rPr>
          <w:t>.probst@donau-uni.ac.at</w:t>
        </w:r>
      </w:hyperlink>
    </w:p>
    <w:p w14:paraId="6010C261" w14:textId="77777777" w:rsidR="0045732C" w:rsidRDefault="008751CF">
      <w:pPr>
        <w:pStyle w:val="BodyText"/>
        <w:spacing w:line="241" w:lineRule="exact"/>
        <w:ind w:left="173"/>
        <w:rPr>
          <w:rFonts w:ascii="Arial"/>
        </w:rPr>
      </w:pPr>
      <w:hyperlink r:id="rId13">
        <w:r w:rsidR="002A74E7">
          <w:rPr>
            <w:position w:val="7"/>
            <w:sz w:val="14"/>
          </w:rPr>
          <w:t>e</w:t>
        </w:r>
        <w:r w:rsidR="002A74E7">
          <w:rPr>
            <w:rFonts w:ascii="Arial"/>
          </w:rPr>
          <w:t>ruediger.pryss@uni-wuerzburg.de</w:t>
        </w:r>
      </w:hyperlink>
    </w:p>
    <w:p w14:paraId="7DFDDE7F" w14:textId="77777777" w:rsidR="0045732C" w:rsidRDefault="0045732C">
      <w:pPr>
        <w:pStyle w:val="BodyText"/>
        <w:spacing w:before="6"/>
        <w:rPr>
          <w:rFonts w:ascii="Arial"/>
          <w:sz w:val="33"/>
        </w:rPr>
      </w:pPr>
    </w:p>
    <w:p w14:paraId="0F4DB77C" w14:textId="77777777" w:rsidR="0045732C" w:rsidRDefault="002A74E7">
      <w:pPr>
        <w:pStyle w:val="Heading1"/>
        <w:ind w:left="165"/>
      </w:pPr>
      <w:r>
        <w:t>ABSTRACT</w:t>
      </w:r>
    </w:p>
    <w:p w14:paraId="3384C193" w14:textId="77777777" w:rsidR="0045732C" w:rsidRDefault="0045732C">
      <w:pPr>
        <w:pStyle w:val="BodyText"/>
        <w:spacing w:before="1"/>
        <w:rPr>
          <w:rFonts w:ascii="Arial"/>
          <w:b/>
          <w:sz w:val="26"/>
        </w:rPr>
      </w:pPr>
    </w:p>
    <w:p w14:paraId="070300B8" w14:textId="77777777" w:rsidR="0045732C" w:rsidRDefault="002A74E7">
      <w:pPr>
        <w:spacing w:before="1" w:line="254" w:lineRule="auto"/>
        <w:ind w:left="227" w:right="196"/>
        <w:jc w:val="both"/>
        <w:rPr>
          <w:rFonts w:ascii="Arial" w:hAnsi="Arial"/>
          <w:sz w:val="18"/>
        </w:rPr>
      </w:pPr>
      <w:r>
        <w:rPr>
          <w:rFonts w:ascii="Arial" w:hAnsi="Arial"/>
          <w:sz w:val="18"/>
        </w:rPr>
        <w:t>Tinnitus is a phantom auditory perception in the absence of external sound stimulations.</w:t>
      </w:r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sz w:val="18"/>
        </w:rPr>
        <w:t>Most people with tinnitus report</w:t>
      </w:r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w w:val="95"/>
          <w:sz w:val="18"/>
        </w:rPr>
        <w:t>severe constraints in their daily life. As tinnitus is characterized by a heterogeneity of the patient’s symptoms, researchers often</w:t>
      </w:r>
      <w:r>
        <w:rPr>
          <w:rFonts w:ascii="Arial" w:hAnsi="Arial"/>
          <w:spacing w:val="1"/>
          <w:w w:val="95"/>
          <w:sz w:val="18"/>
        </w:rPr>
        <w:t xml:space="preserve"> </w:t>
      </w:r>
      <w:r>
        <w:rPr>
          <w:rFonts w:ascii="Arial" w:hAnsi="Arial"/>
          <w:sz w:val="18"/>
        </w:rPr>
        <w:t>combine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tinnitus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data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with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other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data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sources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to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reveal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new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insights,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also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denoted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as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multi-modal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data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fusion.</w:t>
      </w:r>
      <w:r>
        <w:rPr>
          <w:rFonts w:ascii="Arial" w:hAnsi="Arial"/>
          <w:spacing w:val="-1"/>
          <w:sz w:val="18"/>
        </w:rPr>
        <w:t xml:space="preserve"> </w:t>
      </w:r>
      <w:r>
        <w:rPr>
          <w:rFonts w:ascii="Arial" w:hAnsi="Arial"/>
          <w:sz w:val="18"/>
        </w:rPr>
        <w:t>In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the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context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of</w:t>
      </w:r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sz w:val="18"/>
        </w:rPr>
        <w:t>differences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across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countries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and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seasons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based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on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mobile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health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data,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so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far,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less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insights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have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been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presented.</w:t>
      </w:r>
      <w:r>
        <w:rPr>
          <w:rFonts w:ascii="Arial" w:hAnsi="Arial"/>
          <w:spacing w:val="7"/>
          <w:sz w:val="18"/>
        </w:rPr>
        <w:t xml:space="preserve"> </w:t>
      </w:r>
      <w:r>
        <w:rPr>
          <w:rFonts w:ascii="Arial" w:hAnsi="Arial"/>
          <w:sz w:val="18"/>
        </w:rPr>
        <w:t>Therefore,</w:t>
      </w:r>
      <w:r>
        <w:rPr>
          <w:rFonts w:ascii="Arial" w:hAnsi="Arial"/>
          <w:spacing w:val="-48"/>
          <w:sz w:val="18"/>
        </w:rPr>
        <w:t xml:space="preserve"> </w:t>
      </w:r>
      <w:r>
        <w:rPr>
          <w:rFonts w:ascii="Arial" w:hAnsi="Arial"/>
          <w:sz w:val="18"/>
        </w:rPr>
        <w:t xml:space="preserve">data of the </w:t>
      </w:r>
      <w:proofErr w:type="spellStart"/>
      <w:r>
        <w:rPr>
          <w:rFonts w:ascii="Arial" w:hAnsi="Arial"/>
          <w:sz w:val="18"/>
        </w:rPr>
        <w:t>TrackYourTinnitus</w:t>
      </w:r>
      <w:proofErr w:type="spellEnd"/>
      <w:r>
        <w:rPr>
          <w:rFonts w:ascii="Arial" w:hAnsi="Arial"/>
          <w:sz w:val="18"/>
        </w:rPr>
        <w:t xml:space="preserve"> mHealth platform (TYT) has been investigated to get a better understanding of season-related</w:t>
      </w:r>
      <w:r>
        <w:rPr>
          <w:rFonts w:ascii="Arial" w:hAnsi="Arial"/>
          <w:spacing w:val="-47"/>
          <w:sz w:val="18"/>
        </w:rPr>
        <w:t xml:space="preserve"> </w:t>
      </w:r>
      <w:r>
        <w:rPr>
          <w:rFonts w:ascii="Arial" w:hAnsi="Arial"/>
          <w:sz w:val="18"/>
        </w:rPr>
        <w:t>differences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in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the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symptom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profiles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of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TYT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users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as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well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as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to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deal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with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differences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based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on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the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country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origin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of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TYT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users.</w:t>
      </w:r>
      <w:r>
        <w:rPr>
          <w:rFonts w:ascii="Arial" w:hAnsi="Arial"/>
          <w:spacing w:val="-48"/>
          <w:sz w:val="18"/>
        </w:rPr>
        <w:t xml:space="preserve"> </w:t>
      </w:r>
      <w:r>
        <w:rPr>
          <w:rFonts w:ascii="Arial" w:hAnsi="Arial"/>
          <w:sz w:val="18"/>
        </w:rPr>
        <w:t>Our conducted analyzes address two research questions.</w:t>
      </w:r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sz w:val="18"/>
        </w:rPr>
        <w:t>First, with respect to provided daily answers of TYT users, in</w:t>
      </w:r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sz w:val="18"/>
        </w:rPr>
        <w:t>combination with information about the season, the country origin as well as demographic data, we analyzed whether the</w:t>
      </w:r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sz w:val="18"/>
        </w:rPr>
        <w:t>momentary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tinnitus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can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be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related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to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these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aspects.</w:t>
      </w:r>
      <w:r>
        <w:rPr>
          <w:rFonts w:ascii="Arial" w:hAnsi="Arial"/>
          <w:spacing w:val="-1"/>
          <w:sz w:val="18"/>
        </w:rPr>
        <w:t xml:space="preserve"> </w:t>
      </w:r>
      <w:r>
        <w:rPr>
          <w:rFonts w:ascii="Arial" w:hAnsi="Arial"/>
          <w:sz w:val="18"/>
        </w:rPr>
        <w:t>Therefore,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a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gradient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boosting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machine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from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the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field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of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machine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learning</w:t>
      </w:r>
      <w:r>
        <w:rPr>
          <w:rFonts w:ascii="Arial" w:hAnsi="Arial"/>
          <w:spacing w:val="-48"/>
          <w:sz w:val="18"/>
        </w:rPr>
        <w:t xml:space="preserve"> </w:t>
      </w:r>
      <w:r>
        <w:rPr>
          <w:rFonts w:ascii="Arial" w:hAnsi="Arial"/>
          <w:sz w:val="18"/>
        </w:rPr>
        <w:t xml:space="preserve">was trained and analyzed with the goal to predict the momentary tinnitus. Based on the mentioned features, we </w:t>
      </w:r>
      <w:proofErr w:type="gramStart"/>
      <w:r>
        <w:rPr>
          <w:rFonts w:ascii="Arial" w:hAnsi="Arial"/>
          <w:sz w:val="18"/>
        </w:rPr>
        <w:t>are able to</w:t>
      </w:r>
      <w:proofErr w:type="gramEnd"/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sz w:val="18"/>
        </w:rPr>
        <w:t>predict the momentary tinnitus with an accuracy of 93.3%, indicating differences in tinnitus of TYT users with respect to the</w:t>
      </w:r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sz w:val="18"/>
        </w:rPr>
        <w:t>season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and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country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origin.</w:t>
      </w:r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sz w:val="18"/>
        </w:rPr>
        <w:t>Second,</w:t>
      </w:r>
      <w:r>
        <w:rPr>
          <w:rFonts w:ascii="Arial" w:hAnsi="Arial"/>
          <w:spacing w:val="-8"/>
          <w:sz w:val="18"/>
        </w:rPr>
        <w:t xml:space="preserve"> </w:t>
      </w:r>
      <w:r>
        <w:rPr>
          <w:rFonts w:ascii="Arial" w:hAnsi="Arial"/>
          <w:sz w:val="18"/>
        </w:rPr>
        <w:t>we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analyzed</w:t>
      </w:r>
      <w:r>
        <w:rPr>
          <w:rFonts w:ascii="Arial" w:hAnsi="Arial"/>
          <w:spacing w:val="-8"/>
          <w:sz w:val="18"/>
        </w:rPr>
        <w:t xml:space="preserve"> </w:t>
      </w:r>
      <w:r>
        <w:rPr>
          <w:rFonts w:ascii="Arial" w:hAnsi="Arial"/>
          <w:sz w:val="18"/>
        </w:rPr>
        <w:t>country-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and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season-specific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differences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in</w:t>
      </w:r>
      <w:r>
        <w:rPr>
          <w:rFonts w:ascii="Arial" w:hAnsi="Arial"/>
          <w:spacing w:val="-8"/>
          <w:sz w:val="18"/>
        </w:rPr>
        <w:t xml:space="preserve"> </w:t>
      </w:r>
      <w:r>
        <w:rPr>
          <w:rFonts w:ascii="Arial" w:hAnsi="Arial"/>
          <w:sz w:val="18"/>
        </w:rPr>
        <w:t>the</w:t>
      </w:r>
      <w:r>
        <w:rPr>
          <w:rFonts w:ascii="Arial" w:hAnsi="Arial"/>
          <w:spacing w:val="-8"/>
          <w:sz w:val="18"/>
        </w:rPr>
        <w:t xml:space="preserve"> </w:t>
      </w:r>
      <w:r>
        <w:rPr>
          <w:rFonts w:ascii="Arial" w:hAnsi="Arial"/>
          <w:sz w:val="18"/>
        </w:rPr>
        <w:t>light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of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different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perspectives</w:t>
      </w:r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sz w:val="18"/>
        </w:rPr>
        <w:t>based</w:t>
      </w:r>
      <w:r>
        <w:rPr>
          <w:rFonts w:ascii="Arial" w:hAnsi="Arial"/>
          <w:spacing w:val="-6"/>
          <w:sz w:val="18"/>
        </w:rPr>
        <w:t xml:space="preserve"> </w:t>
      </w:r>
      <w:r>
        <w:rPr>
          <w:rFonts w:ascii="Arial" w:hAnsi="Arial"/>
          <w:sz w:val="18"/>
        </w:rPr>
        <w:t>on</w:t>
      </w:r>
      <w:r>
        <w:rPr>
          <w:rFonts w:ascii="Arial" w:hAnsi="Arial"/>
          <w:spacing w:val="-6"/>
          <w:sz w:val="18"/>
        </w:rPr>
        <w:t xml:space="preserve"> </w:t>
      </w:r>
      <w:r>
        <w:rPr>
          <w:rFonts w:ascii="Arial" w:hAnsi="Arial"/>
          <w:sz w:val="18"/>
        </w:rPr>
        <w:t>descriptive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statistics.</w:t>
      </w:r>
      <w:r>
        <w:rPr>
          <w:rFonts w:ascii="Arial" w:hAnsi="Arial"/>
          <w:spacing w:val="5"/>
          <w:sz w:val="18"/>
        </w:rPr>
        <w:t xml:space="preserve"> </w:t>
      </w:r>
      <w:r>
        <w:rPr>
          <w:rFonts w:ascii="Arial" w:hAnsi="Arial"/>
          <w:sz w:val="18"/>
        </w:rPr>
        <w:t>For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example,</w:t>
      </w:r>
      <w:r>
        <w:rPr>
          <w:rFonts w:ascii="Arial" w:hAnsi="Arial"/>
          <w:spacing w:val="-6"/>
          <w:sz w:val="18"/>
        </w:rPr>
        <w:t xml:space="preserve"> </w:t>
      </w:r>
      <w:r>
        <w:rPr>
          <w:rFonts w:ascii="Arial" w:hAnsi="Arial"/>
          <w:sz w:val="18"/>
        </w:rPr>
        <w:t>it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could</w:t>
      </w:r>
      <w:r>
        <w:rPr>
          <w:rFonts w:ascii="Arial" w:hAnsi="Arial"/>
          <w:spacing w:val="-6"/>
          <w:sz w:val="18"/>
        </w:rPr>
        <w:t xml:space="preserve"> </w:t>
      </w:r>
      <w:r>
        <w:rPr>
          <w:rFonts w:ascii="Arial" w:hAnsi="Arial"/>
          <w:sz w:val="18"/>
        </w:rPr>
        <w:t>be</w:t>
      </w:r>
      <w:r>
        <w:rPr>
          <w:rFonts w:ascii="Arial" w:hAnsi="Arial"/>
          <w:spacing w:val="-6"/>
          <w:sz w:val="18"/>
        </w:rPr>
        <w:t xml:space="preserve"> </w:t>
      </w:r>
      <w:r>
        <w:rPr>
          <w:rFonts w:ascii="Arial" w:hAnsi="Arial"/>
          <w:sz w:val="18"/>
        </w:rPr>
        <w:t>revealed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that</w:t>
      </w:r>
      <w:r>
        <w:rPr>
          <w:rFonts w:ascii="Arial" w:hAnsi="Arial"/>
          <w:spacing w:val="-6"/>
          <w:sz w:val="18"/>
        </w:rPr>
        <w:t xml:space="preserve"> </w:t>
      </w:r>
      <w:r>
        <w:rPr>
          <w:rFonts w:ascii="Arial" w:hAnsi="Arial"/>
          <w:sz w:val="18"/>
        </w:rPr>
        <w:t>tinnitus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varies</w:t>
      </w:r>
      <w:r>
        <w:rPr>
          <w:rFonts w:ascii="Arial" w:hAnsi="Arial"/>
          <w:spacing w:val="-6"/>
          <w:sz w:val="18"/>
        </w:rPr>
        <w:t xml:space="preserve"> </w:t>
      </w:r>
      <w:r>
        <w:rPr>
          <w:rFonts w:ascii="Arial" w:hAnsi="Arial"/>
          <w:sz w:val="18"/>
        </w:rPr>
        <w:t>with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the</w:t>
      </w:r>
      <w:r>
        <w:rPr>
          <w:rFonts w:ascii="Arial" w:hAnsi="Arial"/>
          <w:spacing w:val="-6"/>
          <w:sz w:val="18"/>
        </w:rPr>
        <w:t xml:space="preserve"> </w:t>
      </w:r>
      <w:r>
        <w:rPr>
          <w:rFonts w:ascii="Arial" w:hAnsi="Arial"/>
          <w:sz w:val="18"/>
        </w:rPr>
        <w:t>temperature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in</w:t>
      </w:r>
      <w:r>
        <w:rPr>
          <w:rFonts w:ascii="Arial" w:hAnsi="Arial"/>
          <w:spacing w:val="-6"/>
          <w:sz w:val="18"/>
        </w:rPr>
        <w:t xml:space="preserve"> </w:t>
      </w:r>
      <w:r>
        <w:rPr>
          <w:rFonts w:ascii="Arial" w:hAnsi="Arial"/>
          <w:sz w:val="18"/>
        </w:rPr>
        <w:t>certain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countries.</w:t>
      </w:r>
      <w:r>
        <w:rPr>
          <w:rFonts w:ascii="Arial" w:hAnsi="Arial"/>
          <w:spacing w:val="-48"/>
          <w:sz w:val="18"/>
        </w:rPr>
        <w:t xml:space="preserve"> </w:t>
      </w:r>
      <w:r>
        <w:rPr>
          <w:rFonts w:ascii="Arial" w:hAnsi="Arial"/>
          <w:sz w:val="18"/>
        </w:rPr>
        <w:t>The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considered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perspectives,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in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turn,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have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been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derived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through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the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TYT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data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set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and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its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possibilities.</w:t>
      </w:r>
      <w:r>
        <w:rPr>
          <w:rFonts w:ascii="Arial" w:hAnsi="Arial"/>
          <w:spacing w:val="7"/>
          <w:sz w:val="18"/>
        </w:rPr>
        <w:t xml:space="preserve"> </w:t>
      </w:r>
      <w:r>
        <w:rPr>
          <w:rFonts w:ascii="Arial" w:hAnsi="Arial"/>
          <w:sz w:val="18"/>
        </w:rPr>
        <w:t>The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presented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results</w:t>
      </w:r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w w:val="95"/>
          <w:sz w:val="18"/>
        </w:rPr>
        <w:t>show</w:t>
      </w:r>
      <w:r>
        <w:rPr>
          <w:rFonts w:ascii="Arial" w:hAnsi="Arial"/>
          <w:spacing w:val="12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that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the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season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and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the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country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origin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seem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to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be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valuable</w:t>
      </w:r>
      <w:r>
        <w:rPr>
          <w:rFonts w:ascii="Arial" w:hAnsi="Arial"/>
          <w:spacing w:val="12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features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when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being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combined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with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longitudinal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mHealth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data</w:t>
      </w:r>
      <w:r>
        <w:rPr>
          <w:rFonts w:ascii="Arial" w:hAnsi="Arial"/>
          <w:spacing w:val="1"/>
          <w:w w:val="95"/>
          <w:sz w:val="18"/>
        </w:rPr>
        <w:t xml:space="preserve"> </w:t>
      </w:r>
      <w:r>
        <w:rPr>
          <w:rFonts w:ascii="Arial" w:hAnsi="Arial"/>
          <w:sz w:val="18"/>
        </w:rPr>
        <w:t>of</w:t>
      </w:r>
      <w:r>
        <w:rPr>
          <w:rFonts w:ascii="Arial" w:hAnsi="Arial"/>
          <w:spacing w:val="-2"/>
          <w:sz w:val="18"/>
        </w:rPr>
        <w:t xml:space="preserve"> </w:t>
      </w:r>
      <w:r>
        <w:rPr>
          <w:rFonts w:ascii="Arial" w:hAnsi="Arial"/>
          <w:sz w:val="18"/>
        </w:rPr>
        <w:t>tinnitus</w:t>
      </w:r>
      <w:r>
        <w:rPr>
          <w:rFonts w:ascii="Arial" w:hAnsi="Arial"/>
          <w:spacing w:val="-1"/>
          <w:sz w:val="18"/>
        </w:rPr>
        <w:t xml:space="preserve"> </w:t>
      </w:r>
      <w:r>
        <w:rPr>
          <w:rFonts w:ascii="Arial" w:hAnsi="Arial"/>
          <w:sz w:val="18"/>
        </w:rPr>
        <w:t>patients.</w:t>
      </w:r>
    </w:p>
    <w:p w14:paraId="193F3DEE" w14:textId="77777777" w:rsidR="0045732C" w:rsidRDefault="0045732C">
      <w:pPr>
        <w:pStyle w:val="BodyText"/>
        <w:rPr>
          <w:rFonts w:ascii="Arial"/>
          <w:sz w:val="22"/>
        </w:rPr>
      </w:pPr>
    </w:p>
    <w:p w14:paraId="2A3797F2" w14:textId="77777777" w:rsidR="0045732C" w:rsidRDefault="0045732C">
      <w:pPr>
        <w:pStyle w:val="BodyText"/>
        <w:spacing w:before="10"/>
        <w:rPr>
          <w:rFonts w:ascii="Arial"/>
          <w:sz w:val="25"/>
        </w:rPr>
      </w:pPr>
    </w:p>
    <w:p w14:paraId="31CCF981" w14:textId="77777777" w:rsidR="0045732C" w:rsidRDefault="002A74E7">
      <w:pPr>
        <w:pStyle w:val="Heading1"/>
      </w:pPr>
      <w:r>
        <w:t>Introduction</w:t>
      </w:r>
    </w:p>
    <w:p w14:paraId="1F8C947F" w14:textId="307A546D" w:rsidR="0045732C" w:rsidRDefault="002A74E7">
      <w:pPr>
        <w:pStyle w:val="BodyText"/>
        <w:spacing w:before="121" w:line="249" w:lineRule="auto"/>
        <w:ind w:left="173" w:right="146" w:hanging="7"/>
        <w:jc w:val="both"/>
        <w:rPr>
          <w:ins w:id="0" w:author="Thomas Probst" w:date="2021-06-17T11:49:00Z"/>
        </w:rPr>
      </w:pPr>
      <w:r>
        <w:t>Tinnitus is widely known as a long-term noise in the ears, which is described by patients through heterogeneous sound</w:t>
      </w:r>
      <w:r>
        <w:rPr>
          <w:spacing w:val="1"/>
        </w:rPr>
        <w:t xml:space="preserve"> </w:t>
      </w:r>
      <w:r>
        <w:t>manifestations</w:t>
      </w:r>
      <w:hyperlink w:anchor="_bookmark9" w:history="1">
        <w:r>
          <w:rPr>
            <w:color w:val="0000FF"/>
            <w:vertAlign w:val="superscript"/>
          </w:rPr>
          <w:t>1</w:t>
        </w:r>
      </w:hyperlink>
      <w:r>
        <w:t>.</w:t>
      </w:r>
      <w:r>
        <w:rPr>
          <w:spacing w:val="1"/>
        </w:rPr>
        <w:t xml:space="preserve"> </w:t>
      </w:r>
      <w:r>
        <w:t>Economically,</w:t>
      </w:r>
      <w:r>
        <w:rPr>
          <w:spacing w:val="-8"/>
        </w:rPr>
        <w:t xml:space="preserve"> </w:t>
      </w:r>
      <w:r>
        <w:t>tinnitus</w:t>
      </w:r>
      <w:r>
        <w:rPr>
          <w:spacing w:val="-8"/>
        </w:rPr>
        <w:t xml:space="preserve"> </w:t>
      </w:r>
      <w:r>
        <w:t>induces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burden,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10</w:t>
      </w:r>
      <w:r>
        <w:rPr>
          <w:spacing w:val="-9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15%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worldwide</w:t>
      </w:r>
      <w:r>
        <w:rPr>
          <w:spacing w:val="-8"/>
        </w:rPr>
        <w:t xml:space="preserve"> </w:t>
      </w:r>
      <w:r>
        <w:t>population</w:t>
      </w:r>
      <w:hyperlink w:anchor="_bookmark10" w:history="1">
        <w:r>
          <w:rPr>
            <w:color w:val="0000FF"/>
            <w:vertAlign w:val="superscript"/>
          </w:rPr>
          <w:t>2</w:t>
        </w:r>
      </w:hyperlink>
      <w:r>
        <w:rPr>
          <w:vertAlign w:val="superscript"/>
        </w:rPr>
        <w:t>,</w:t>
      </w:r>
      <w:hyperlink w:anchor="_bookmark11" w:history="1">
        <w:r>
          <w:rPr>
            <w:color w:val="0000FF"/>
            <w:vertAlign w:val="superscript"/>
          </w:rPr>
          <w:t>3</w:t>
        </w:r>
        <w:r>
          <w:rPr>
            <w:color w:val="0000FF"/>
          </w:rPr>
          <w:t xml:space="preserve"> </w:t>
        </w:r>
      </w:hyperlink>
      <w:r>
        <w:t>is</w:t>
      </w:r>
      <w:r>
        <w:rPr>
          <w:spacing w:val="-8"/>
        </w:rPr>
        <w:t xml:space="preserve"> </w:t>
      </w:r>
      <w:r>
        <w:t>affected</w:t>
      </w:r>
      <w:r>
        <w:rPr>
          <w:spacing w:val="-9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>this chronic disorder. 2.4% of these affected patients severely suffer from tinnitus day by day</w:t>
      </w:r>
      <w:hyperlink w:anchor="_bookmark12" w:history="1">
        <w:r>
          <w:rPr>
            <w:color w:val="0000FF"/>
            <w:vertAlign w:val="superscript"/>
          </w:rPr>
          <w:t>4</w:t>
        </w:r>
      </w:hyperlink>
      <w:r>
        <w:t>, while 1 to 2 % experience a</w:t>
      </w:r>
      <w:r>
        <w:rPr>
          <w:spacing w:val="1"/>
        </w:rPr>
        <w:t xml:space="preserve"> </w:t>
      </w:r>
      <w:r>
        <w:t>reduction in their quality of life due to tinnitus, including insomnia, anxiety, hearing difficulties, or depression</w:t>
      </w:r>
      <w:hyperlink w:anchor="_bookmark13" w:history="1">
        <w:r>
          <w:rPr>
            <w:color w:val="0000FF"/>
            <w:vertAlign w:val="superscript"/>
          </w:rPr>
          <w:t>5</w:t>
        </w:r>
      </w:hyperlink>
      <w:r>
        <w:rPr>
          <w:vertAlign w:val="superscript"/>
        </w:rPr>
        <w:t>–</w:t>
      </w:r>
      <w:hyperlink w:anchor="_bookmark14" w:history="1">
        <w:r>
          <w:rPr>
            <w:color w:val="0000FF"/>
            <w:vertAlign w:val="superscript"/>
          </w:rPr>
          <w:t>7</w:t>
        </w:r>
      </w:hyperlink>
      <w:r>
        <w:t>. At present,</w:t>
      </w:r>
      <w:r>
        <w:rPr>
          <w:spacing w:val="-48"/>
        </w:rPr>
        <w:t xml:space="preserve"> </w:t>
      </w:r>
      <w:r>
        <w:t xml:space="preserve">no general treatment, which </w:t>
      </w:r>
      <w:proofErr w:type="gramStart"/>
      <w:r>
        <w:t>is able to</w:t>
      </w:r>
      <w:proofErr w:type="gramEnd"/>
      <w:r>
        <w:t xml:space="preserve"> effectively reduce tinnitus loudness and related fluctuation, exists, which complicates</w:t>
      </w:r>
      <w:r>
        <w:rPr>
          <w:spacing w:val="1"/>
        </w:rPr>
        <w:t xml:space="preserve"> </w:t>
      </w:r>
      <w:r>
        <w:t>the situation for many patients.</w:t>
      </w:r>
      <w:r>
        <w:rPr>
          <w:spacing w:val="1"/>
        </w:rPr>
        <w:t xml:space="preserve"> </w:t>
      </w:r>
      <w:r>
        <w:t>In addition, the revealed heterogeneity of tinnitus patients</w:t>
      </w:r>
      <w:ins w:id="1" w:author="Thomas Probst" w:date="2021-06-17T11:49:00Z">
        <w:r w:rsidR="000C2F21">
          <w:t>’</w:t>
        </w:r>
      </w:ins>
      <w:r>
        <w:t xml:space="preserve"> symptoms</w:t>
      </w:r>
      <w:hyperlink w:anchor="_bookmark15" w:history="1">
        <w:r>
          <w:rPr>
            <w:color w:val="0000FF"/>
            <w:vertAlign w:val="superscript"/>
          </w:rPr>
          <w:t>8</w:t>
        </w:r>
      </w:hyperlink>
      <w:r>
        <w:rPr>
          <w:vertAlign w:val="superscript"/>
        </w:rPr>
        <w:t>,</w:t>
      </w:r>
      <w:hyperlink w:anchor="_bookmark16" w:history="1">
        <w:r>
          <w:rPr>
            <w:color w:val="0000FF"/>
            <w:vertAlign w:val="superscript"/>
          </w:rPr>
          <w:t>9</w:t>
        </w:r>
        <w:r>
          <w:rPr>
            <w:color w:val="0000FF"/>
          </w:rPr>
          <w:t xml:space="preserve"> </w:t>
        </w:r>
      </w:hyperlink>
      <w:r>
        <w:t>is challenging for</w:t>
      </w:r>
      <w:r>
        <w:rPr>
          <w:spacing w:val="1"/>
        </w:rPr>
        <w:t xml:space="preserve"> </w:t>
      </w:r>
      <w:r>
        <w:t>researchers that aim to develop general treatment methods.</w:t>
      </w:r>
      <w:r>
        <w:rPr>
          <w:spacing w:val="1"/>
        </w:rPr>
        <w:t xml:space="preserve"> </w:t>
      </w:r>
      <w:r>
        <w:t>However, on an individual basis, tinnitus can be reduced, for</w:t>
      </w:r>
      <w:r>
        <w:rPr>
          <w:spacing w:val="1"/>
        </w:rPr>
        <w:t xml:space="preserve"> </w:t>
      </w:r>
      <w:r>
        <w:t>example,</w:t>
      </w:r>
      <w:r>
        <w:rPr>
          <w:spacing w:val="-1"/>
        </w:rPr>
        <w:t xml:space="preserve"> </w:t>
      </w:r>
      <w:proofErr w:type="gramStart"/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proofErr w:type="gramEnd"/>
      <w:r>
        <w:rPr>
          <w:spacing w:val="-1"/>
        </w:rPr>
        <w:t xml:space="preserve"> </w:t>
      </w:r>
      <w:r>
        <w:t>cognitive</w:t>
      </w:r>
      <w:r>
        <w:rPr>
          <w:spacing w:val="-1"/>
        </w:rPr>
        <w:t xml:space="preserve"> </w:t>
      </w:r>
      <w:r>
        <w:t>behavioral</w:t>
      </w:r>
      <w:r>
        <w:rPr>
          <w:spacing w:val="-1"/>
        </w:rPr>
        <w:t xml:space="preserve"> </w:t>
      </w:r>
      <w:r>
        <w:t>therapies</w:t>
      </w:r>
      <w:hyperlink w:anchor="_bookmark17" w:history="1">
        <w:r>
          <w:rPr>
            <w:color w:val="0000FF"/>
            <w:vertAlign w:val="superscript"/>
          </w:rPr>
          <w:t>10</w:t>
        </w:r>
      </w:hyperlink>
      <w:r>
        <w:t>.</w:t>
      </w:r>
    </w:p>
    <w:p w14:paraId="6005A460" w14:textId="537FDB5A" w:rsidR="000C2F21" w:rsidRDefault="000C2F21">
      <w:pPr>
        <w:pStyle w:val="BodyText"/>
        <w:spacing w:before="121" w:line="249" w:lineRule="auto"/>
        <w:ind w:left="173" w:right="146" w:hanging="7"/>
        <w:jc w:val="both"/>
        <w:rPr>
          <w:ins w:id="2" w:author="Thomas Probst" w:date="2021-06-17T11:49:00Z"/>
        </w:rPr>
      </w:pPr>
    </w:p>
    <w:p w14:paraId="41E4C40B" w14:textId="0A15FE48" w:rsidR="000C2F21" w:rsidRDefault="000C2F21" w:rsidP="000C2F21">
      <w:pPr>
        <w:pStyle w:val="BodyText"/>
        <w:spacing w:before="121" w:line="249" w:lineRule="auto"/>
        <w:ind w:right="146"/>
        <w:jc w:val="both"/>
        <w:rPr>
          <w:ins w:id="3" w:author="Thomas Probst" w:date="2021-06-17T11:49:00Z"/>
        </w:rPr>
      </w:pPr>
    </w:p>
    <w:p w14:paraId="08C8CD4D" w14:textId="77777777" w:rsidR="000C2F21" w:rsidRDefault="000C2F21">
      <w:pPr>
        <w:pStyle w:val="BodyText"/>
        <w:spacing w:before="121" w:line="249" w:lineRule="auto"/>
        <w:ind w:right="146"/>
        <w:jc w:val="both"/>
        <w:pPrChange w:id="4" w:author="Thomas Probst" w:date="2021-06-17T11:49:00Z">
          <w:pPr>
            <w:pStyle w:val="BodyText"/>
            <w:spacing w:before="121" w:line="249" w:lineRule="auto"/>
            <w:ind w:left="173" w:right="146" w:hanging="7"/>
            <w:jc w:val="both"/>
          </w:pPr>
        </w:pPrChange>
      </w:pPr>
    </w:p>
    <w:p w14:paraId="6F297C50" w14:textId="416EBF45" w:rsidR="0045732C" w:rsidRDefault="002A74E7">
      <w:pPr>
        <w:pStyle w:val="BodyText"/>
        <w:spacing w:before="18" w:line="249" w:lineRule="auto"/>
        <w:ind w:left="173" w:right="164" w:firstLine="298"/>
        <w:jc w:val="both"/>
      </w:pPr>
      <w:commentRangeStart w:id="5"/>
      <w:r>
        <w:t>Against the discussed tinnitus characteristics</w:t>
      </w:r>
      <w:commentRangeEnd w:id="5"/>
      <w:r w:rsidR="000C2F21">
        <w:rPr>
          <w:rStyle w:val="CommentReference"/>
        </w:rPr>
        <w:commentReference w:id="5"/>
      </w:r>
      <w:r>
        <w:t>, various efforts are constantly made to learn more about the heterogeneity</w:t>
      </w:r>
      <w:r>
        <w:rPr>
          <w:spacing w:val="1"/>
        </w:rPr>
        <w:t xml:space="preserve"> </w:t>
      </w:r>
      <w:r>
        <w:t>of symptom profiles of tinnitus patients. However, data sources are often missing to investigate aspects with respect to this</w:t>
      </w:r>
      <w:r>
        <w:rPr>
          <w:spacing w:val="1"/>
        </w:rPr>
        <w:t xml:space="preserve"> </w:t>
      </w:r>
      <w:r>
        <w:t>heterogeneity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symptom</w:t>
      </w:r>
      <w:r>
        <w:rPr>
          <w:spacing w:val="-5"/>
        </w:rPr>
        <w:t xml:space="preserve"> </w:t>
      </w:r>
      <w:r>
        <w:t>profiles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seem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interesting.</w:t>
      </w:r>
      <w:r>
        <w:rPr>
          <w:spacing w:val="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proliferation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smartphones</w:t>
      </w:r>
      <w:r>
        <w:rPr>
          <w:spacing w:val="-6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led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powerful</w:t>
      </w:r>
      <w:r>
        <w:rPr>
          <w:spacing w:val="-5"/>
        </w:rPr>
        <w:t xml:space="preserve"> </w:t>
      </w:r>
      <w:r>
        <w:t>mobile</w:t>
      </w:r>
      <w:r>
        <w:rPr>
          <w:spacing w:val="-48"/>
        </w:rPr>
        <w:t xml:space="preserve"> </w:t>
      </w:r>
      <w:r>
        <w:t>health solutions (denoted as mHealth solutions) that are able to establish data sources with opportunities to better deal with</w:t>
      </w:r>
      <w:r>
        <w:rPr>
          <w:spacing w:val="1"/>
        </w:rPr>
        <w:t xml:space="preserve"> </w:t>
      </w:r>
      <w:r>
        <w:rPr>
          <w:w w:val="95"/>
        </w:rPr>
        <w:t>differences of symptom profiles</w:t>
      </w:r>
      <w:ins w:id="6" w:author="Thomas Probst" w:date="2021-06-17T11:52:00Z">
        <w:r w:rsidR="000C2F21">
          <w:rPr>
            <w:w w:val="95"/>
          </w:rPr>
          <w:t xml:space="preserve">. </w:t>
        </w:r>
      </w:ins>
      <w:del w:id="7" w:author="Thomas Probst" w:date="2021-06-17T11:52:00Z">
        <w:r w:rsidDel="000C2F21">
          <w:rPr>
            <w:w w:val="95"/>
          </w:rPr>
          <w:delText xml:space="preserve">, </w:delText>
        </w:r>
      </w:del>
      <w:ins w:id="8" w:author="Thomas Probst" w:date="2021-06-17T11:52:00Z">
        <w:r w:rsidR="000C2F21">
          <w:rPr>
            <w:w w:val="95"/>
          </w:rPr>
          <w:t>I</w:t>
        </w:r>
      </w:ins>
      <w:del w:id="9" w:author="Thomas Probst" w:date="2021-06-17T11:52:00Z">
        <w:r w:rsidDel="000C2F21">
          <w:rPr>
            <w:w w:val="95"/>
          </w:rPr>
          <w:delText>i</w:delText>
        </w:r>
      </w:del>
      <w:r>
        <w:rPr>
          <w:w w:val="95"/>
        </w:rPr>
        <w:t>n this paper, such mHealth data source is investigated for tinnitus patients. Although respective</w:t>
      </w:r>
      <w:r>
        <w:rPr>
          <w:spacing w:val="1"/>
          <w:w w:val="95"/>
        </w:rPr>
        <w:t xml:space="preserve"> </w:t>
      </w:r>
      <w:r>
        <w:t>investigations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gained</w:t>
      </w:r>
      <w:r>
        <w:rPr>
          <w:spacing w:val="-6"/>
        </w:rPr>
        <w:t xml:space="preserve"> </w:t>
      </w:r>
      <w:r>
        <w:t>attention</w:t>
      </w:r>
      <w:r>
        <w:rPr>
          <w:spacing w:val="-6"/>
        </w:rPr>
        <w:t xml:space="preserve"> </w:t>
      </w:r>
      <w:r>
        <w:t>recently,</w:t>
      </w:r>
      <w:r>
        <w:rPr>
          <w:spacing w:val="-6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opportunities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still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utilized.</w:t>
      </w:r>
      <w:r>
        <w:rPr>
          <w:spacing w:val="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comparison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mHealth</w:t>
      </w:r>
      <w:r>
        <w:rPr>
          <w:spacing w:val="-48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tinnitus</w:t>
      </w:r>
      <w:r>
        <w:rPr>
          <w:spacing w:val="-12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across</w:t>
      </w:r>
      <w:r>
        <w:rPr>
          <w:spacing w:val="-12"/>
        </w:rPr>
        <w:t xml:space="preserve"> </w:t>
      </w:r>
      <w:r>
        <w:t>countries</w:t>
      </w:r>
      <w:r>
        <w:rPr>
          <w:spacing w:val="-11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exist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best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knowledge.</w:t>
      </w:r>
      <w:r>
        <w:rPr>
          <w:spacing w:val="-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addition,</w:t>
      </w:r>
      <w:r>
        <w:rPr>
          <w:spacing w:val="-12"/>
        </w:rPr>
        <w:t xml:space="preserve"> </w:t>
      </w:r>
      <w:r>
        <w:t>detailed</w:t>
      </w:r>
      <w:r>
        <w:rPr>
          <w:spacing w:val="-11"/>
        </w:rPr>
        <w:t xml:space="preserve"> </w:t>
      </w:r>
      <w:r>
        <w:t>insights</w:t>
      </w:r>
      <w:r>
        <w:rPr>
          <w:spacing w:val="-12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season</w:t>
      </w:r>
      <w:r>
        <w:rPr>
          <w:spacing w:val="-48"/>
        </w:rPr>
        <w:t xml:space="preserve"> </w:t>
      </w:r>
      <w:r>
        <w:t>differences are also not considered in the context of collected mHealth tinnitus data so far. Therefore, these two questions on</w:t>
      </w:r>
      <w:r>
        <w:rPr>
          <w:spacing w:val="-47"/>
        </w:rPr>
        <w:t xml:space="preserve"> </w:t>
      </w:r>
      <w:r>
        <w:lastRenderedPageBreak/>
        <w:t>differences</w:t>
      </w:r>
      <w:r>
        <w:rPr>
          <w:spacing w:val="-7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seasons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country</w:t>
      </w:r>
      <w:r>
        <w:rPr>
          <w:spacing w:val="-7"/>
        </w:rPr>
        <w:t xml:space="preserve"> </w:t>
      </w:r>
      <w:r>
        <w:t>origin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selected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further</w:t>
      </w:r>
      <w:r>
        <w:rPr>
          <w:spacing w:val="-7"/>
        </w:rPr>
        <w:t xml:space="preserve"> </w:t>
      </w:r>
      <w:r>
        <w:t>investigations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symptom</w:t>
      </w:r>
      <w:r>
        <w:rPr>
          <w:spacing w:val="-7"/>
        </w:rPr>
        <w:t xml:space="preserve"> </w:t>
      </w:r>
      <w:r>
        <w:t>profiles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tinnitus</w:t>
      </w:r>
    </w:p>
    <w:p w14:paraId="25930166" w14:textId="77777777" w:rsidR="0045732C" w:rsidRDefault="0045732C">
      <w:pPr>
        <w:spacing w:line="249" w:lineRule="auto"/>
        <w:jc w:val="both"/>
        <w:sectPr w:rsidR="0045732C">
          <w:type w:val="continuous"/>
          <w:pgSz w:w="12240" w:h="15840"/>
          <w:pgMar w:top="1100" w:right="960" w:bottom="280" w:left="960" w:header="720" w:footer="720" w:gutter="0"/>
          <w:cols w:space="720"/>
        </w:sectPr>
      </w:pPr>
    </w:p>
    <w:p w14:paraId="13A9751B" w14:textId="77777777" w:rsidR="0045732C" w:rsidRDefault="002A74E7">
      <w:pPr>
        <w:pStyle w:val="BodyText"/>
        <w:spacing w:before="68"/>
        <w:ind w:left="173"/>
        <w:jc w:val="both"/>
      </w:pPr>
      <w:r>
        <w:lastRenderedPageBreak/>
        <w:t>patients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mHealth</w:t>
      </w:r>
      <w:r>
        <w:rPr>
          <w:spacing w:val="-2"/>
        </w:rPr>
        <w:t xml:space="preserve"> </w:t>
      </w:r>
      <w:r>
        <w:t>platform.</w:t>
      </w:r>
    </w:p>
    <w:p w14:paraId="66FE587C" w14:textId="77777777" w:rsidR="0045732C" w:rsidRDefault="002A74E7">
      <w:pPr>
        <w:pStyle w:val="BodyText"/>
        <w:spacing w:before="21" w:line="249" w:lineRule="auto"/>
        <w:ind w:left="166" w:right="168" w:firstLine="306"/>
        <w:jc w:val="both"/>
      </w:pP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context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mentioned</w:t>
      </w:r>
      <w:r>
        <w:rPr>
          <w:spacing w:val="-8"/>
        </w:rPr>
        <w:t xml:space="preserve"> </w:t>
      </w:r>
      <w:r>
        <w:t>differences,</w:t>
      </w:r>
      <w:r>
        <w:rPr>
          <w:spacing w:val="-8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little</w:t>
      </w:r>
      <w:r>
        <w:rPr>
          <w:spacing w:val="-8"/>
        </w:rPr>
        <w:t xml:space="preserve"> </w:t>
      </w:r>
      <w:r>
        <w:t>research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presented.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addition,</w:t>
      </w:r>
      <w:r>
        <w:rPr>
          <w:spacing w:val="-8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works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beyond</w:t>
      </w:r>
      <w:r>
        <w:rPr>
          <w:spacing w:val="-4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mHealth.</w:t>
      </w:r>
      <w:r>
        <w:rPr>
          <w:spacing w:val="9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seasonal</w:t>
      </w:r>
      <w:r>
        <w:rPr>
          <w:spacing w:val="-2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tinnitus</w:t>
      </w:r>
      <w:r>
        <w:rPr>
          <w:spacing w:val="-3"/>
        </w:rPr>
        <w:t xml:space="preserve"> </w:t>
      </w:r>
      <w:r>
        <w:t>symptomatology,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concludes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searches</w:t>
      </w:r>
      <w:r>
        <w:rPr>
          <w:spacing w:val="-3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t>tinnitus aspects are higher in winter than in summer in some countries</w:t>
      </w:r>
      <w:hyperlink w:anchor="_bookmark18" w:history="1">
        <w:r>
          <w:rPr>
            <w:color w:val="0000FF"/>
            <w:vertAlign w:val="superscript"/>
          </w:rPr>
          <w:t>11</w:t>
        </w:r>
      </w:hyperlink>
      <w:r>
        <w:t>. Another work suggests an association of depression</w:t>
      </w:r>
      <w:r>
        <w:rPr>
          <w:spacing w:val="-4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season.</w:t>
      </w:r>
      <w:r>
        <w:rPr>
          <w:spacing w:val="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Internet-based</w:t>
      </w:r>
      <w:r>
        <w:rPr>
          <w:spacing w:val="-5"/>
        </w:rPr>
        <w:t xml:space="preserve"> </w:t>
      </w:r>
      <w:r>
        <w:t>evidence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epidemiology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seasonal</w:t>
      </w:r>
      <w:r>
        <w:rPr>
          <w:spacing w:val="-5"/>
        </w:rPr>
        <w:t xml:space="preserve"> </w:t>
      </w:r>
      <w:r>
        <w:t>depression.</w:t>
      </w:r>
      <w:r>
        <w:rPr>
          <w:spacing w:val="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suggest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Internet</w:t>
      </w:r>
      <w:r>
        <w:rPr>
          <w:spacing w:val="-48"/>
        </w:rPr>
        <w:t xml:space="preserve"> </w:t>
      </w:r>
      <w:r>
        <w:t>searches for depression by people at higher latitudes are more affected by seasonal changes, while this phenomenon is faded</w:t>
      </w:r>
      <w:r>
        <w:rPr>
          <w:spacing w:val="-47"/>
        </w:rPr>
        <w:t xml:space="preserve"> </w:t>
      </w:r>
      <w:r>
        <w:t>out in tropical areas</w:t>
      </w:r>
      <w:hyperlink w:anchor="_bookmark19" w:history="1">
        <w:r>
          <w:rPr>
            <w:color w:val="0000FF"/>
            <w:vertAlign w:val="superscript"/>
          </w:rPr>
          <w:t>12</w:t>
        </w:r>
      </w:hyperlink>
      <w:r>
        <w:t>. However, already more than 70 years ago, it was clinically observed that tinnitus increases during the</w:t>
      </w:r>
      <w:r>
        <w:rPr>
          <w:spacing w:val="-47"/>
        </w:rPr>
        <w:t xml:space="preserve"> </w:t>
      </w:r>
      <w:r>
        <w:t>winter</w:t>
      </w:r>
      <w:r>
        <w:rPr>
          <w:spacing w:val="-9"/>
        </w:rPr>
        <w:t xml:space="preserve"> </w:t>
      </w:r>
      <w:r>
        <w:t>months</w:t>
      </w:r>
      <w:hyperlink w:anchor="_bookmark20" w:history="1">
        <w:r>
          <w:rPr>
            <w:color w:val="0000FF"/>
            <w:vertAlign w:val="superscript"/>
          </w:rPr>
          <w:t>13</w:t>
        </w:r>
      </w:hyperlink>
      <w:r>
        <w:rPr>
          <w:vertAlign w:val="superscript"/>
        </w:rPr>
        <w:t>,</w:t>
      </w:r>
      <w:hyperlink w:anchor="_bookmark21" w:history="1">
        <w:r>
          <w:rPr>
            <w:color w:val="0000FF"/>
            <w:vertAlign w:val="superscript"/>
          </w:rPr>
          <w:t>14</w:t>
        </w:r>
      </w:hyperlink>
      <w:r>
        <w:t>.</w:t>
      </w:r>
      <w:r>
        <w:rPr>
          <w:spacing w:val="2"/>
        </w:rPr>
        <w:t xml:space="preserve"> </w:t>
      </w:r>
      <w:r>
        <w:t>Seasonal</w:t>
      </w:r>
      <w:r>
        <w:rPr>
          <w:spacing w:val="-8"/>
        </w:rPr>
        <w:t xml:space="preserve"> </w:t>
      </w:r>
      <w:r>
        <w:t>affective</w:t>
      </w:r>
      <w:r>
        <w:rPr>
          <w:spacing w:val="-8"/>
        </w:rPr>
        <w:t xml:space="preserve"> </w:t>
      </w:r>
      <w:r>
        <w:t>disorders</w:t>
      </w:r>
      <w:r>
        <w:rPr>
          <w:spacing w:val="-9"/>
        </w:rPr>
        <w:t xml:space="preserve"> </w:t>
      </w:r>
      <w:r>
        <w:t>(SAD),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turn,</w:t>
      </w:r>
      <w:r>
        <w:rPr>
          <w:spacing w:val="-9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studied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authors</w:t>
      </w:r>
      <w:r>
        <w:rPr>
          <w:spacing w:val="-8"/>
        </w:rPr>
        <w:t xml:space="preserve"> </w:t>
      </w:r>
      <w:r>
        <w:t>of</w:t>
      </w:r>
      <w:hyperlink w:anchor="_bookmark22" w:history="1">
        <w:r>
          <w:rPr>
            <w:color w:val="0000FF"/>
            <w:vertAlign w:val="superscript"/>
          </w:rPr>
          <w:t>15</w:t>
        </w:r>
      </w:hyperlink>
      <w:r>
        <w:t>.</w:t>
      </w:r>
      <w:r>
        <w:rPr>
          <w:spacing w:val="2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conclude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SADs</w:t>
      </w:r>
      <w:r>
        <w:rPr>
          <w:spacing w:val="-8"/>
        </w:rPr>
        <w:t xml:space="preserve"> </w:t>
      </w:r>
      <w:r>
        <w:t>are</w:t>
      </w:r>
      <w:r>
        <w:rPr>
          <w:spacing w:val="-48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symptom</w:t>
      </w:r>
      <w:r>
        <w:rPr>
          <w:spacing w:val="-2"/>
        </w:rPr>
        <w:t xml:space="preserve"> </w:t>
      </w:r>
      <w:r>
        <w:t>occurs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winter</w:t>
      </w:r>
      <w:r>
        <w:rPr>
          <w:spacing w:val="-1"/>
        </w:rPr>
        <w:t xml:space="preserve"> </w:t>
      </w:r>
      <w:r>
        <w:t>months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disappear</w:t>
      </w:r>
      <w:r>
        <w:rPr>
          <w:spacing w:val="-2"/>
        </w:rPr>
        <w:t xml:space="preserve"> </w:t>
      </w:r>
      <w:r>
        <w:t>completely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summer.</w:t>
      </w:r>
    </w:p>
    <w:p w14:paraId="4695786B" w14:textId="50ACA2F7" w:rsidR="0045732C" w:rsidRDefault="002A74E7">
      <w:pPr>
        <w:pStyle w:val="BodyText"/>
        <w:spacing w:before="11" w:line="249" w:lineRule="auto"/>
        <w:ind w:left="166" w:right="136" w:firstLine="306"/>
        <w:jc w:val="both"/>
      </w:pPr>
      <w:r>
        <w:t xml:space="preserve">When aiming at mHealth solutions to investigate these differences, at first, the type of collected data must be </w:t>
      </w:r>
      <w:proofErr w:type="gramStart"/>
      <w:r>
        <w:t>taken into</w:t>
      </w:r>
      <w:r>
        <w:rPr>
          <w:spacing w:val="1"/>
        </w:rPr>
        <w:t xml:space="preserve"> </w:t>
      </w:r>
      <w:r>
        <w:t>account</w:t>
      </w:r>
      <w:proofErr w:type="gramEnd"/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mHealth</w:t>
      </w:r>
      <w:r>
        <w:rPr>
          <w:spacing w:val="-8"/>
        </w:rPr>
        <w:t xml:space="preserve"> </w:t>
      </w:r>
      <w:r>
        <w:t>solutions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methods,</w:t>
      </w:r>
      <w:r>
        <w:rPr>
          <w:spacing w:val="-7"/>
        </w:rPr>
        <w:t xml:space="preserve"> </w:t>
      </w:r>
      <w:r>
        <w:t>strategies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concepts.</w:t>
      </w:r>
      <w:r>
        <w:rPr>
          <w:spacing w:val="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work,</w:t>
      </w:r>
      <w:r>
        <w:rPr>
          <w:spacing w:val="-7"/>
        </w:rPr>
        <w:t xml:space="preserve"> </w:t>
      </w:r>
      <w:r>
        <w:t>Ecological</w:t>
      </w:r>
      <w:r>
        <w:rPr>
          <w:spacing w:val="-7"/>
        </w:rPr>
        <w:t xml:space="preserve"> </w:t>
      </w:r>
      <w:r>
        <w:t>Momentary</w:t>
      </w:r>
      <w:r>
        <w:rPr>
          <w:spacing w:val="-48"/>
        </w:rPr>
        <w:t xml:space="preserve"> </w:t>
      </w:r>
      <w:r>
        <w:rPr>
          <w:w w:val="95"/>
        </w:rPr>
        <w:t>Assessments (EMAs) shall be the basis for the investigations as they are particularly appropriate for the investigations at hand</w:t>
      </w:r>
      <w:hyperlink w:anchor="_bookmark23" w:history="1">
        <w:r>
          <w:rPr>
            <w:color w:val="0000FF"/>
            <w:w w:val="95"/>
            <w:vertAlign w:val="superscript"/>
          </w:rPr>
          <w:t>16</w:t>
        </w:r>
      </w:hyperlink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EMA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defines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strategy</w:t>
      </w:r>
      <w:r>
        <w:rPr>
          <w:spacing w:val="-5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participants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(usually,</w:t>
      </w:r>
      <w:r>
        <w:rPr>
          <w:spacing w:val="-4"/>
        </w:rPr>
        <w:t xml:space="preserve"> </w:t>
      </w:r>
      <w:r>
        <w:t>longitudinal</w:t>
      </w:r>
      <w:r>
        <w:rPr>
          <w:spacing w:val="-4"/>
        </w:rPr>
        <w:t xml:space="preserve"> </w:t>
      </w:r>
      <w:r>
        <w:t>studies)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questioned.</w:t>
      </w:r>
      <w:r>
        <w:rPr>
          <w:spacing w:val="8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aspects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main</w:t>
      </w:r>
      <w:r>
        <w:rPr>
          <w:spacing w:val="-10"/>
        </w:rPr>
        <w:t xml:space="preserve"> </w:t>
      </w:r>
      <w:r>
        <w:t>pillars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EMA</w:t>
      </w:r>
      <w:r>
        <w:rPr>
          <w:spacing w:val="-10"/>
        </w:rPr>
        <w:t xml:space="preserve"> </w:t>
      </w:r>
      <w:r>
        <w:t>strategy: EMAs</w:t>
      </w:r>
      <w:r>
        <w:rPr>
          <w:spacing w:val="-10"/>
        </w:rPr>
        <w:t xml:space="preserve"> </w:t>
      </w:r>
      <w:r>
        <w:t>must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carried</w:t>
      </w:r>
      <w:r>
        <w:rPr>
          <w:spacing w:val="-9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real</w:t>
      </w:r>
      <w:r>
        <w:rPr>
          <w:spacing w:val="-10"/>
        </w:rPr>
        <w:t xml:space="preserve"> </w:t>
      </w:r>
      <w:r>
        <w:t>life</w:t>
      </w:r>
      <w:r>
        <w:rPr>
          <w:spacing w:val="-10"/>
        </w:rPr>
        <w:t xml:space="preserve"> </w:t>
      </w:r>
      <w:r>
        <w:t>(opposed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clinical</w:t>
      </w:r>
      <w:r>
        <w:rPr>
          <w:spacing w:val="-10"/>
        </w:rPr>
        <w:t xml:space="preserve"> </w:t>
      </w:r>
      <w:r>
        <w:t>environment)</w:t>
      </w:r>
      <w:r>
        <w:rPr>
          <w:spacing w:val="-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w w:val="95"/>
        </w:rPr>
        <w:t>at arbitrary points in time (to capture the moment of a partic</w:t>
      </w:r>
      <w:ins w:id="10" w:author="Thomas Probst" w:date="2021-06-17T11:57:00Z">
        <w:r w:rsidR="000C2F21">
          <w:rPr>
            <w:w w:val="95"/>
          </w:rPr>
          <w:t>i</w:t>
        </w:r>
      </w:ins>
      <w:r>
        <w:rPr>
          <w:w w:val="95"/>
        </w:rPr>
        <w:t>pant). Finally, a concrete measurement (e.g., though a questionnaire)</w:t>
      </w:r>
      <w:r>
        <w:rPr>
          <w:spacing w:val="1"/>
          <w:w w:val="95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accomplished.</w:t>
      </w:r>
      <w:r>
        <w:rPr>
          <w:spacing w:val="2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EMAs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now</w:t>
      </w:r>
      <w:r>
        <w:rPr>
          <w:spacing w:val="-8"/>
        </w:rPr>
        <w:t xml:space="preserve"> </w:t>
      </w:r>
      <w:r>
        <w:t>performed</w:t>
      </w:r>
      <w:r>
        <w:rPr>
          <w:spacing w:val="-9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boundaries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year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countries,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established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measurements</w:t>
      </w:r>
      <w:r>
        <w:rPr>
          <w:spacing w:val="-3"/>
        </w:rPr>
        <w:t xml:space="preserve"> </w:t>
      </w:r>
      <w:r>
        <w:t>poses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powerful</w:t>
      </w:r>
      <w:r>
        <w:rPr>
          <w:spacing w:val="-3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investigate</w:t>
      </w:r>
      <w:r>
        <w:rPr>
          <w:spacing w:val="-3"/>
        </w:rPr>
        <w:t xml:space="preserve"> </w:t>
      </w:r>
      <w:r>
        <w:t>country-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season-specific</w:t>
      </w:r>
      <w:r>
        <w:rPr>
          <w:spacing w:val="-3"/>
        </w:rPr>
        <w:t xml:space="preserve"> </w:t>
      </w:r>
      <w:r>
        <w:t>differences.</w:t>
      </w:r>
      <w:r>
        <w:rPr>
          <w:spacing w:val="-48"/>
        </w:rPr>
        <w:t xml:space="preserve"> </w:t>
      </w:r>
      <w:r>
        <w:rPr>
          <w:w w:val="95"/>
        </w:rPr>
        <w:t>Recall</w:t>
      </w:r>
      <w:r>
        <w:rPr>
          <w:spacing w:val="10"/>
          <w:w w:val="95"/>
        </w:rPr>
        <w:t xml:space="preserve"> </w:t>
      </w:r>
      <w:r>
        <w:rPr>
          <w:w w:val="95"/>
        </w:rPr>
        <w:t>that</w:t>
      </w:r>
      <w:r>
        <w:rPr>
          <w:spacing w:val="11"/>
          <w:w w:val="95"/>
        </w:rPr>
        <w:t xml:space="preserve"> </w:t>
      </w:r>
      <w:r>
        <w:rPr>
          <w:w w:val="95"/>
        </w:rPr>
        <w:t>EMA</w:t>
      </w:r>
      <w:r>
        <w:rPr>
          <w:spacing w:val="10"/>
          <w:w w:val="95"/>
        </w:rPr>
        <w:t xml:space="preserve"> </w:t>
      </w:r>
      <w:r>
        <w:rPr>
          <w:w w:val="95"/>
        </w:rPr>
        <w:t>only</w:t>
      </w:r>
      <w:r>
        <w:rPr>
          <w:spacing w:val="11"/>
          <w:w w:val="95"/>
        </w:rPr>
        <w:t xml:space="preserve"> </w:t>
      </w:r>
      <w:r>
        <w:rPr>
          <w:w w:val="95"/>
        </w:rPr>
        <w:t>defines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strategy.</w:t>
      </w:r>
      <w:r>
        <w:rPr>
          <w:spacing w:val="26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context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mHealth,</w:t>
      </w:r>
      <w:r>
        <w:rPr>
          <w:spacing w:val="11"/>
          <w:w w:val="95"/>
        </w:rPr>
        <w:t xml:space="preserve"> </w:t>
      </w:r>
      <w:r>
        <w:rPr>
          <w:w w:val="95"/>
        </w:rPr>
        <w:t>digital</w:t>
      </w:r>
      <w:r>
        <w:rPr>
          <w:spacing w:val="10"/>
          <w:w w:val="95"/>
        </w:rPr>
        <w:t xml:space="preserve"> </w:t>
      </w:r>
      <w:r>
        <w:rPr>
          <w:w w:val="95"/>
        </w:rPr>
        <w:t>phenotyping</w:t>
      </w:r>
      <w:r>
        <w:rPr>
          <w:spacing w:val="11"/>
          <w:w w:val="95"/>
        </w:rPr>
        <w:t xml:space="preserve"> </w:t>
      </w:r>
      <w:r>
        <w:rPr>
          <w:w w:val="95"/>
        </w:rPr>
        <w:t>techniques</w:t>
      </w:r>
      <w:r>
        <w:rPr>
          <w:spacing w:val="10"/>
          <w:w w:val="95"/>
        </w:rPr>
        <w:t xml:space="preserve"> </w:t>
      </w:r>
      <w:r>
        <w:rPr>
          <w:w w:val="95"/>
        </w:rPr>
        <w:t>express</w:t>
      </w:r>
      <w:r>
        <w:rPr>
          <w:spacing w:val="11"/>
          <w:w w:val="95"/>
        </w:rPr>
        <w:t xml:space="preserve"> </w:t>
      </w:r>
      <w:r>
        <w:rPr>
          <w:w w:val="95"/>
        </w:rPr>
        <w:t>an</w:t>
      </w:r>
      <w:r>
        <w:rPr>
          <w:spacing w:val="10"/>
          <w:w w:val="95"/>
        </w:rPr>
        <w:t xml:space="preserve"> </w:t>
      </w:r>
      <w:r>
        <w:rPr>
          <w:w w:val="95"/>
        </w:rPr>
        <w:t>important</w:t>
      </w:r>
      <w:r>
        <w:rPr>
          <w:spacing w:val="11"/>
          <w:w w:val="95"/>
        </w:rPr>
        <w:t xml:space="preserve"> </w:t>
      </w:r>
      <w:r>
        <w:rPr>
          <w:w w:val="95"/>
        </w:rPr>
        <w:t>trend</w:t>
      </w:r>
      <w:r>
        <w:rPr>
          <w:spacing w:val="1"/>
          <w:w w:val="95"/>
        </w:rPr>
        <w:t xml:space="preserve"> </w:t>
      </w:r>
      <w:r>
        <w:t>to use smartphones to practically enable Ecological Momentary Assessments (EMAs). As smartphones are present in daily</w:t>
      </w:r>
      <w:r>
        <w:rPr>
          <w:spacing w:val="1"/>
        </w:rPr>
        <w:t xml:space="preserve"> </w:t>
      </w:r>
      <w:r>
        <w:t>life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almost</w:t>
      </w:r>
      <w:r>
        <w:rPr>
          <w:spacing w:val="-5"/>
        </w:rPr>
        <w:t xml:space="preserve"> </w:t>
      </w:r>
      <w:r>
        <w:t>anyone,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EMAs</w:t>
      </w:r>
      <w:r>
        <w:rPr>
          <w:spacing w:val="-5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smartphones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effectively</w:t>
      </w:r>
      <w:r>
        <w:rPr>
          <w:spacing w:val="-5"/>
        </w:rPr>
        <w:t xml:space="preserve"> </w:t>
      </w:r>
      <w:r>
        <w:t>capture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daily</w:t>
      </w:r>
      <w:r>
        <w:rPr>
          <w:spacing w:val="-4"/>
        </w:rPr>
        <w:t xml:space="preserve"> </w:t>
      </w:r>
      <w:r>
        <w:t>life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time.</w:t>
      </w:r>
      <w:r>
        <w:rPr>
          <w:spacing w:val="-47"/>
        </w:rPr>
        <w:t xml:space="preserve"> </w:t>
      </w:r>
      <w:r>
        <w:rPr>
          <w:w w:val="95"/>
        </w:rPr>
        <w:t>Respective evaluations based on mHealth data, in turn, have been recognized as potential alleys for a better support of patients</w:t>
      </w:r>
      <w:hyperlink w:anchor="_bookmark24" w:history="1">
        <w:r>
          <w:rPr>
            <w:color w:val="0000FF"/>
            <w:w w:val="95"/>
            <w:vertAlign w:val="superscript"/>
          </w:rPr>
          <w:t>17</w:t>
        </w:r>
      </w:hyperlink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t xml:space="preserve">MHealth apps, in turn, are the major </w:t>
      </w:r>
      <w:commentRangeStart w:id="11"/>
      <w:commentRangeStart w:id="12"/>
      <w:r>
        <w:t>instrument to operationalize digital phenotyping and EMA</w:t>
      </w:r>
      <w:commentRangeEnd w:id="11"/>
      <w:r w:rsidR="000C2F21">
        <w:rPr>
          <w:rStyle w:val="CommentReference"/>
        </w:rPr>
        <w:commentReference w:id="11"/>
      </w:r>
      <w:commentRangeEnd w:id="12"/>
      <w:r w:rsidR="00E26D62">
        <w:rPr>
          <w:rStyle w:val="CommentReference"/>
        </w:rPr>
        <w:commentReference w:id="12"/>
      </w:r>
      <w:r>
        <w:t>s. Many mHealth apps have</w:t>
      </w:r>
      <w:r>
        <w:rPr>
          <w:spacing w:val="1"/>
        </w:rPr>
        <w:t xml:space="preserve"> </w:t>
      </w:r>
      <w:r>
        <w:t>been presented in this context</w:t>
      </w:r>
      <w:hyperlink w:anchor="_bookmark25" w:history="1">
        <w:r>
          <w:rPr>
            <w:color w:val="0000FF"/>
            <w:vertAlign w:val="superscript"/>
          </w:rPr>
          <w:t>18</w:t>
        </w:r>
      </w:hyperlink>
      <w:r>
        <w:rPr>
          <w:vertAlign w:val="superscript"/>
        </w:rPr>
        <w:t>–</w:t>
      </w:r>
      <w:hyperlink w:anchor="_bookmark26" w:history="1">
        <w:r>
          <w:rPr>
            <w:color w:val="0000FF"/>
            <w:vertAlign w:val="superscript"/>
          </w:rPr>
          <w:t>20</w:t>
        </w:r>
      </w:hyperlink>
      <w:r>
        <w:t>.</w:t>
      </w:r>
      <w:r>
        <w:rPr>
          <w:spacing w:val="1"/>
        </w:rPr>
        <w:t xml:space="preserve"> </w:t>
      </w:r>
      <w:r>
        <w:t xml:space="preserve">Although data sources have been established </w:t>
      </w:r>
      <w:proofErr w:type="gramStart"/>
      <w:r>
        <w:t>by the use of</w:t>
      </w:r>
      <w:proofErr w:type="gramEnd"/>
      <w:r>
        <w:t xml:space="preserve"> digital phenotyping pose</w:t>
      </w:r>
      <w:r>
        <w:rPr>
          <w:spacing w:val="1"/>
        </w:rPr>
        <w:t xml:space="preserve"> </w:t>
      </w:r>
      <w:r>
        <w:t>potential,</w:t>
      </w:r>
      <w:r>
        <w:rPr>
          <w:spacing w:val="-12"/>
        </w:rPr>
        <w:t xml:space="preserve"> </w:t>
      </w:r>
      <w:r>
        <w:t>mHealth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comes</w:t>
      </w:r>
      <w:r>
        <w:rPr>
          <w:spacing w:val="-12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drawbacks</w:t>
      </w:r>
      <w:hyperlink w:anchor="_bookmark27" w:history="1">
        <w:r>
          <w:rPr>
            <w:color w:val="0000FF"/>
            <w:vertAlign w:val="superscript"/>
          </w:rPr>
          <w:t>21</w:t>
        </w:r>
      </w:hyperlink>
      <w:r>
        <w:t>.</w:t>
      </w:r>
      <w:r>
        <w:rPr>
          <w:spacing w:val="-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context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tinnitus,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TrackYourTinnitus</w:t>
      </w:r>
      <w:proofErr w:type="spellEnd"/>
      <w:r>
        <w:rPr>
          <w:spacing w:val="-12"/>
        </w:rPr>
        <w:t xml:space="preserve"> </w:t>
      </w:r>
      <w:r>
        <w:t>platform</w:t>
      </w:r>
      <w:r>
        <w:rPr>
          <w:spacing w:val="-12"/>
        </w:rPr>
        <w:t xml:space="preserve"> </w:t>
      </w:r>
      <w:r>
        <w:t>(TYT),</w:t>
      </w:r>
      <w:r>
        <w:rPr>
          <w:spacing w:val="-11"/>
        </w:rPr>
        <w:t xml:space="preserve"> </w:t>
      </w:r>
      <w:r>
        <w:t>which</w:t>
      </w:r>
      <w:r>
        <w:rPr>
          <w:spacing w:val="-48"/>
        </w:rPr>
        <w:t xml:space="preserve"> </w:t>
      </w:r>
      <w:r>
        <w:t>is based on mobile crowdsensing techniques</w:t>
      </w:r>
      <w:hyperlink w:anchor="_bookmark28" w:history="1">
        <w:r>
          <w:rPr>
            <w:color w:val="0000FF"/>
            <w:vertAlign w:val="superscript"/>
          </w:rPr>
          <w:t>22</w:t>
        </w:r>
        <w:r>
          <w:rPr>
            <w:color w:val="0000FF"/>
          </w:rPr>
          <w:t xml:space="preserve"> </w:t>
        </w:r>
      </w:hyperlink>
      <w:r>
        <w:t>as well as EMAs</w:t>
      </w:r>
      <w:hyperlink w:anchor="_bookmark29" w:history="1">
        <w:r>
          <w:rPr>
            <w:color w:val="0000FF"/>
            <w:vertAlign w:val="superscript"/>
          </w:rPr>
          <w:t>23</w:t>
        </w:r>
      </w:hyperlink>
      <w:r>
        <w:t>, puts digital phenotyping into practice. TYT was initially</w:t>
      </w:r>
      <w:r>
        <w:rPr>
          <w:spacing w:val="1"/>
        </w:rPr>
        <w:t xml:space="preserve"> </w:t>
      </w:r>
      <w:r>
        <w:t xml:space="preserve">developed to investigate questions about the </w:t>
      </w:r>
      <w:proofErr w:type="gramStart"/>
      <w:r>
        <w:t>aforementioned heterogeneity</w:t>
      </w:r>
      <w:proofErr w:type="gramEnd"/>
      <w:r>
        <w:t xml:space="preserve"> of symptom profiles of tinnitus patients</w:t>
      </w:r>
      <w:hyperlink w:anchor="_bookmark26" w:history="1">
        <w:r>
          <w:rPr>
            <w:color w:val="0000FF"/>
            <w:vertAlign w:val="superscript"/>
          </w:rPr>
          <w:t>20</w:t>
        </w:r>
      </w:hyperlink>
      <w:r>
        <w:rPr>
          <w:vertAlign w:val="superscript"/>
        </w:rPr>
        <w:t>,</w:t>
      </w:r>
      <w:hyperlink w:anchor="_bookmark30" w:history="1">
        <w:r>
          <w:rPr>
            <w:color w:val="0000FF"/>
            <w:vertAlign w:val="superscript"/>
          </w:rPr>
          <w:t>24</w:t>
        </w:r>
      </w:hyperlink>
      <w:r>
        <w:rPr>
          <w:vertAlign w:val="superscript"/>
        </w:rPr>
        <w:t>,</w:t>
      </w:r>
      <w:hyperlink w:anchor="_bookmark31" w:history="1">
        <w:r>
          <w:rPr>
            <w:color w:val="0000FF"/>
            <w:vertAlign w:val="superscript"/>
          </w:rPr>
          <w:t>25</w:t>
        </w:r>
      </w:hyperlink>
      <w:r>
        <w:t>.</w:t>
      </w:r>
      <w:r>
        <w:rPr>
          <w:spacing w:val="1"/>
        </w:rPr>
        <w:t xml:space="preserve"> </w:t>
      </w:r>
      <w:r>
        <w:t>Apart from TYT, other mHealth apps have been proposed to address questions on tinnitus</w:t>
      </w:r>
      <w:hyperlink w:anchor="_bookmark17" w:history="1">
        <w:r>
          <w:rPr>
            <w:color w:val="0000FF"/>
            <w:vertAlign w:val="superscript"/>
          </w:rPr>
          <w:t>10</w:t>
        </w:r>
      </w:hyperlink>
      <w:r>
        <w:rPr>
          <w:vertAlign w:val="superscript"/>
        </w:rPr>
        <w:t>,</w:t>
      </w:r>
      <w:hyperlink w:anchor="_bookmark32" w:history="1">
        <w:r>
          <w:rPr>
            <w:color w:val="0000FF"/>
            <w:vertAlign w:val="superscript"/>
          </w:rPr>
          <w:t>26</w:t>
        </w:r>
      </w:hyperlink>
      <w:r>
        <w:rPr>
          <w:vertAlign w:val="superscript"/>
        </w:rPr>
        <w:t>,</w:t>
      </w:r>
      <w:hyperlink w:anchor="_bookmark33" w:history="1">
        <w:r>
          <w:rPr>
            <w:color w:val="0000FF"/>
            <w:vertAlign w:val="superscript"/>
          </w:rPr>
          <w:t>27</w:t>
        </w:r>
      </w:hyperlink>
      <w:r>
        <w:t>, which indicates that digital</w:t>
      </w:r>
      <w:r>
        <w:rPr>
          <w:spacing w:val="1"/>
        </w:rPr>
        <w:t xml:space="preserve"> </w:t>
      </w:r>
      <w:r>
        <w:t>phenotyping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promising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tinnitus.</w:t>
      </w:r>
    </w:p>
    <w:p w14:paraId="6F3985DF" w14:textId="77777777" w:rsidR="0045732C" w:rsidRDefault="002A74E7">
      <w:pPr>
        <w:pStyle w:val="BodyText"/>
        <w:spacing w:before="10" w:line="249" w:lineRule="auto"/>
        <w:ind w:left="167" w:right="171" w:firstLine="305"/>
        <w:jc w:val="both"/>
      </w:pPr>
      <w:r>
        <w:rPr>
          <w:w w:val="95"/>
        </w:rPr>
        <w:t>The mentioned investigations on differences across seasons and the country origin have been identified to be possible on the</w:t>
      </w:r>
      <w:r>
        <w:rPr>
          <w:spacing w:val="1"/>
          <w:w w:val="95"/>
        </w:rPr>
        <w:t xml:space="preserve"> </w:t>
      </w:r>
      <w:r>
        <w:t>TYT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source.</w:t>
      </w:r>
      <w:r>
        <w:rPr>
          <w:spacing w:val="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concrete</w:t>
      </w:r>
      <w:r>
        <w:rPr>
          <w:spacing w:val="-3"/>
        </w:rPr>
        <w:t xml:space="preserve"> </w:t>
      </w:r>
      <w:r>
        <w:t>analyzes,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decided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questions</w:t>
      </w:r>
      <w:r>
        <w:rPr>
          <w:spacing w:val="-3"/>
        </w:rPr>
        <w:t xml:space="preserve"> </w:t>
      </w:r>
      <w:r>
        <w:t>(RQ):</w:t>
      </w:r>
    </w:p>
    <w:p w14:paraId="0CD1B686" w14:textId="77777777" w:rsidR="0045732C" w:rsidRDefault="0045732C">
      <w:pPr>
        <w:pStyle w:val="BodyText"/>
        <w:spacing w:before="5"/>
        <w:rPr>
          <w:sz w:val="21"/>
        </w:rPr>
      </w:pPr>
    </w:p>
    <w:p w14:paraId="6453E58E" w14:textId="3040579B" w:rsidR="0045732C" w:rsidRDefault="002A74E7">
      <w:pPr>
        <w:pStyle w:val="ListParagraph"/>
        <w:numPr>
          <w:ilvl w:val="0"/>
          <w:numId w:val="8"/>
        </w:numPr>
        <w:tabs>
          <w:tab w:val="left" w:pos="672"/>
        </w:tabs>
        <w:spacing w:before="0" w:line="249" w:lineRule="auto"/>
        <w:ind w:left="671" w:right="171"/>
        <w:rPr>
          <w:sz w:val="20"/>
        </w:rPr>
      </w:pPr>
      <w:commentRangeStart w:id="13"/>
      <w:r>
        <w:rPr>
          <w:sz w:val="20"/>
        </w:rPr>
        <w:t>RQ1:</w:t>
      </w:r>
      <w:r>
        <w:rPr>
          <w:spacing w:val="25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momentary</w:t>
      </w:r>
      <w:r>
        <w:rPr>
          <w:spacing w:val="8"/>
          <w:sz w:val="20"/>
        </w:rPr>
        <w:t xml:space="preserve"> </w:t>
      </w:r>
      <w:r>
        <w:rPr>
          <w:sz w:val="20"/>
        </w:rPr>
        <w:t>tinnitus</w:t>
      </w:r>
      <w:r>
        <w:rPr>
          <w:spacing w:val="9"/>
          <w:sz w:val="20"/>
        </w:rPr>
        <w:t xml:space="preserve"> </w:t>
      </w:r>
      <w:r>
        <w:rPr>
          <w:sz w:val="20"/>
        </w:rPr>
        <w:t>predictable</w:t>
      </w:r>
      <w:r>
        <w:rPr>
          <w:spacing w:val="8"/>
          <w:sz w:val="20"/>
        </w:rPr>
        <w:t xml:space="preserve"> </w:t>
      </w:r>
      <w:r>
        <w:rPr>
          <w:sz w:val="20"/>
        </w:rPr>
        <w:t>by</w:t>
      </w:r>
      <w:r>
        <w:rPr>
          <w:spacing w:val="9"/>
          <w:sz w:val="20"/>
        </w:rPr>
        <w:t xml:space="preserve"> </w:t>
      </w:r>
      <w:r>
        <w:rPr>
          <w:sz w:val="20"/>
        </w:rPr>
        <w:t>knowledge</w:t>
      </w:r>
      <w:r>
        <w:rPr>
          <w:spacing w:val="8"/>
          <w:sz w:val="20"/>
        </w:rPr>
        <w:t xml:space="preserve"> </w:t>
      </w:r>
      <w:r>
        <w:rPr>
          <w:sz w:val="20"/>
        </w:rPr>
        <w:t>about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country,</w:t>
      </w:r>
      <w:r>
        <w:rPr>
          <w:spacing w:val="10"/>
          <w:sz w:val="20"/>
        </w:rPr>
        <w:t xml:space="preserve"> </w:t>
      </w:r>
      <w:r>
        <w:rPr>
          <w:sz w:val="20"/>
        </w:rPr>
        <w:t>season,</w:t>
      </w:r>
      <w:r>
        <w:rPr>
          <w:spacing w:val="9"/>
          <w:sz w:val="20"/>
        </w:rPr>
        <w:t xml:space="preserve"> </w:t>
      </w:r>
      <w:r>
        <w:rPr>
          <w:sz w:val="20"/>
        </w:rPr>
        <w:t>age,</w:t>
      </w:r>
      <w:r>
        <w:rPr>
          <w:spacing w:val="10"/>
          <w:sz w:val="20"/>
        </w:rPr>
        <w:t xml:space="preserve"> </w:t>
      </w:r>
      <w:r>
        <w:rPr>
          <w:sz w:val="20"/>
        </w:rPr>
        <w:t>sex,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commentRangeStart w:id="14"/>
      <w:commentRangeStart w:id="15"/>
      <w:commentRangeStart w:id="16"/>
      <w:commentRangeStart w:id="17"/>
      <w:commentRangeStart w:id="18"/>
      <w:r>
        <w:rPr>
          <w:sz w:val="20"/>
        </w:rPr>
        <w:t>answers</w:t>
      </w:r>
      <w:r>
        <w:rPr>
          <w:spacing w:val="8"/>
          <w:sz w:val="20"/>
        </w:rPr>
        <w:t xml:space="preserve"> </w:t>
      </w:r>
      <w:r>
        <w:rPr>
          <w:sz w:val="20"/>
        </w:rPr>
        <w:t>from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daily</w:t>
      </w:r>
      <w:r>
        <w:rPr>
          <w:spacing w:val="-2"/>
          <w:sz w:val="20"/>
        </w:rPr>
        <w:t xml:space="preserve"> </w:t>
      </w:r>
      <w:ins w:id="19" w:author="Thomas Probst" w:date="2021-06-17T12:01:00Z">
        <w:r w:rsidR="000C2F21">
          <w:rPr>
            <w:spacing w:val="-2"/>
            <w:sz w:val="20"/>
          </w:rPr>
          <w:t xml:space="preserve">EMA </w:t>
        </w:r>
      </w:ins>
      <w:r>
        <w:rPr>
          <w:sz w:val="20"/>
        </w:rPr>
        <w:t>questionnaire</w:t>
      </w:r>
      <w:ins w:id="20" w:author="Thomas Probst" w:date="2021-06-17T12:00:00Z">
        <w:r w:rsidR="000C2F21">
          <w:rPr>
            <w:sz w:val="20"/>
          </w:rPr>
          <w:t>s</w:t>
        </w:r>
      </w:ins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TYT</w:t>
      </w:r>
      <w:r>
        <w:rPr>
          <w:spacing w:val="-1"/>
          <w:sz w:val="20"/>
        </w:rPr>
        <w:t xml:space="preserve"> </w:t>
      </w:r>
      <w:r>
        <w:rPr>
          <w:sz w:val="20"/>
        </w:rPr>
        <w:t>users</w:t>
      </w:r>
      <w:r>
        <w:rPr>
          <w:spacing w:val="-1"/>
          <w:sz w:val="20"/>
        </w:rPr>
        <w:t xml:space="preserve"> </w:t>
      </w:r>
      <w:commentRangeEnd w:id="14"/>
      <w:r w:rsidR="00F0681B">
        <w:rPr>
          <w:rStyle w:val="CommentReference"/>
        </w:rPr>
        <w:commentReference w:id="14"/>
      </w:r>
      <w:commentRangeEnd w:id="15"/>
      <w:r w:rsidR="001975CC">
        <w:rPr>
          <w:rStyle w:val="CommentReference"/>
        </w:rPr>
        <w:commentReference w:id="15"/>
      </w:r>
      <w:commentRangeEnd w:id="16"/>
      <w:r w:rsidR="001975CC">
        <w:rPr>
          <w:rStyle w:val="CommentReference"/>
        </w:rPr>
        <w:commentReference w:id="16"/>
      </w:r>
      <w:commentRangeEnd w:id="17"/>
      <w:r w:rsidR="001975CC">
        <w:rPr>
          <w:rStyle w:val="CommentReference"/>
        </w:rPr>
        <w:commentReference w:id="17"/>
      </w:r>
      <w:commentRangeEnd w:id="18"/>
      <w:r w:rsidR="001975CC">
        <w:rPr>
          <w:rStyle w:val="CommentReference"/>
        </w:rPr>
        <w:commentReference w:id="18"/>
      </w:r>
      <w:r>
        <w:rPr>
          <w:sz w:val="20"/>
        </w:rPr>
        <w:t>(i.e.,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EMA</w:t>
      </w:r>
      <w:r>
        <w:rPr>
          <w:spacing w:val="-1"/>
          <w:sz w:val="20"/>
        </w:rPr>
        <w:t xml:space="preserve"> </w:t>
      </w:r>
      <w:r>
        <w:rPr>
          <w:sz w:val="20"/>
        </w:rPr>
        <w:t>questionnaire)?</w:t>
      </w:r>
      <w:commentRangeEnd w:id="13"/>
      <w:r w:rsidR="00F0681B">
        <w:rPr>
          <w:rStyle w:val="CommentReference"/>
        </w:rPr>
        <w:commentReference w:id="13"/>
      </w:r>
    </w:p>
    <w:p w14:paraId="019A5F3E" w14:textId="2F44C930" w:rsidR="0045732C" w:rsidRDefault="002A74E7">
      <w:pPr>
        <w:pStyle w:val="ListParagraph"/>
        <w:numPr>
          <w:ilvl w:val="0"/>
          <w:numId w:val="8"/>
        </w:numPr>
        <w:tabs>
          <w:tab w:val="left" w:pos="672"/>
        </w:tabs>
        <w:spacing w:before="206" w:line="249" w:lineRule="auto"/>
        <w:ind w:left="671" w:right="171"/>
        <w:rPr>
          <w:sz w:val="20"/>
        </w:rPr>
      </w:pPr>
      <w:r>
        <w:rPr>
          <w:sz w:val="20"/>
        </w:rPr>
        <w:t>RQ2:</w:t>
      </w:r>
      <w:r>
        <w:rPr>
          <w:spacing w:val="14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able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reveal</w:t>
      </w:r>
      <w:r>
        <w:rPr>
          <w:spacing w:val="1"/>
          <w:sz w:val="20"/>
        </w:rPr>
        <w:t xml:space="preserve"> </w:t>
      </w:r>
      <w:r>
        <w:rPr>
          <w:sz w:val="20"/>
        </w:rPr>
        <w:t>country-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season-specific</w:t>
      </w:r>
      <w:r>
        <w:rPr>
          <w:spacing w:val="1"/>
          <w:sz w:val="20"/>
        </w:rPr>
        <w:t xml:space="preserve"> </w:t>
      </w:r>
      <w:r>
        <w:rPr>
          <w:sz w:val="20"/>
        </w:rPr>
        <w:t>differences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reported</w:t>
      </w:r>
      <w:r>
        <w:rPr>
          <w:spacing w:val="1"/>
          <w:sz w:val="20"/>
        </w:rPr>
        <w:t xml:space="preserve"> </w:t>
      </w:r>
      <w:r>
        <w:rPr>
          <w:sz w:val="20"/>
        </w:rPr>
        <w:t>momentary</w:t>
      </w:r>
      <w:r>
        <w:rPr>
          <w:spacing w:val="1"/>
          <w:sz w:val="20"/>
        </w:rPr>
        <w:t xml:space="preserve"> </w:t>
      </w:r>
      <w:r>
        <w:rPr>
          <w:sz w:val="20"/>
        </w:rPr>
        <w:t>tinnitus</w:t>
      </w:r>
      <w:r>
        <w:rPr>
          <w:spacing w:val="1"/>
          <w:sz w:val="20"/>
        </w:rPr>
        <w:t xml:space="preserve"> </w:t>
      </w:r>
      <w:r>
        <w:rPr>
          <w:sz w:val="20"/>
        </w:rPr>
        <w:t>based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daily</w:t>
      </w:r>
      <w:r>
        <w:rPr>
          <w:spacing w:val="-2"/>
          <w:sz w:val="20"/>
        </w:rPr>
        <w:t xml:space="preserve"> </w:t>
      </w:r>
      <w:ins w:id="21" w:author="Thomas Probst" w:date="2021-06-17T12:01:00Z">
        <w:r w:rsidR="000C2F21">
          <w:rPr>
            <w:spacing w:val="-2"/>
            <w:sz w:val="20"/>
          </w:rPr>
          <w:t xml:space="preserve">EMA </w:t>
        </w:r>
      </w:ins>
      <w:r>
        <w:rPr>
          <w:sz w:val="20"/>
        </w:rPr>
        <w:t>questionnaire</w:t>
      </w:r>
      <w:ins w:id="22" w:author="Thomas Probst" w:date="2021-06-17T12:00:00Z">
        <w:r w:rsidR="000C2F21">
          <w:rPr>
            <w:sz w:val="20"/>
          </w:rPr>
          <w:t>s</w:t>
        </w:r>
      </w:ins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TYT</w:t>
      </w:r>
      <w:r>
        <w:rPr>
          <w:spacing w:val="-1"/>
          <w:sz w:val="20"/>
        </w:rPr>
        <w:t xml:space="preserve"> </w:t>
      </w:r>
      <w:r>
        <w:rPr>
          <w:sz w:val="20"/>
        </w:rPr>
        <w:t>users?</w:t>
      </w:r>
    </w:p>
    <w:p w14:paraId="1A447B28" w14:textId="77777777" w:rsidR="0045732C" w:rsidRDefault="0045732C">
      <w:pPr>
        <w:pStyle w:val="BodyText"/>
        <w:spacing w:before="5"/>
        <w:rPr>
          <w:sz w:val="21"/>
        </w:rPr>
      </w:pPr>
    </w:p>
    <w:p w14:paraId="503578C2" w14:textId="77777777" w:rsidR="0045732C" w:rsidRDefault="002A74E7">
      <w:pPr>
        <w:pStyle w:val="BodyText"/>
        <w:spacing w:line="249" w:lineRule="auto"/>
        <w:ind w:left="173" w:right="171" w:firstLine="298"/>
        <w:jc w:val="both"/>
      </w:pPr>
      <w:r>
        <w:t>Regarding RQ1, we will present results of a machine learning analysis. As TYT was able to gather more than 100,000</w:t>
      </w:r>
      <w:r>
        <w:rPr>
          <w:spacing w:val="1"/>
        </w:rPr>
        <w:t xml:space="preserve"> </w:t>
      </w:r>
      <w:r>
        <w:t>EMA questionnaires since 2013 comprised of many dimensions, we decided to answer RQ1 based on machine learning</w:t>
      </w:r>
      <w:r>
        <w:rPr>
          <w:spacing w:val="1"/>
        </w:rPr>
        <w:t xml:space="preserve"> </w:t>
      </w:r>
      <w:r>
        <w:t>algorithms.</w:t>
      </w:r>
      <w:r>
        <w:rPr>
          <w:spacing w:val="1"/>
        </w:rPr>
        <w:t xml:space="preserve"> </w:t>
      </w:r>
      <w:r>
        <w:t>We already revealed interesting results on TYT EMA-data based on machine learning</w:t>
      </w:r>
      <w:hyperlink w:anchor="_bookmark34" w:history="1">
        <w:r>
          <w:rPr>
            <w:color w:val="0000FF"/>
            <w:vertAlign w:val="superscript"/>
          </w:rPr>
          <w:t>28</w:t>
        </w:r>
        <w:r>
          <w:rPr>
            <w:color w:val="0000FF"/>
          </w:rPr>
          <w:t xml:space="preserve"> </w:t>
        </w:r>
      </w:hyperlink>
      <w:r>
        <w:t>and its use has been</w:t>
      </w:r>
      <w:r>
        <w:rPr>
          <w:spacing w:val="1"/>
        </w:rPr>
        <w:t xml:space="preserve"> </w:t>
      </w:r>
      <w:r>
        <w:t>generally recognized in the context of mHealth data in the last years with much attention and valuable results</w:t>
      </w:r>
      <w:hyperlink w:anchor="_bookmark36" w:history="1">
        <w:r>
          <w:rPr>
            <w:color w:val="0000FF"/>
            <w:vertAlign w:val="superscript"/>
          </w:rPr>
          <w:t>29</w:t>
        </w:r>
      </w:hyperlink>
      <w:r>
        <w:rPr>
          <w:vertAlign w:val="superscript"/>
        </w:rPr>
        <w:t>–</w:t>
      </w:r>
      <w:hyperlink w:anchor="_bookmark37" w:history="1">
        <w:r>
          <w:rPr>
            <w:color w:val="0000FF"/>
            <w:vertAlign w:val="superscript"/>
          </w:rPr>
          <w:t>32</w:t>
        </w:r>
      </w:hyperlink>
      <w:r>
        <w:t>.</w:t>
      </w:r>
    </w:p>
    <w:p w14:paraId="2E669DE8" w14:textId="77777777" w:rsidR="0045732C" w:rsidRDefault="002A74E7">
      <w:pPr>
        <w:pStyle w:val="BodyText"/>
        <w:spacing w:before="12" w:line="249" w:lineRule="auto"/>
        <w:ind w:left="173" w:right="171" w:firstLine="298"/>
        <w:jc w:val="both"/>
      </w:pPr>
      <w:r>
        <w:rPr>
          <w:w w:val="95"/>
        </w:rPr>
        <w:t>Regarding RQ2, we will present descriptive statistics about the identified country- and season-specific differences. We have</w:t>
      </w:r>
      <w:r>
        <w:rPr>
          <w:spacing w:val="1"/>
          <w:w w:val="95"/>
        </w:rPr>
        <w:t xml:space="preserve"> </w:t>
      </w:r>
      <w:r>
        <w:t>detailed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question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sub-questions</w:t>
      </w:r>
      <w:r>
        <w:rPr>
          <w:spacing w:val="-4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reason.</w:t>
      </w:r>
      <w:r>
        <w:rPr>
          <w:spacing w:val="8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goals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investigate</w:t>
      </w:r>
      <w:r>
        <w:rPr>
          <w:spacing w:val="-48"/>
        </w:rPr>
        <w:t xml:space="preserve"> </w:t>
      </w:r>
      <w:r>
        <w:t>country-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season-specific</w:t>
      </w:r>
      <w:r>
        <w:rPr>
          <w:spacing w:val="-9"/>
        </w:rPr>
        <w:t xml:space="preserve"> </w:t>
      </w:r>
      <w:r>
        <w:t>(which</w:t>
      </w:r>
      <w:r>
        <w:rPr>
          <w:spacing w:val="-9"/>
        </w:rPr>
        <w:t xml:space="preserve"> </w:t>
      </w:r>
      <w:r>
        <w:t>represent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categories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differences),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able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derive</w:t>
      </w:r>
      <w:r>
        <w:rPr>
          <w:spacing w:val="-9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further</w:t>
      </w:r>
      <w:r>
        <w:rPr>
          <w:spacing w:val="-9"/>
        </w:rPr>
        <w:t xml:space="preserve"> </w:t>
      </w:r>
      <w:r>
        <w:t>promising</w:t>
      </w:r>
      <w:r>
        <w:rPr>
          <w:spacing w:val="-48"/>
        </w:rPr>
        <w:t xml:space="preserve"> </w:t>
      </w:r>
      <w:r>
        <w:t>questions. The first one (RQ23) is a combined perspective of the country and the season, while the second one (RQ24) is</w:t>
      </w:r>
      <w:r>
        <w:rPr>
          <w:spacing w:val="1"/>
        </w:rPr>
        <w:t xml:space="preserve"> </w:t>
      </w:r>
      <w:r>
        <w:t>inspired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medical</w:t>
      </w:r>
      <w:r>
        <w:rPr>
          <w:spacing w:val="-2"/>
        </w:rPr>
        <w:t xml:space="preserve"> </w:t>
      </w:r>
      <w:r>
        <w:t>experts.</w:t>
      </w:r>
      <w:r>
        <w:rPr>
          <w:spacing w:val="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presents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sub-questions:</w:t>
      </w:r>
    </w:p>
    <w:p w14:paraId="31C48CF9" w14:textId="77777777" w:rsidR="0045732C" w:rsidRDefault="0045732C">
      <w:pPr>
        <w:pStyle w:val="BodyText"/>
        <w:spacing w:before="4"/>
        <w:rPr>
          <w:sz w:val="21"/>
        </w:rPr>
      </w:pPr>
    </w:p>
    <w:p w14:paraId="5C60EF11" w14:textId="77777777" w:rsidR="0045732C" w:rsidRDefault="002A74E7">
      <w:pPr>
        <w:pStyle w:val="BodyText"/>
        <w:spacing w:line="465" w:lineRule="auto"/>
        <w:ind w:left="461" w:right="3763" w:firstLine="55"/>
      </w:pPr>
      <w:proofErr w:type="spellStart"/>
      <w:r>
        <w:t>i</w:t>
      </w:r>
      <w:proofErr w:type="spellEnd"/>
      <w:r>
        <w:rPr>
          <w:spacing w:val="42"/>
        </w:rPr>
        <w:t xml:space="preserve"> </w:t>
      </w:r>
      <w:r>
        <w:t>RQ21:</w:t>
      </w:r>
      <w:r>
        <w:rPr>
          <w:spacing w:val="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country-specific</w:t>
      </w:r>
      <w:r>
        <w:rPr>
          <w:spacing w:val="-4"/>
        </w:rPr>
        <w:t xml:space="preserve"> </w:t>
      </w:r>
      <w:r>
        <w:t>differences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momentary</w:t>
      </w:r>
      <w:r>
        <w:rPr>
          <w:spacing w:val="-5"/>
        </w:rPr>
        <w:t xml:space="preserve"> </w:t>
      </w:r>
      <w:r>
        <w:t>tinnitus?</w:t>
      </w:r>
      <w:r>
        <w:rPr>
          <w:spacing w:val="-47"/>
        </w:rPr>
        <w:t xml:space="preserve"> </w:t>
      </w:r>
      <w:r>
        <w:t>ii</w:t>
      </w:r>
      <w:r>
        <w:rPr>
          <w:spacing w:val="42"/>
        </w:rPr>
        <w:t xml:space="preserve"> </w:t>
      </w:r>
      <w:r>
        <w:t>RQ22:</w:t>
      </w:r>
      <w:r>
        <w:rPr>
          <w:spacing w:val="8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season-specific</w:t>
      </w:r>
      <w:r>
        <w:rPr>
          <w:spacing w:val="-4"/>
        </w:rPr>
        <w:t xml:space="preserve"> </w:t>
      </w:r>
      <w:r>
        <w:t>differences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momentary</w:t>
      </w:r>
      <w:r>
        <w:rPr>
          <w:spacing w:val="-4"/>
        </w:rPr>
        <w:t xml:space="preserve"> </w:t>
      </w:r>
      <w:r>
        <w:t>tinnitus?</w:t>
      </w:r>
    </w:p>
    <w:p w14:paraId="0DC04B60" w14:textId="77777777" w:rsidR="0045732C" w:rsidRDefault="002A74E7">
      <w:pPr>
        <w:pStyle w:val="ListParagraph"/>
        <w:numPr>
          <w:ilvl w:val="0"/>
          <w:numId w:val="7"/>
        </w:numPr>
        <w:tabs>
          <w:tab w:val="left" w:pos="672"/>
        </w:tabs>
        <w:spacing w:before="0" w:line="249" w:lineRule="auto"/>
        <w:ind w:left="671" w:right="171"/>
        <w:rPr>
          <w:sz w:val="20"/>
        </w:rPr>
      </w:pPr>
      <w:r>
        <w:rPr>
          <w:sz w:val="20"/>
        </w:rPr>
        <w:t>RQ23:</w:t>
      </w:r>
      <w:r>
        <w:rPr>
          <w:spacing w:val="19"/>
          <w:sz w:val="20"/>
        </w:rPr>
        <w:t xml:space="preserve"> </w:t>
      </w:r>
      <w:r>
        <w:rPr>
          <w:sz w:val="20"/>
        </w:rPr>
        <w:t>In</w:t>
      </w:r>
      <w:r>
        <w:rPr>
          <w:spacing w:val="28"/>
          <w:sz w:val="20"/>
        </w:rPr>
        <w:t xml:space="preserve"> </w:t>
      </w:r>
      <w:r>
        <w:rPr>
          <w:sz w:val="20"/>
        </w:rPr>
        <w:t>the</w:t>
      </w:r>
      <w:r>
        <w:rPr>
          <w:spacing w:val="30"/>
          <w:sz w:val="20"/>
        </w:rPr>
        <w:t xml:space="preserve"> </w:t>
      </w:r>
      <w:r>
        <w:rPr>
          <w:sz w:val="20"/>
        </w:rPr>
        <w:t>light</w:t>
      </w:r>
      <w:r>
        <w:rPr>
          <w:spacing w:val="29"/>
          <w:sz w:val="20"/>
        </w:rPr>
        <w:t xml:space="preserve"> </w:t>
      </w:r>
      <w:r>
        <w:rPr>
          <w:sz w:val="20"/>
        </w:rPr>
        <w:t>of</w:t>
      </w:r>
      <w:r>
        <w:rPr>
          <w:spacing w:val="30"/>
          <w:sz w:val="20"/>
        </w:rPr>
        <w:t xml:space="preserve"> </w:t>
      </w:r>
      <w:r>
        <w:rPr>
          <w:sz w:val="20"/>
        </w:rPr>
        <w:t>a</w:t>
      </w:r>
      <w:r>
        <w:rPr>
          <w:spacing w:val="30"/>
          <w:sz w:val="20"/>
        </w:rPr>
        <w:t xml:space="preserve"> </w:t>
      </w:r>
      <w:r>
        <w:rPr>
          <w:sz w:val="20"/>
        </w:rPr>
        <w:t>combination</w:t>
      </w:r>
      <w:r>
        <w:rPr>
          <w:spacing w:val="29"/>
          <w:sz w:val="20"/>
        </w:rPr>
        <w:t xml:space="preserve"> </w:t>
      </w:r>
      <w:r>
        <w:rPr>
          <w:sz w:val="20"/>
        </w:rPr>
        <w:t>of</w:t>
      </w:r>
      <w:r>
        <w:rPr>
          <w:spacing w:val="30"/>
          <w:sz w:val="20"/>
        </w:rPr>
        <w:t xml:space="preserve"> </w:t>
      </w:r>
      <w:r>
        <w:rPr>
          <w:sz w:val="20"/>
        </w:rPr>
        <w:t>country-</w:t>
      </w:r>
      <w:r>
        <w:rPr>
          <w:spacing w:val="29"/>
          <w:sz w:val="20"/>
        </w:rPr>
        <w:t xml:space="preserve"> </w:t>
      </w:r>
      <w:r>
        <w:rPr>
          <w:sz w:val="20"/>
        </w:rPr>
        <w:t>and</w:t>
      </w:r>
      <w:r>
        <w:rPr>
          <w:spacing w:val="30"/>
          <w:sz w:val="20"/>
        </w:rPr>
        <w:t xml:space="preserve"> </w:t>
      </w:r>
      <w:r>
        <w:rPr>
          <w:sz w:val="20"/>
        </w:rPr>
        <w:t>season-specific</w:t>
      </w:r>
      <w:r>
        <w:rPr>
          <w:spacing w:val="29"/>
          <w:sz w:val="20"/>
        </w:rPr>
        <w:t xml:space="preserve"> </w:t>
      </w:r>
      <w:r>
        <w:rPr>
          <w:sz w:val="20"/>
        </w:rPr>
        <w:t>differences,</w:t>
      </w:r>
      <w:r>
        <w:rPr>
          <w:spacing w:val="35"/>
          <w:sz w:val="20"/>
        </w:rPr>
        <w:t xml:space="preserve"> </w:t>
      </w:r>
      <w:r>
        <w:rPr>
          <w:sz w:val="20"/>
        </w:rPr>
        <w:t>the</w:t>
      </w:r>
      <w:r>
        <w:rPr>
          <w:spacing w:val="30"/>
          <w:sz w:val="20"/>
        </w:rPr>
        <w:t xml:space="preserve"> </w:t>
      </w:r>
      <w:r>
        <w:rPr>
          <w:sz w:val="20"/>
        </w:rPr>
        <w:t>question</w:t>
      </w:r>
      <w:r>
        <w:rPr>
          <w:spacing w:val="29"/>
          <w:sz w:val="20"/>
        </w:rPr>
        <w:t xml:space="preserve"> </w:t>
      </w:r>
      <w:r>
        <w:rPr>
          <w:sz w:val="20"/>
        </w:rPr>
        <w:t>arose,</w:t>
      </w:r>
      <w:r>
        <w:rPr>
          <w:spacing w:val="36"/>
          <w:sz w:val="20"/>
        </w:rPr>
        <w:t xml:space="preserve"> </w:t>
      </w:r>
      <w:r>
        <w:rPr>
          <w:sz w:val="20"/>
        </w:rPr>
        <w:t>whether</w:t>
      </w:r>
      <w:r>
        <w:rPr>
          <w:spacing w:val="29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momentary</w:t>
      </w:r>
      <w:r>
        <w:rPr>
          <w:spacing w:val="-2"/>
          <w:sz w:val="20"/>
        </w:rPr>
        <w:t xml:space="preserve"> </w:t>
      </w:r>
      <w:r>
        <w:rPr>
          <w:sz w:val="20"/>
        </w:rPr>
        <w:t>tinnitus</w:t>
      </w:r>
      <w:r>
        <w:rPr>
          <w:spacing w:val="-1"/>
          <w:sz w:val="20"/>
        </w:rPr>
        <w:t xml:space="preserve"> </w:t>
      </w:r>
      <w:r>
        <w:rPr>
          <w:sz w:val="20"/>
        </w:rPr>
        <w:t>varies</w:t>
      </w:r>
      <w:r>
        <w:rPr>
          <w:spacing w:val="-1"/>
          <w:sz w:val="20"/>
        </w:rPr>
        <w:t xml:space="preserve"> </w:t>
      </w:r>
      <w:r>
        <w:rPr>
          <w:sz w:val="20"/>
        </w:rPr>
        <w:t>within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year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across</w:t>
      </w:r>
      <w:r>
        <w:rPr>
          <w:spacing w:val="-1"/>
          <w:sz w:val="20"/>
        </w:rPr>
        <w:t xml:space="preserve"> </w:t>
      </w:r>
      <w:r>
        <w:rPr>
          <w:sz w:val="20"/>
        </w:rPr>
        <w:t>countries.</w:t>
      </w:r>
    </w:p>
    <w:p w14:paraId="25186071" w14:textId="77777777" w:rsidR="0045732C" w:rsidRDefault="002A74E7">
      <w:pPr>
        <w:pStyle w:val="ListParagraph"/>
        <w:numPr>
          <w:ilvl w:val="0"/>
          <w:numId w:val="7"/>
        </w:numPr>
        <w:tabs>
          <w:tab w:val="left" w:pos="672"/>
        </w:tabs>
        <w:spacing w:before="206" w:line="249" w:lineRule="auto"/>
        <w:ind w:left="671" w:right="171" w:hanging="250"/>
        <w:rPr>
          <w:sz w:val="20"/>
        </w:rPr>
      </w:pPr>
      <w:r>
        <w:rPr>
          <w:sz w:val="20"/>
        </w:rPr>
        <w:t>RQ24:</w:t>
      </w:r>
      <w:r>
        <w:rPr>
          <w:spacing w:val="40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question</w:t>
      </w:r>
      <w:r>
        <w:rPr>
          <w:spacing w:val="16"/>
          <w:sz w:val="20"/>
        </w:rPr>
        <w:t xml:space="preserve"> </w:t>
      </w:r>
      <w:r>
        <w:rPr>
          <w:sz w:val="20"/>
        </w:rPr>
        <w:t>arose,</w:t>
      </w:r>
      <w:r>
        <w:rPr>
          <w:spacing w:val="19"/>
          <w:sz w:val="20"/>
        </w:rPr>
        <w:t xml:space="preserve"> </w:t>
      </w:r>
      <w:r>
        <w:rPr>
          <w:sz w:val="20"/>
        </w:rPr>
        <w:t>whether</w:t>
      </w:r>
      <w:r>
        <w:rPr>
          <w:spacing w:val="15"/>
          <w:sz w:val="20"/>
        </w:rPr>
        <w:t xml:space="preserve"> </w:t>
      </w:r>
      <w:r>
        <w:rPr>
          <w:sz w:val="20"/>
        </w:rPr>
        <w:t>country-</w:t>
      </w:r>
      <w:r>
        <w:rPr>
          <w:spacing w:val="15"/>
          <w:sz w:val="20"/>
        </w:rPr>
        <w:t xml:space="preserve"> </w:t>
      </w:r>
      <w:r>
        <w:rPr>
          <w:sz w:val="20"/>
        </w:rPr>
        <w:t>and</w:t>
      </w:r>
      <w:r>
        <w:rPr>
          <w:spacing w:val="16"/>
          <w:sz w:val="20"/>
        </w:rPr>
        <w:t xml:space="preserve"> </w:t>
      </w:r>
      <w:r>
        <w:rPr>
          <w:sz w:val="20"/>
        </w:rPr>
        <w:t>season-specific</w:t>
      </w:r>
      <w:r>
        <w:rPr>
          <w:spacing w:val="15"/>
          <w:sz w:val="20"/>
        </w:rPr>
        <w:t xml:space="preserve"> </w:t>
      </w:r>
      <w:r>
        <w:rPr>
          <w:sz w:val="20"/>
        </w:rPr>
        <w:t>differences</w:t>
      </w:r>
      <w:r>
        <w:rPr>
          <w:spacing w:val="16"/>
          <w:sz w:val="20"/>
        </w:rPr>
        <w:t xml:space="preserve"> </w:t>
      </w:r>
      <w:r>
        <w:rPr>
          <w:sz w:val="20"/>
        </w:rPr>
        <w:t>of</w:t>
      </w:r>
      <w:r>
        <w:rPr>
          <w:spacing w:val="15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reported</w:t>
      </w:r>
      <w:r>
        <w:rPr>
          <w:spacing w:val="16"/>
          <w:sz w:val="20"/>
        </w:rPr>
        <w:t xml:space="preserve"> </w:t>
      </w:r>
      <w:r>
        <w:rPr>
          <w:sz w:val="20"/>
        </w:rPr>
        <w:t>worst</w:t>
      </w:r>
      <w:r>
        <w:rPr>
          <w:spacing w:val="16"/>
          <w:sz w:val="20"/>
        </w:rPr>
        <w:t xml:space="preserve"> </w:t>
      </w:r>
      <w:r>
        <w:rPr>
          <w:sz w:val="20"/>
        </w:rPr>
        <w:t>symptom</w:t>
      </w:r>
      <w:r>
        <w:rPr>
          <w:spacing w:val="15"/>
          <w:sz w:val="20"/>
        </w:rPr>
        <w:t xml:space="preserve"> </w:t>
      </w:r>
      <w:r>
        <w:rPr>
          <w:sz w:val="20"/>
        </w:rPr>
        <w:t>can</w:t>
      </w:r>
      <w:r>
        <w:rPr>
          <w:spacing w:val="16"/>
          <w:sz w:val="20"/>
        </w:rPr>
        <w:t xml:space="preserve"> </w:t>
      </w:r>
      <w:r>
        <w:rPr>
          <w:sz w:val="20"/>
        </w:rPr>
        <w:t>be</w:t>
      </w:r>
      <w:r>
        <w:rPr>
          <w:spacing w:val="-47"/>
          <w:sz w:val="20"/>
        </w:rPr>
        <w:t xml:space="preserve"> </w:t>
      </w:r>
      <w:r>
        <w:rPr>
          <w:sz w:val="20"/>
        </w:rPr>
        <w:t>identified.</w:t>
      </w:r>
    </w:p>
    <w:p w14:paraId="33389C3A" w14:textId="77777777" w:rsidR="0045732C" w:rsidRDefault="0045732C">
      <w:pPr>
        <w:spacing w:line="249" w:lineRule="auto"/>
        <w:rPr>
          <w:sz w:val="20"/>
        </w:rPr>
        <w:sectPr w:rsidR="0045732C">
          <w:footerReference w:type="default" r:id="rId18"/>
          <w:pgSz w:w="12240" w:h="15840"/>
          <w:pgMar w:top="1220" w:right="960" w:bottom="840" w:left="960" w:header="0" w:footer="648" w:gutter="0"/>
          <w:pgNumType w:start="2"/>
          <w:cols w:space="720"/>
        </w:sectPr>
      </w:pPr>
    </w:p>
    <w:p w14:paraId="1DCE3A5C" w14:textId="77777777" w:rsidR="0045732C" w:rsidRDefault="002A74E7">
      <w:pPr>
        <w:pStyle w:val="BodyText"/>
        <w:spacing w:before="68" w:line="249" w:lineRule="auto"/>
        <w:ind w:left="173" w:right="164" w:firstLine="298"/>
        <w:jc w:val="both"/>
      </w:pPr>
      <w:r>
        <w:lastRenderedPageBreak/>
        <w:t>Two</w:t>
      </w:r>
      <w:r>
        <w:rPr>
          <w:spacing w:val="-4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notes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regarding</w:t>
      </w:r>
      <w:r>
        <w:rPr>
          <w:spacing w:val="-3"/>
        </w:rPr>
        <w:t xml:space="preserve"> </w:t>
      </w:r>
      <w:r>
        <w:t>RQ21-RQ24.</w:t>
      </w:r>
      <w:r>
        <w:rPr>
          <w:spacing w:val="8"/>
        </w:rPr>
        <w:t xml:space="preserve"> </w:t>
      </w:r>
      <w:r>
        <w:t>First,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sub-question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involved medical experts as severe symptoms play an important role in the context of tinnitus research. As TYT asks about</w:t>
      </w:r>
      <w:r>
        <w:rPr>
          <w:spacing w:val="1"/>
        </w:rPr>
        <w:t xml:space="preserve"> </w:t>
      </w:r>
      <w:r>
        <w:t>nine</w:t>
      </w:r>
      <w:r>
        <w:rPr>
          <w:spacing w:val="-10"/>
        </w:rPr>
        <w:t xml:space="preserve"> </w:t>
      </w:r>
      <w:r>
        <w:t>possible</w:t>
      </w:r>
      <w:r>
        <w:rPr>
          <w:spacing w:val="-9"/>
        </w:rPr>
        <w:t xml:space="preserve"> </w:t>
      </w:r>
      <w:r>
        <w:t>worst</w:t>
      </w:r>
      <w:r>
        <w:rPr>
          <w:spacing w:val="-9"/>
        </w:rPr>
        <w:t xml:space="preserve"> </w:t>
      </w:r>
      <w:r>
        <w:t>symptoms,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investigated</w:t>
      </w:r>
      <w:r>
        <w:rPr>
          <w:spacing w:val="-9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worst</w:t>
      </w:r>
      <w:r>
        <w:rPr>
          <w:spacing w:val="-9"/>
        </w:rPr>
        <w:t xml:space="preserve"> </w:t>
      </w:r>
      <w:r>
        <w:t>symptom</w:t>
      </w:r>
      <w:r>
        <w:rPr>
          <w:spacing w:val="-9"/>
        </w:rPr>
        <w:t xml:space="preserve"> </w:t>
      </w:r>
      <w:r>
        <w:t>differs</w:t>
      </w:r>
      <w:r>
        <w:rPr>
          <w:spacing w:val="-9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countries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seasons.</w:t>
      </w:r>
      <w:r>
        <w:rPr>
          <w:spacing w:val="2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combined</w:t>
      </w:r>
      <w:r>
        <w:rPr>
          <w:spacing w:val="-48"/>
        </w:rPr>
        <w:t xml:space="preserve"> </w:t>
      </w:r>
      <w:r>
        <w:t>perspective</w:t>
      </w:r>
      <w:r>
        <w:rPr>
          <w:spacing w:val="-8"/>
        </w:rPr>
        <w:t xml:space="preserve"> </w:t>
      </w:r>
      <w:r>
        <w:t>taken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RQ23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useful,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combined</w:t>
      </w:r>
      <w:r>
        <w:rPr>
          <w:spacing w:val="-7"/>
        </w:rPr>
        <w:t xml:space="preserve"> </w:t>
      </w:r>
      <w:r>
        <w:t>perspective</w:t>
      </w:r>
      <w:r>
        <w:rPr>
          <w:spacing w:val="-7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accomplished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RQ24.</w:t>
      </w:r>
      <w:r>
        <w:rPr>
          <w:spacing w:val="4"/>
        </w:rPr>
        <w:t xml:space="preserve"> </w:t>
      </w:r>
      <w:r>
        <w:t>Second,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context</w:t>
      </w:r>
      <w:r>
        <w:rPr>
          <w:spacing w:val="-7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rPr>
          <w:w w:val="95"/>
        </w:rPr>
        <w:t>season-specific</w:t>
      </w:r>
      <w:r>
        <w:rPr>
          <w:spacing w:val="14"/>
          <w:w w:val="95"/>
        </w:rPr>
        <w:t xml:space="preserve"> </w:t>
      </w:r>
      <w:r>
        <w:rPr>
          <w:w w:val="95"/>
        </w:rPr>
        <w:t>differences,</w:t>
      </w:r>
      <w:r>
        <w:rPr>
          <w:spacing w:val="14"/>
          <w:w w:val="95"/>
        </w:rPr>
        <w:t xml:space="preserve"> </w:t>
      </w:r>
      <w:r>
        <w:rPr>
          <w:w w:val="95"/>
        </w:rPr>
        <w:t>we</w:t>
      </w:r>
      <w:r>
        <w:rPr>
          <w:spacing w:val="14"/>
          <w:w w:val="95"/>
        </w:rPr>
        <w:t xml:space="preserve"> </w:t>
      </w:r>
      <w:r>
        <w:rPr>
          <w:w w:val="95"/>
        </w:rPr>
        <w:t>added</w:t>
      </w:r>
      <w:r>
        <w:rPr>
          <w:spacing w:val="15"/>
          <w:w w:val="95"/>
        </w:rPr>
        <w:t xml:space="preserve"> </w:t>
      </w:r>
      <w:r>
        <w:rPr>
          <w:w w:val="95"/>
        </w:rPr>
        <w:t>an</w:t>
      </w:r>
      <w:r>
        <w:rPr>
          <w:spacing w:val="14"/>
          <w:w w:val="95"/>
        </w:rPr>
        <w:t xml:space="preserve"> </w:t>
      </w:r>
      <w:r>
        <w:rPr>
          <w:w w:val="95"/>
        </w:rPr>
        <w:t>additional</w:t>
      </w:r>
      <w:r>
        <w:rPr>
          <w:spacing w:val="14"/>
          <w:w w:val="95"/>
        </w:rPr>
        <w:t xml:space="preserve"> </w:t>
      </w:r>
      <w:r>
        <w:rPr>
          <w:w w:val="95"/>
        </w:rPr>
        <w:t>dimension,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temperature</w:t>
      </w:r>
      <w:r>
        <w:rPr>
          <w:spacing w:val="14"/>
          <w:w w:val="95"/>
        </w:rPr>
        <w:t xml:space="preserve"> </w:t>
      </w:r>
      <w:r>
        <w:rPr>
          <w:w w:val="95"/>
        </w:rPr>
        <w:t>course</w:t>
      </w:r>
      <w:r>
        <w:rPr>
          <w:spacing w:val="14"/>
          <w:w w:val="95"/>
        </w:rPr>
        <w:t xml:space="preserve"> </w:t>
      </w:r>
      <w:r>
        <w:rPr>
          <w:w w:val="95"/>
        </w:rPr>
        <w:t>throughout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year,</w:t>
      </w:r>
      <w:r>
        <w:rPr>
          <w:spacing w:val="16"/>
          <w:w w:val="95"/>
        </w:rPr>
        <w:t xml:space="preserve"> </w:t>
      </w:r>
      <w:r>
        <w:rPr>
          <w:w w:val="95"/>
        </w:rPr>
        <w:t>which</w:t>
      </w:r>
      <w:r>
        <w:rPr>
          <w:spacing w:val="14"/>
          <w:w w:val="95"/>
        </w:rPr>
        <w:t xml:space="preserve"> </w:t>
      </w:r>
      <w:r>
        <w:rPr>
          <w:w w:val="95"/>
        </w:rPr>
        <w:t>is</w:t>
      </w:r>
      <w:r>
        <w:rPr>
          <w:spacing w:val="14"/>
          <w:w w:val="95"/>
        </w:rPr>
        <w:t xml:space="preserve"> </w:t>
      </w:r>
      <w:r>
        <w:rPr>
          <w:w w:val="95"/>
        </w:rPr>
        <w:t>inspired</w:t>
      </w:r>
      <w:r>
        <w:rPr>
          <w:spacing w:val="15"/>
          <w:w w:val="95"/>
        </w:rPr>
        <w:t xml:space="preserve"> </w:t>
      </w:r>
      <w:r>
        <w:rPr>
          <w:w w:val="95"/>
        </w:rPr>
        <w:t>by</w:t>
      </w:r>
      <w:r>
        <w:rPr>
          <w:spacing w:val="-46"/>
          <w:w w:val="95"/>
        </w:rPr>
        <w:t xml:space="preserve"> </w:t>
      </w:r>
      <w:bookmarkStart w:id="23" w:name="Results"/>
      <w:bookmarkEnd w:id="23"/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of</w:t>
      </w:r>
      <w:hyperlink w:anchor="_bookmark19" w:history="1">
        <w:r>
          <w:rPr>
            <w:color w:val="0000FF"/>
            <w:vertAlign w:val="superscript"/>
          </w:rPr>
          <w:t>12</w:t>
        </w:r>
      </w:hyperlink>
      <w:r>
        <w:t>.</w:t>
      </w:r>
    </w:p>
    <w:p w14:paraId="0BA1945F" w14:textId="77777777" w:rsidR="0045732C" w:rsidRDefault="0045732C">
      <w:pPr>
        <w:pStyle w:val="BodyText"/>
        <w:spacing w:before="1"/>
        <w:rPr>
          <w:sz w:val="26"/>
        </w:rPr>
      </w:pPr>
    </w:p>
    <w:p w14:paraId="50C5B5C9" w14:textId="77777777" w:rsidR="0045732C" w:rsidRDefault="002A74E7">
      <w:pPr>
        <w:pStyle w:val="Heading1"/>
        <w:jc w:val="both"/>
      </w:pPr>
      <w:r>
        <w:t>1</w:t>
      </w:r>
      <w:r>
        <w:rPr>
          <w:spacing w:val="50"/>
        </w:rPr>
        <w:t xml:space="preserve"> </w:t>
      </w:r>
      <w:r>
        <w:t>Results</w:t>
      </w:r>
    </w:p>
    <w:p w14:paraId="4BDBBF7A" w14:textId="0899C60F" w:rsidR="0045732C" w:rsidRDefault="002A74E7">
      <w:pPr>
        <w:pStyle w:val="BodyText"/>
        <w:spacing w:before="107" w:line="249" w:lineRule="auto"/>
        <w:ind w:left="173" w:right="171"/>
        <w:jc w:val="both"/>
      </w:pPr>
      <w:r>
        <w:rPr>
          <w:w w:val="95"/>
        </w:rPr>
        <w:t xml:space="preserve">In this section, </w:t>
      </w:r>
      <w:del w:id="24" w:author="Thomas Probst" w:date="2021-06-17T12:20:00Z">
        <w:r w:rsidDel="000C2F21">
          <w:rPr>
            <w:w w:val="95"/>
          </w:rPr>
          <w:delText xml:space="preserve">the </w:delText>
        </w:r>
      </w:del>
      <w:ins w:id="25" w:author="Thomas Probst" w:date="2021-06-17T12:20:00Z">
        <w:r w:rsidR="000C2F21">
          <w:rPr>
            <w:w w:val="95"/>
          </w:rPr>
          <w:t xml:space="preserve">results for the </w:t>
        </w:r>
      </w:ins>
      <w:r>
        <w:rPr>
          <w:w w:val="95"/>
        </w:rPr>
        <w:t xml:space="preserve">research questions are </w:t>
      </w:r>
      <w:del w:id="26" w:author="Thomas Probst" w:date="2021-06-17T12:20:00Z">
        <w:r w:rsidDel="000C2F21">
          <w:rPr>
            <w:w w:val="95"/>
          </w:rPr>
          <w:delText xml:space="preserve">discussed </w:delText>
        </w:r>
      </w:del>
      <w:ins w:id="27" w:author="Thomas Probst" w:date="2021-06-17T12:20:00Z">
        <w:r w:rsidR="000C2F21">
          <w:rPr>
            <w:w w:val="95"/>
          </w:rPr>
          <w:t xml:space="preserve">presented </w:t>
        </w:r>
      </w:ins>
      <w:r>
        <w:rPr>
          <w:w w:val="95"/>
        </w:rPr>
        <w:t>subsequently.</w:t>
      </w:r>
      <w:r>
        <w:rPr>
          <w:spacing w:val="45"/>
        </w:rPr>
        <w:t xml:space="preserve"> </w:t>
      </w:r>
      <w:r>
        <w:rPr>
          <w:w w:val="95"/>
        </w:rPr>
        <w:t>All research questions are focused on the first question one of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the daily TYT questionnaire </w:t>
      </w:r>
      <w:r>
        <w:rPr>
          <w:i/>
          <w:w w:val="95"/>
        </w:rPr>
        <w:t xml:space="preserve">Did you perceive the tinnitus right </w:t>
      </w:r>
      <w:proofErr w:type="gramStart"/>
      <w:r>
        <w:rPr>
          <w:i/>
          <w:w w:val="95"/>
        </w:rPr>
        <w:t>now?</w:t>
      </w:r>
      <w:r>
        <w:rPr>
          <w:w w:val="95"/>
        </w:rPr>
        <w:t>.</w:t>
      </w:r>
      <w:proofErr w:type="gramEnd"/>
      <w:r>
        <w:rPr>
          <w:w w:val="95"/>
        </w:rPr>
        <w:t xml:space="preserve"> We refer to this question as the momentary tinnitus in the</w:t>
      </w:r>
      <w:r>
        <w:rPr>
          <w:spacing w:val="1"/>
          <w:w w:val="95"/>
        </w:rPr>
        <w:t xml:space="preserve"> </w:t>
      </w:r>
      <w:r>
        <w:t>following.</w:t>
      </w:r>
    </w:p>
    <w:p w14:paraId="484D94E5" w14:textId="77777777" w:rsidR="0045732C" w:rsidRDefault="0045732C">
      <w:pPr>
        <w:pStyle w:val="BodyText"/>
        <w:spacing w:before="6"/>
        <w:rPr>
          <w:sz w:val="21"/>
        </w:rPr>
      </w:pPr>
    </w:p>
    <w:p w14:paraId="6355EC68" w14:textId="77777777" w:rsidR="0045732C" w:rsidRDefault="002A74E7">
      <w:pPr>
        <w:pStyle w:val="Heading2"/>
        <w:spacing w:line="249" w:lineRule="auto"/>
        <w:ind w:right="138"/>
      </w:pPr>
      <w:r>
        <w:t>RQ1: Is the momentary tinnitus predictable by knowledge about the country, season, age, sex, and an-</w:t>
      </w:r>
      <w:r>
        <w:rPr>
          <w:spacing w:val="1"/>
        </w:rPr>
        <w:t xml:space="preserve"> </w:t>
      </w:r>
      <w:proofErr w:type="spellStart"/>
      <w:r>
        <w:t>swers</w:t>
      </w:r>
      <w:proofErr w:type="spellEnd"/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daily</w:t>
      </w:r>
      <w:r>
        <w:rPr>
          <w:spacing w:val="-2"/>
        </w:rPr>
        <w:t xml:space="preserve"> </w:t>
      </w:r>
      <w:r>
        <w:t>questionnaire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TYT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(i.e.,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EMA</w:t>
      </w:r>
      <w:r>
        <w:rPr>
          <w:spacing w:val="-2"/>
        </w:rPr>
        <w:t xml:space="preserve"> </w:t>
      </w:r>
      <w:r>
        <w:t>questionnaire)?</w:t>
      </w:r>
    </w:p>
    <w:p w14:paraId="725B3C1A" w14:textId="77777777" w:rsidR="0045732C" w:rsidRDefault="002A74E7">
      <w:pPr>
        <w:pStyle w:val="BodyText"/>
        <w:spacing w:before="7" w:line="249" w:lineRule="auto"/>
        <w:ind w:left="173" w:right="171" w:hanging="7"/>
        <w:jc w:val="both"/>
      </w:pPr>
      <w:r>
        <w:t>The machine learning task at hand is a binary classification task. We wanted to know whether it is possible to predict the</w:t>
      </w:r>
      <w:r>
        <w:rPr>
          <w:spacing w:val="1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tinnitus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TYT</w:t>
      </w:r>
      <w:r>
        <w:rPr>
          <w:spacing w:val="-1"/>
        </w:rPr>
        <w:t xml:space="preserve"> </w:t>
      </w:r>
      <w:r>
        <w:t>platform.</w:t>
      </w:r>
    </w:p>
    <w:p w14:paraId="311DA7FC" w14:textId="77777777" w:rsidR="0045732C" w:rsidRPr="000C2F21" w:rsidRDefault="002A74E7">
      <w:pPr>
        <w:pStyle w:val="BodyText"/>
        <w:spacing w:before="152"/>
        <w:ind w:left="138" w:right="112" w:firstLine="35"/>
        <w:jc w:val="both"/>
        <w:rPr>
          <w:lang w:val="de-AT"/>
        </w:rPr>
      </w:pPr>
      <w:r>
        <w:rPr>
          <w:rFonts w:ascii="Arial" w:hAnsi="Arial"/>
          <w:b/>
          <w:sz w:val="18"/>
        </w:rPr>
        <w:t>The features.</w:t>
      </w:r>
      <w:r>
        <w:rPr>
          <w:rFonts w:ascii="Arial" w:hAnsi="Arial"/>
          <w:b/>
          <w:spacing w:val="1"/>
          <w:sz w:val="18"/>
        </w:rPr>
        <w:t xml:space="preserve"> </w:t>
      </w:r>
      <w:r>
        <w:t>We used four different groups of features. The first group of features are dummy features indicating whether</w:t>
      </w:r>
      <w:r>
        <w:rPr>
          <w:spacing w:val="1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individual</w:t>
      </w:r>
      <w:r>
        <w:rPr>
          <w:spacing w:val="-12"/>
        </w:rPr>
        <w:t xml:space="preserve"> </w:t>
      </w:r>
      <w:r>
        <w:t>comes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country</w:t>
      </w:r>
      <w:r>
        <w:rPr>
          <w:spacing w:val="-11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not.</w:t>
      </w:r>
      <w:r>
        <w:rPr>
          <w:spacing w:val="-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111</w:t>
      </w:r>
      <w:r>
        <w:rPr>
          <w:spacing w:val="-11"/>
        </w:rPr>
        <w:t xml:space="preserve"> </w:t>
      </w:r>
      <w:r>
        <w:t>countries</w:t>
      </w:r>
      <w:r>
        <w:rPr>
          <w:spacing w:val="-12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lead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unnecessary</w:t>
      </w:r>
      <w:r>
        <w:rPr>
          <w:spacing w:val="-11"/>
        </w:rPr>
        <w:t xml:space="preserve"> </w:t>
      </w:r>
      <w:r>
        <w:t>increase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size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 xml:space="preserve">we only took those 10 countries with the most filled out daily questionnaires. These countries are </w:t>
      </w:r>
      <w:r>
        <w:rPr>
          <w:rFonts w:ascii="Courier New" w:hAnsi="Courier New"/>
        </w:rPr>
        <w:t>[’DE’, ’US’, ’NL’,</w:t>
      </w:r>
      <w:r>
        <w:rPr>
          <w:rFonts w:ascii="Courier New" w:hAnsi="Courier New"/>
          <w:spacing w:val="-118"/>
        </w:rPr>
        <w:t xml:space="preserve"> </w:t>
      </w:r>
      <w:r>
        <w:rPr>
          <w:rFonts w:ascii="Courier New" w:hAnsi="Courier New"/>
        </w:rPr>
        <w:t>’CH’,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’GB’,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’CA’,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’RU’,</w:t>
      </w:r>
      <w:r>
        <w:rPr>
          <w:rFonts w:ascii="Courier New" w:hAnsi="Courier New"/>
          <w:spacing w:val="-8"/>
        </w:rPr>
        <w:t xml:space="preserve"> </w:t>
      </w:r>
      <w:r>
        <w:rPr>
          <w:rFonts w:ascii="Courier New" w:hAnsi="Courier New"/>
        </w:rPr>
        <w:t>’AT’,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’IT’,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’NO’]</w:t>
      </w:r>
      <w:r>
        <w:t>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rPr>
          <w:rFonts w:ascii="Courier New" w:hAnsi="Courier New"/>
        </w:rPr>
        <w:t>seasons</w:t>
      </w:r>
      <w:r>
        <w:t>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coded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dummy</w:t>
      </w:r>
      <w:r>
        <w:rPr>
          <w:spacing w:val="-1"/>
        </w:rPr>
        <w:t xml:space="preserve"> </w:t>
      </w:r>
      <w:r>
        <w:t>features.</w:t>
      </w:r>
      <w:r>
        <w:rPr>
          <w:spacing w:val="11"/>
        </w:rPr>
        <w:t xml:space="preserve"> </w:t>
      </w:r>
      <w:r w:rsidRPr="000C2F21">
        <w:rPr>
          <w:lang w:val="de-AT"/>
        </w:rPr>
        <w:t>The</w:t>
      </w:r>
      <w:r w:rsidRPr="000C2F21">
        <w:rPr>
          <w:spacing w:val="-2"/>
          <w:lang w:val="de-AT"/>
        </w:rPr>
        <w:t xml:space="preserve"> </w:t>
      </w:r>
      <w:proofErr w:type="spellStart"/>
      <w:r w:rsidRPr="000C2F21">
        <w:rPr>
          <w:lang w:val="de-AT"/>
        </w:rPr>
        <w:t>third</w:t>
      </w:r>
      <w:proofErr w:type="spellEnd"/>
      <w:r w:rsidRPr="000C2F21">
        <w:rPr>
          <w:spacing w:val="-1"/>
          <w:lang w:val="de-AT"/>
        </w:rPr>
        <w:t xml:space="preserve"> </w:t>
      </w:r>
      <w:proofErr w:type="spellStart"/>
      <w:r w:rsidRPr="000C2F21">
        <w:rPr>
          <w:lang w:val="de-AT"/>
        </w:rPr>
        <w:t>group</w:t>
      </w:r>
      <w:proofErr w:type="spellEnd"/>
      <w:r w:rsidRPr="000C2F21">
        <w:rPr>
          <w:spacing w:val="-1"/>
          <w:lang w:val="de-AT"/>
        </w:rPr>
        <w:t xml:space="preserve"> </w:t>
      </w:r>
      <w:proofErr w:type="spellStart"/>
      <w:r w:rsidRPr="000C2F21">
        <w:rPr>
          <w:lang w:val="de-AT"/>
        </w:rPr>
        <w:t>contains</w:t>
      </w:r>
      <w:proofErr w:type="spellEnd"/>
      <w:r w:rsidRPr="000C2F21">
        <w:rPr>
          <w:spacing w:val="-1"/>
          <w:lang w:val="de-AT"/>
        </w:rPr>
        <w:t xml:space="preserve"> </w:t>
      </w:r>
      <w:proofErr w:type="spellStart"/>
      <w:r w:rsidRPr="000C2F21">
        <w:rPr>
          <w:rFonts w:ascii="Courier New" w:hAnsi="Courier New"/>
          <w:lang w:val="de-AT"/>
        </w:rPr>
        <w:t>age</w:t>
      </w:r>
      <w:proofErr w:type="spellEnd"/>
      <w:r w:rsidRPr="000C2F21">
        <w:rPr>
          <w:rFonts w:ascii="Courier New" w:hAnsi="Courier New"/>
          <w:spacing w:val="-71"/>
          <w:lang w:val="de-AT"/>
        </w:rPr>
        <w:t xml:space="preserve"> </w:t>
      </w:r>
      <w:r w:rsidRPr="000C2F21">
        <w:rPr>
          <w:lang w:val="de-AT"/>
        </w:rPr>
        <w:t>and</w:t>
      </w:r>
      <w:r w:rsidRPr="000C2F21">
        <w:rPr>
          <w:spacing w:val="-2"/>
          <w:lang w:val="de-AT"/>
        </w:rPr>
        <w:t xml:space="preserve"> </w:t>
      </w:r>
      <w:r w:rsidRPr="000C2F21">
        <w:rPr>
          <w:rFonts w:ascii="Courier New" w:hAnsi="Courier New"/>
          <w:lang w:val="de-AT"/>
        </w:rPr>
        <w:t>sex</w:t>
      </w:r>
      <w:r w:rsidRPr="000C2F21">
        <w:rPr>
          <w:lang w:val="de-AT"/>
        </w:rPr>
        <w:t>.</w:t>
      </w:r>
    </w:p>
    <w:p w14:paraId="59C22FCF" w14:textId="77777777" w:rsidR="0045732C" w:rsidRDefault="002A74E7">
      <w:pPr>
        <w:pStyle w:val="BodyText"/>
        <w:spacing w:line="249" w:lineRule="auto"/>
        <w:ind w:left="167" w:right="171" w:firstLine="6"/>
        <w:jc w:val="both"/>
      </w:pPr>
      <w:r w:rsidRPr="000C2F21">
        <w:rPr>
          <w:color w:val="000000"/>
          <w:spacing w:val="9"/>
          <w:w w:val="99"/>
          <w:shd w:val="clear" w:color="auto" w:fill="FF7F00"/>
          <w:lang w:val="de-AT"/>
        </w:rPr>
        <w:t xml:space="preserve"> </w:t>
      </w:r>
      <w:r w:rsidRPr="000C2F21">
        <w:rPr>
          <w:color w:val="000000"/>
          <w:shd w:val="clear" w:color="auto" w:fill="FF7F00"/>
          <w:lang w:val="de-AT"/>
        </w:rPr>
        <w:t>Thomas: Brauchen wir da Referenzen, dass Alter und Geschlecht hinzugefügt worden sind, da bei Tinnitus aussagekräftig?</w:t>
      </w:r>
      <w:r w:rsidRPr="000C2F21">
        <w:rPr>
          <w:color w:val="000000"/>
          <w:spacing w:val="1"/>
          <w:lang w:val="de-AT"/>
        </w:rPr>
        <w:t xml:space="preserve"> </w:t>
      </w:r>
      <w:commentRangeStart w:id="28"/>
      <w:r>
        <w:rPr>
          <w:color w:val="000000"/>
        </w:rPr>
        <w:t>The age is represented by the year of birth</w:t>
      </w:r>
      <w:commentRangeEnd w:id="28"/>
      <w:r w:rsidR="00F0681B">
        <w:rPr>
          <w:rStyle w:val="CommentReference"/>
        </w:rPr>
        <w:commentReference w:id="28"/>
      </w:r>
      <w:r>
        <w:rPr>
          <w:color w:val="000000"/>
        </w:rPr>
        <w:t>. Sex contains two unique values, male and female. The last group of features is a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 xml:space="preserve">subset of questions of the daily questionnaire. This subset contains information about the </w:t>
      </w:r>
      <w:commentRangeStart w:id="29"/>
      <w:commentRangeStart w:id="30"/>
      <w:commentRangeStart w:id="31"/>
      <w:r>
        <w:rPr>
          <w:color w:val="000000"/>
        </w:rPr>
        <w:t>momentary mood, arousal, stress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level,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concentration</w:t>
      </w:r>
      <w:commentRangeEnd w:id="29"/>
      <w:r w:rsidR="00F0681B">
        <w:rPr>
          <w:rStyle w:val="CommentReference"/>
        </w:rPr>
        <w:commentReference w:id="29"/>
      </w:r>
      <w:commentRangeEnd w:id="30"/>
      <w:r w:rsidR="00A520FE">
        <w:rPr>
          <w:rStyle w:val="CommentReference"/>
        </w:rPr>
        <w:commentReference w:id="30"/>
      </w:r>
      <w:commentRangeEnd w:id="31"/>
      <w:r w:rsidR="00A520FE">
        <w:rPr>
          <w:rStyle w:val="CommentReference"/>
        </w:rPr>
        <w:commentReference w:id="31"/>
      </w:r>
      <w:r>
        <w:rPr>
          <w:color w:val="000000"/>
        </w:rPr>
        <w:t>.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This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results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in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</w:rPr>
        <w:t>dataframe</w:t>
      </w:r>
      <w:proofErr w:type="spellEnd"/>
      <w:r>
        <w:rPr>
          <w:color w:val="000000"/>
          <w:spacing w:val="-3"/>
        </w:rPr>
        <w:t xml:space="preserve"> </w:t>
      </w:r>
      <w:r>
        <w:rPr>
          <w:color w:val="000000"/>
        </w:rPr>
        <w:t>with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20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features,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1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binary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target,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74,360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samples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from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2,179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users.</w:t>
      </w:r>
    </w:p>
    <w:p w14:paraId="09B0FA0F" w14:textId="77777777" w:rsidR="0045732C" w:rsidRDefault="002A74E7">
      <w:pPr>
        <w:pStyle w:val="BodyText"/>
        <w:spacing w:before="148" w:line="249" w:lineRule="auto"/>
        <w:ind w:left="173" w:right="171"/>
        <w:jc w:val="both"/>
      </w:pPr>
      <w:r>
        <w:rPr>
          <w:rFonts w:ascii="Arial"/>
          <w:b/>
          <w:sz w:val="18"/>
        </w:rPr>
        <w:t>Data</w:t>
      </w:r>
      <w:r>
        <w:rPr>
          <w:rFonts w:ascii="Arial"/>
          <w:b/>
          <w:spacing w:val="-5"/>
          <w:sz w:val="18"/>
        </w:rPr>
        <w:t xml:space="preserve"> </w:t>
      </w:r>
      <w:r>
        <w:rPr>
          <w:rFonts w:ascii="Arial"/>
          <w:b/>
          <w:sz w:val="18"/>
        </w:rPr>
        <w:t>preparation.</w:t>
      </w:r>
      <w:r>
        <w:rPr>
          <w:rFonts w:ascii="Arial"/>
          <w:b/>
          <w:spacing w:val="35"/>
          <w:sz w:val="18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previous</w:t>
      </w:r>
      <w:r>
        <w:rPr>
          <w:spacing w:val="-4"/>
        </w:rPr>
        <w:t xml:space="preserve"> </w:t>
      </w:r>
      <w:commentRangeStart w:id="32"/>
      <w:commentRangeStart w:id="33"/>
      <w:commentRangeStart w:id="34"/>
      <w:r>
        <w:t>research</w:t>
      </w:r>
      <w:r>
        <w:rPr>
          <w:spacing w:val="-5"/>
        </w:rPr>
        <w:t xml:space="preserve"> </w:t>
      </w:r>
      <w:r>
        <w:t>works</w:t>
      </w:r>
      <w:commentRangeEnd w:id="32"/>
      <w:r w:rsidR="00F0681B">
        <w:rPr>
          <w:rStyle w:val="CommentReference"/>
        </w:rPr>
        <w:commentReference w:id="32"/>
      </w:r>
      <w:commentRangeEnd w:id="33"/>
      <w:r w:rsidR="00A520FE">
        <w:rPr>
          <w:rStyle w:val="CommentReference"/>
        </w:rPr>
        <w:commentReference w:id="33"/>
      </w:r>
      <w:commentRangeEnd w:id="34"/>
      <w:r w:rsidR="00A520FE">
        <w:rPr>
          <w:rStyle w:val="CommentReference"/>
        </w:rPr>
        <w:commentReference w:id="34"/>
      </w:r>
      <w:r>
        <w:t>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knew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imbalanced</w:t>
      </w:r>
      <w:r>
        <w:rPr>
          <w:spacing w:val="-5"/>
        </w:rPr>
        <w:t xml:space="preserve"> </w:t>
      </w:r>
      <w:r>
        <w:t>regarding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target.</w:t>
      </w:r>
      <w:r>
        <w:rPr>
          <w:spacing w:val="6"/>
        </w:rPr>
        <w:t xml:space="preserve"> </w:t>
      </w:r>
      <w:r>
        <w:t>This</w:t>
      </w:r>
      <w:r>
        <w:rPr>
          <w:spacing w:val="-48"/>
        </w:rPr>
        <w:t xml:space="preserve"> </w:t>
      </w:r>
      <w:r>
        <w:t>means that about 75,000 answers are tinnitus = yes, but only 20,000 tinnitus = no. A classifier that guessed randomly the</w:t>
      </w:r>
      <w:r>
        <w:rPr>
          <w:spacing w:val="1"/>
        </w:rPr>
        <w:t xml:space="preserve"> </w:t>
      </w:r>
      <w:r>
        <w:t>outcome</w:t>
      </w:r>
      <w:r>
        <w:rPr>
          <w:spacing w:val="11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get</w:t>
      </w:r>
      <w:r>
        <w:rPr>
          <w:spacing w:val="11"/>
        </w:rPr>
        <w:t xml:space="preserve"> </w:t>
      </w:r>
      <w:r>
        <w:t>50</w:t>
      </w:r>
      <w:r>
        <w:rPr>
          <w:spacing w:val="12"/>
        </w:rPr>
        <w:t xml:space="preserve"> </w:t>
      </w:r>
      <w:r>
        <w:t>%</w:t>
      </w:r>
      <w:r>
        <w:rPr>
          <w:spacing w:val="10"/>
        </w:rPr>
        <w:t xml:space="preserve"> </w:t>
      </w:r>
      <w:r>
        <w:t>accuracy</w:t>
      </w:r>
      <w:r>
        <w:rPr>
          <w:spacing w:val="1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average,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i/>
        </w:rPr>
        <w:t>naive</w:t>
      </w:r>
      <w:r>
        <w:rPr>
          <w:i/>
          <w:spacing w:val="11"/>
        </w:rPr>
        <w:t xml:space="preserve"> </w:t>
      </w:r>
      <w:r>
        <w:t>classifier</w:t>
      </w:r>
      <w:r>
        <w:rPr>
          <w:spacing w:val="12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simply</w:t>
      </w:r>
      <w:r>
        <w:rPr>
          <w:spacing w:val="11"/>
        </w:rPr>
        <w:t xml:space="preserve"> </w:t>
      </w:r>
      <w:r>
        <w:t>always</w:t>
      </w:r>
      <w:r>
        <w:rPr>
          <w:spacing w:val="11"/>
        </w:rPr>
        <w:t xml:space="preserve"> </w:t>
      </w:r>
      <w:r>
        <w:t>predict</w:t>
      </w:r>
      <w:r>
        <w:rPr>
          <w:spacing w:val="12"/>
        </w:rPr>
        <w:t xml:space="preserve"> </w:t>
      </w:r>
      <w:r>
        <w:rPr>
          <w:i/>
        </w:rPr>
        <w:t>Tinnitus=yes</w:t>
      </w:r>
      <w:r>
        <w:rPr>
          <w:i/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would</w:t>
      </w:r>
      <w:r>
        <w:rPr>
          <w:spacing w:val="12"/>
        </w:rPr>
        <w:t xml:space="preserve"> </w:t>
      </w:r>
      <w:r>
        <w:t>get</w:t>
      </w:r>
    </w:p>
    <w:p w14:paraId="6575CD77" w14:textId="77777777" w:rsidR="0045732C" w:rsidRDefault="002A74E7">
      <w:pPr>
        <w:pStyle w:val="BodyText"/>
        <w:spacing w:line="249" w:lineRule="auto"/>
        <w:ind w:left="173" w:right="171" w:hanging="5"/>
        <w:jc w:val="both"/>
      </w:pPr>
      <w:r>
        <w:t xml:space="preserve">78.95 % accuracy on average. We therefore draw randomly 54,566 times a sample from the </w:t>
      </w:r>
      <w:r>
        <w:rPr>
          <w:i/>
        </w:rPr>
        <w:t xml:space="preserve">Tinnitus=no </w:t>
      </w:r>
      <w:r>
        <w:t>group, add it to the</w:t>
      </w:r>
      <w:r>
        <w:rPr>
          <w:spacing w:val="-47"/>
        </w:rPr>
        <w:t xml:space="preserve"> </w:t>
      </w:r>
      <w:proofErr w:type="spellStart"/>
      <w:r>
        <w:t>dataframe</w:t>
      </w:r>
      <w:proofErr w:type="spellEnd"/>
      <w:r>
        <w:t>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finally</w:t>
      </w:r>
      <w:r>
        <w:rPr>
          <w:spacing w:val="-7"/>
        </w:rPr>
        <w:t xml:space="preserve"> </w:t>
      </w:r>
      <w:r>
        <w:t>shuffle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samples.</w:t>
      </w:r>
      <w:r>
        <w:rPr>
          <w:spacing w:val="3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forces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naive</w:t>
      </w:r>
      <w:r>
        <w:rPr>
          <w:spacing w:val="-7"/>
        </w:rPr>
        <w:t xml:space="preserve"> </w:t>
      </w:r>
      <w:r>
        <w:t>classifier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down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50</w:t>
      </w:r>
      <w:r>
        <w:rPr>
          <w:spacing w:val="-7"/>
        </w:rPr>
        <w:t xml:space="preserve"> </w:t>
      </w:r>
      <w:r>
        <w:t>%.</w:t>
      </w:r>
      <w:r>
        <w:rPr>
          <w:spacing w:val="4"/>
        </w:rPr>
        <w:t xml:space="preserve"> </w:t>
      </w:r>
      <w:r>
        <w:t>This,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turn,</w:t>
      </w:r>
      <w:r>
        <w:rPr>
          <w:spacing w:val="-7"/>
        </w:rPr>
        <w:t xml:space="preserve"> </w:t>
      </w:r>
      <w:r>
        <w:t>means</w:t>
      </w:r>
      <w:r>
        <w:rPr>
          <w:spacing w:val="-4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improvement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attributed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classifier.</w:t>
      </w:r>
    </w:p>
    <w:p w14:paraId="73583B06" w14:textId="77777777" w:rsidR="0045732C" w:rsidRDefault="002A74E7">
      <w:pPr>
        <w:pStyle w:val="BodyText"/>
        <w:spacing w:before="152" w:line="249" w:lineRule="auto"/>
        <w:ind w:left="166" w:right="164" w:firstLine="7"/>
        <w:jc w:val="both"/>
      </w:pPr>
      <w:r>
        <w:rPr>
          <w:rFonts w:ascii="Arial"/>
          <w:b/>
          <w:sz w:val="18"/>
        </w:rPr>
        <w:t>Machine Learning.</w:t>
      </w:r>
      <w:r>
        <w:rPr>
          <w:rFonts w:ascii="Arial"/>
          <w:b/>
          <w:spacing w:val="1"/>
          <w:sz w:val="18"/>
        </w:rPr>
        <w:t xml:space="preserve"> </w:t>
      </w:r>
      <w:r>
        <w:t>We used a Gradient Boosting Machine</w:t>
      </w:r>
      <w:hyperlink w:anchor="_bookmark38" w:history="1">
        <w:r>
          <w:rPr>
            <w:color w:val="0000FF"/>
            <w:vertAlign w:val="superscript"/>
          </w:rPr>
          <w:t>33</w:t>
        </w:r>
      </w:hyperlink>
      <w:r>
        <w:t>, which builds an additive model and learns subsequently from</w:t>
      </w:r>
      <w:r>
        <w:rPr>
          <w:spacing w:val="-47"/>
        </w:rPr>
        <w:t xml:space="preserve"> </w:t>
      </w:r>
      <w:r>
        <w:t>prior classification trees. We further divided the data into three sets: Two for cross-validation (the training and the validation</w:t>
      </w:r>
      <w:r>
        <w:rPr>
          <w:spacing w:val="-47"/>
        </w:rPr>
        <w:t xml:space="preserve"> </w:t>
      </w:r>
      <w:r>
        <w:t>sets), and one for the final testing. For cross-validation, we used 70 %, for testing, and 30% for validation. We stratified on y</w:t>
      </w:r>
      <w:r>
        <w:rPr>
          <w:spacing w:val="-47"/>
        </w:rPr>
        <w:t xml:space="preserve"> </w:t>
      </w:r>
      <w:r>
        <w:rPr>
          <w:w w:val="95"/>
        </w:rPr>
        <w:t xml:space="preserve">while splitting </w:t>
      </w:r>
      <w:proofErr w:type="gramStart"/>
      <w:r>
        <w:rPr>
          <w:w w:val="95"/>
        </w:rPr>
        <w:t>in order to</w:t>
      </w:r>
      <w:proofErr w:type="gramEnd"/>
      <w:r>
        <w:rPr>
          <w:w w:val="95"/>
        </w:rPr>
        <w:t xml:space="preserve"> retain the 50-50 distribution of the binary target.</w:t>
      </w:r>
      <w:r>
        <w:rPr>
          <w:spacing w:val="45"/>
        </w:rPr>
        <w:t xml:space="preserve"> </w:t>
      </w:r>
      <w:r>
        <w:rPr>
          <w:w w:val="95"/>
        </w:rPr>
        <w:t xml:space="preserve">After an hyperparameter tuning using </w:t>
      </w:r>
      <w:proofErr w:type="spellStart"/>
      <w:r>
        <w:rPr>
          <w:w w:val="95"/>
        </w:rPr>
        <w:t>gridsearch</w:t>
      </w:r>
      <w:proofErr w:type="spellEnd"/>
      <w:r>
        <w:rPr>
          <w:w w:val="95"/>
        </w:rPr>
        <w:t>, we</w:t>
      </w:r>
      <w:r>
        <w:rPr>
          <w:spacing w:val="1"/>
          <w:w w:val="95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b/>
        </w:rPr>
        <w:t>final</w:t>
      </w:r>
      <w:r>
        <w:rPr>
          <w:b/>
          <w:spacing w:val="-2"/>
        </w:rPr>
        <w:t xml:space="preserve"> </w:t>
      </w:r>
      <w:r>
        <w:rPr>
          <w:b/>
        </w:rPr>
        <w:t>accuracy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93.3</w:t>
      </w:r>
      <w:r>
        <w:rPr>
          <w:b/>
          <w:spacing w:val="-2"/>
        </w:rPr>
        <w:t xml:space="preserve"> </w:t>
      </w:r>
      <w:r>
        <w:rPr>
          <w:b/>
        </w:rPr>
        <w:t>%</w:t>
      </w:r>
      <w:r>
        <w:rPr>
          <w:b/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  <w:r>
        <w:rPr>
          <w:spacing w:val="10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Fig.</w:t>
      </w:r>
      <w:r>
        <w:rPr>
          <w:spacing w:val="11"/>
        </w:rPr>
        <w:t xml:space="preserve"> </w:t>
      </w:r>
      <w:hyperlink w:anchor="_bookmark0" w:history="1">
        <w:r>
          <w:rPr>
            <w:color w:val="0000FF"/>
          </w:rPr>
          <w:t>1</w:t>
        </w:r>
      </w:hyperlink>
      <w:r>
        <w:t>.</w:t>
      </w:r>
    </w:p>
    <w:p w14:paraId="1ADD4B7E" w14:textId="77777777" w:rsidR="0045732C" w:rsidRDefault="002A74E7">
      <w:pPr>
        <w:pStyle w:val="BodyText"/>
        <w:spacing w:before="152" w:line="249" w:lineRule="auto"/>
        <w:ind w:left="173" w:right="171"/>
        <w:jc w:val="both"/>
      </w:pPr>
      <w:r>
        <w:rPr>
          <w:rFonts w:ascii="Arial"/>
          <w:b/>
          <w:sz w:val="18"/>
        </w:rPr>
        <w:t>Feature Importance</w:t>
      </w:r>
      <w:r>
        <w:rPr>
          <w:rFonts w:ascii="Arial"/>
          <w:b/>
          <w:spacing w:val="1"/>
          <w:sz w:val="18"/>
        </w:rPr>
        <w:t xml:space="preserve"> </w:t>
      </w:r>
      <w:r>
        <w:t>To find out which of the variables have a high impact on tinnitus prediction, we looked at the feature</w:t>
      </w:r>
      <w:r>
        <w:rPr>
          <w:spacing w:val="-47"/>
        </w:rPr>
        <w:t xml:space="preserve"> </w:t>
      </w:r>
      <w:r>
        <w:rPr>
          <w:w w:val="95"/>
        </w:rPr>
        <w:t xml:space="preserve">importance of the gradient boosting machine. </w:t>
      </w:r>
      <w:proofErr w:type="gramStart"/>
      <w:r>
        <w:rPr>
          <w:w w:val="95"/>
        </w:rPr>
        <w:t>In order to</w:t>
      </w:r>
      <w:proofErr w:type="gramEnd"/>
      <w:r>
        <w:rPr>
          <w:w w:val="95"/>
        </w:rPr>
        <w:t xml:space="preserve"> determine the feature importance more accurately, we have investigated</w:t>
      </w:r>
      <w:r>
        <w:rPr>
          <w:spacing w:val="1"/>
          <w:w w:val="95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this.</w:t>
      </w:r>
      <w:r>
        <w:rPr>
          <w:spacing w:val="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proofErr w:type="spellStart"/>
      <w:r>
        <w:rPr>
          <w:i/>
        </w:rPr>
        <w:t>gini</w:t>
      </w:r>
      <w:proofErr w:type="spellEnd"/>
      <w:r>
        <w:rPr>
          <w:i/>
          <w:spacing w:val="-5"/>
        </w:rPr>
        <w:t xml:space="preserve"> </w:t>
      </w:r>
      <w:r>
        <w:rPr>
          <w:i/>
        </w:rPr>
        <w:t>importance</w:t>
      </w:r>
      <w:r>
        <w:t>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i/>
        </w:rPr>
        <w:t>permutation</w:t>
      </w:r>
      <w:r>
        <w:rPr>
          <w:i/>
          <w:spacing w:val="-5"/>
        </w:rPr>
        <w:t xml:space="preserve"> </w:t>
      </w:r>
      <w:r>
        <w:rPr>
          <w:i/>
        </w:rPr>
        <w:t>importance</w:t>
      </w:r>
      <w:r>
        <w:t>,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is</w:t>
      </w:r>
      <w:r>
        <w:rPr>
          <w:spacing w:val="-4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i/>
        </w:rPr>
        <w:t>correlation</w:t>
      </w:r>
      <w:r>
        <w:t>.</w:t>
      </w:r>
      <w:r>
        <w:rPr>
          <w:spacing w:val="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importance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units.</w:t>
      </w:r>
      <w:r>
        <w:rPr>
          <w:spacing w:val="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comparable,</w:t>
      </w:r>
      <w:r>
        <w:rPr>
          <w:spacing w:val="-4"/>
        </w:rPr>
        <w:t xml:space="preserve"> </w:t>
      </w:r>
      <w:r>
        <w:t>we</w:t>
      </w:r>
      <w:r>
        <w:rPr>
          <w:spacing w:val="-48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importance</w:t>
      </w:r>
      <w:r>
        <w:rPr>
          <w:spacing w:val="-1"/>
        </w:rPr>
        <w:t xml:space="preserve"> </w:t>
      </w:r>
      <w:r>
        <w:t>ranking.</w:t>
      </w:r>
    </w:p>
    <w:p w14:paraId="36A5F36C" w14:textId="77777777" w:rsidR="0045732C" w:rsidRDefault="002A74E7">
      <w:pPr>
        <w:pStyle w:val="BodyText"/>
        <w:spacing w:before="6" w:line="249" w:lineRule="auto"/>
        <w:ind w:left="167" w:right="137" w:firstLine="305"/>
        <w:jc w:val="both"/>
      </w:pPr>
      <w:r>
        <w:t>If we first divide the features into their groups (country, season, demographics, EMA), we can see that the EMA features</w:t>
      </w:r>
      <w:r>
        <w:rPr>
          <w:spacing w:val="-47"/>
        </w:rPr>
        <w:t xml:space="preserve"> </w:t>
      </w:r>
      <w:r>
        <w:t>(</w:t>
      </w:r>
      <w:commentRangeStart w:id="35"/>
      <w:r>
        <w:t>questions 4, 5, 6, and 7</w:t>
      </w:r>
      <w:commentRangeEnd w:id="35"/>
      <w:r w:rsidR="00F0681B">
        <w:rPr>
          <w:rStyle w:val="CommentReference"/>
        </w:rPr>
        <w:commentReference w:id="35"/>
      </w:r>
      <w:r>
        <w:t>) and the demographic features (sex, age) seem to be the most important feature groups on average.</w:t>
      </w:r>
      <w:r>
        <w:rPr>
          <w:spacing w:val="1"/>
        </w:rPr>
        <w:t xml:space="preserve"> </w:t>
      </w:r>
      <w:r>
        <w:t>The third most important feature group is the season, followed by the countries. Year of birth is a very important feature for</w:t>
      </w:r>
      <w:r>
        <w:rPr>
          <w:spacing w:val="1"/>
        </w:rPr>
        <w:t xml:space="preserve"> </w:t>
      </w:r>
      <w:r>
        <w:t>the Gradient Boosting Machine for two reasons. First, it has a high cardinality (many different values) and second, it has a</w:t>
      </w:r>
      <w:r>
        <w:rPr>
          <w:spacing w:val="1"/>
        </w:rPr>
        <w:t xml:space="preserve"> </w:t>
      </w:r>
      <w:r>
        <w:t>moderate</w:t>
      </w:r>
      <w:r>
        <w:rPr>
          <w:spacing w:val="8"/>
        </w:rPr>
        <w:t xml:space="preserve"> </w:t>
      </w:r>
      <w:r>
        <w:t>correlation</w:t>
      </w:r>
      <w:r>
        <w:rPr>
          <w:spacing w:val="8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current</w:t>
      </w:r>
      <w:r>
        <w:rPr>
          <w:spacing w:val="8"/>
        </w:rPr>
        <w:t xml:space="preserve"> </w:t>
      </w:r>
      <w:r>
        <w:t>tinnitus.</w:t>
      </w:r>
      <w:r>
        <w:rPr>
          <w:spacing w:val="2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permutation</w:t>
      </w:r>
      <w:r>
        <w:rPr>
          <w:spacing w:val="9"/>
        </w:rPr>
        <w:t xml:space="preserve"> </w:t>
      </w:r>
      <w:r>
        <w:t>importance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29.7</w:t>
      </w:r>
      <w:r>
        <w:rPr>
          <w:spacing w:val="8"/>
        </w:rPr>
        <w:t xml:space="preserve"> </w:t>
      </w:r>
      <w:r>
        <w:t>%</w:t>
      </w:r>
      <w:r>
        <w:rPr>
          <w:spacing w:val="9"/>
        </w:rPr>
        <w:t xml:space="preserve"> </w:t>
      </w:r>
      <w:r>
        <w:t>suggests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accuracy</w:t>
      </w:r>
      <w:r>
        <w:rPr>
          <w:spacing w:val="8"/>
        </w:rPr>
        <w:t xml:space="preserve"> </w:t>
      </w:r>
      <w:r>
        <w:t>becomes</w:t>
      </w:r>
      <w:r>
        <w:rPr>
          <w:spacing w:val="9"/>
        </w:rPr>
        <w:t xml:space="preserve"> </w:t>
      </w:r>
      <w:r>
        <w:t>29.7</w:t>
      </w:r>
    </w:p>
    <w:p w14:paraId="17783720" w14:textId="77777777" w:rsidR="0045732C" w:rsidRDefault="002A74E7">
      <w:pPr>
        <w:pStyle w:val="BodyText"/>
        <w:spacing w:line="249" w:lineRule="auto"/>
        <w:ind w:left="173" w:right="171" w:hanging="17"/>
        <w:jc w:val="both"/>
      </w:pPr>
      <w:r>
        <w:t>% percentage points worse when the year of birth is replaced by a random variable. For example, almost all Russian users</w:t>
      </w:r>
      <w:r>
        <w:rPr>
          <w:spacing w:val="1"/>
        </w:rPr>
        <w:t xml:space="preserve"> </w:t>
      </w:r>
      <w:r>
        <w:rPr>
          <w:spacing w:val="-1"/>
        </w:rPr>
        <w:t>have</w:t>
      </w:r>
      <w:r>
        <w:rPr>
          <w:spacing w:val="-12"/>
        </w:rPr>
        <w:t xml:space="preserve"> </w:t>
      </w:r>
      <w:r>
        <w:rPr>
          <w:spacing w:val="-1"/>
        </w:rPr>
        <w:t>consistently</w:t>
      </w:r>
      <w:r>
        <w:rPr>
          <w:spacing w:val="-11"/>
        </w:rPr>
        <w:t xml:space="preserve"> </w:t>
      </w:r>
      <w:r>
        <w:rPr>
          <w:spacing w:val="-1"/>
        </w:rPr>
        <w:t>answered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question</w:t>
      </w:r>
      <w:r>
        <w:rPr>
          <w:spacing w:val="-10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current</w:t>
      </w:r>
      <w:r>
        <w:rPr>
          <w:spacing w:val="-11"/>
        </w:rPr>
        <w:t xml:space="preserve"> </w:t>
      </w:r>
      <w:r>
        <w:t>tinnitus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affirmative.</w:t>
      </w:r>
      <w:r>
        <w:rPr>
          <w:spacing w:val="-1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countries</w:t>
      </w:r>
      <w:r>
        <w:rPr>
          <w:spacing w:val="-10"/>
        </w:rPr>
        <w:t xml:space="preserve"> </w:t>
      </w:r>
      <w:r>
        <w:t>feature,</w:t>
      </w:r>
      <w:r>
        <w:rPr>
          <w:spacing w:val="-11"/>
        </w:rPr>
        <w:t xml:space="preserve"> </w:t>
      </w:r>
      <w:r>
        <w:t>Russia</w:t>
      </w:r>
      <w:r>
        <w:rPr>
          <w:spacing w:val="-10"/>
        </w:rPr>
        <w:t xml:space="preserve"> </w:t>
      </w:r>
      <w:r>
        <w:t>therefore</w:t>
      </w:r>
      <w:r>
        <w:rPr>
          <w:spacing w:val="-48"/>
        </w:rPr>
        <w:t xml:space="preserve"> </w:t>
      </w:r>
      <w:r>
        <w:t xml:space="preserve">has a high correlation with current tinnitus. However, because there are relatively few users compared to all users, the </w:t>
      </w:r>
      <w:proofErr w:type="spellStart"/>
      <w:r>
        <w:t>gini</w:t>
      </w:r>
      <w:proofErr w:type="spellEnd"/>
      <w:r>
        <w:rPr>
          <w:spacing w:val="1"/>
        </w:rPr>
        <w:t xml:space="preserve"> </w:t>
      </w:r>
      <w:r>
        <w:t>importance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RU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2.19</w:t>
      </w:r>
      <w:r>
        <w:rPr>
          <w:spacing w:val="-2"/>
        </w:rPr>
        <w:t xml:space="preserve"> </w:t>
      </w:r>
      <w:r>
        <w:t>%.</w:t>
      </w:r>
    </w:p>
    <w:p w14:paraId="79E785A3" w14:textId="77777777" w:rsidR="0045732C" w:rsidRPr="000C2F21" w:rsidRDefault="002A74E7">
      <w:pPr>
        <w:pStyle w:val="BodyText"/>
        <w:spacing w:before="57"/>
        <w:ind w:left="472"/>
        <w:jc w:val="both"/>
        <w:rPr>
          <w:lang w:val="de-AT"/>
        </w:rPr>
      </w:pPr>
      <w:commentRangeStart w:id="36"/>
      <w:r>
        <w:rPr>
          <w:color w:val="000000"/>
          <w:spacing w:val="9"/>
          <w:w w:val="99"/>
          <w:shd w:val="clear" w:color="auto" w:fill="FF7F00"/>
        </w:rPr>
        <w:t xml:space="preserve"> </w:t>
      </w:r>
      <w:r w:rsidRPr="000C2F21">
        <w:rPr>
          <w:color w:val="000000"/>
          <w:shd w:val="clear" w:color="auto" w:fill="FF7F00"/>
          <w:lang w:val="de-AT"/>
        </w:rPr>
        <w:t>Thomas:</w:t>
      </w:r>
      <w:r w:rsidRPr="000C2F21">
        <w:rPr>
          <w:color w:val="000000"/>
          <w:spacing w:val="8"/>
          <w:shd w:val="clear" w:color="auto" w:fill="FF7F00"/>
          <w:lang w:val="de-AT"/>
        </w:rPr>
        <w:t xml:space="preserve"> </w:t>
      </w:r>
      <w:r w:rsidRPr="000C2F21">
        <w:rPr>
          <w:color w:val="000000"/>
          <w:shd w:val="clear" w:color="auto" w:fill="FF7F00"/>
          <w:lang w:val="de-AT"/>
        </w:rPr>
        <w:t>Sollte</w:t>
      </w:r>
      <w:r w:rsidRPr="000C2F21">
        <w:rPr>
          <w:color w:val="000000"/>
          <w:spacing w:val="-3"/>
          <w:shd w:val="clear" w:color="auto" w:fill="FF7F00"/>
          <w:lang w:val="de-AT"/>
        </w:rPr>
        <w:t xml:space="preserve"> </w:t>
      </w:r>
      <w:r w:rsidRPr="000C2F21">
        <w:rPr>
          <w:color w:val="000000"/>
          <w:shd w:val="clear" w:color="auto" w:fill="FF7F00"/>
          <w:lang w:val="de-AT"/>
        </w:rPr>
        <w:t>man</w:t>
      </w:r>
      <w:r w:rsidRPr="000C2F21">
        <w:rPr>
          <w:color w:val="000000"/>
          <w:spacing w:val="-3"/>
          <w:shd w:val="clear" w:color="auto" w:fill="FF7F00"/>
          <w:lang w:val="de-AT"/>
        </w:rPr>
        <w:t xml:space="preserve"> </w:t>
      </w:r>
      <w:r w:rsidRPr="000C2F21">
        <w:rPr>
          <w:color w:val="000000"/>
          <w:shd w:val="clear" w:color="auto" w:fill="FF7F00"/>
          <w:lang w:val="de-AT"/>
        </w:rPr>
        <w:t>zwischen</w:t>
      </w:r>
      <w:r w:rsidRPr="000C2F21">
        <w:rPr>
          <w:color w:val="000000"/>
          <w:spacing w:val="-3"/>
          <w:shd w:val="clear" w:color="auto" w:fill="FF7F00"/>
          <w:lang w:val="de-AT"/>
        </w:rPr>
        <w:t xml:space="preserve"> </w:t>
      </w:r>
      <w:r w:rsidRPr="000C2F21">
        <w:rPr>
          <w:color w:val="000000"/>
          <w:shd w:val="clear" w:color="auto" w:fill="FF7F00"/>
          <w:lang w:val="de-AT"/>
        </w:rPr>
        <w:t>den</w:t>
      </w:r>
      <w:r w:rsidRPr="000C2F21">
        <w:rPr>
          <w:color w:val="000000"/>
          <w:spacing w:val="-3"/>
          <w:shd w:val="clear" w:color="auto" w:fill="FF7F00"/>
          <w:lang w:val="de-AT"/>
        </w:rPr>
        <w:t xml:space="preserve"> </w:t>
      </w:r>
      <w:r w:rsidRPr="000C2F21">
        <w:rPr>
          <w:color w:val="000000"/>
          <w:shd w:val="clear" w:color="auto" w:fill="FF7F00"/>
          <w:lang w:val="de-AT"/>
        </w:rPr>
        <w:t>RQs</w:t>
      </w:r>
      <w:r w:rsidRPr="000C2F21">
        <w:rPr>
          <w:color w:val="000000"/>
          <w:spacing w:val="-3"/>
          <w:shd w:val="clear" w:color="auto" w:fill="FF7F00"/>
          <w:lang w:val="de-AT"/>
        </w:rPr>
        <w:t xml:space="preserve"> </w:t>
      </w:r>
      <w:r w:rsidRPr="000C2F21">
        <w:rPr>
          <w:color w:val="000000"/>
          <w:shd w:val="clear" w:color="auto" w:fill="FF7F00"/>
          <w:lang w:val="de-AT"/>
        </w:rPr>
        <w:t>Überleitungssätze</w:t>
      </w:r>
      <w:r w:rsidRPr="000C2F21">
        <w:rPr>
          <w:color w:val="000000"/>
          <w:spacing w:val="-3"/>
          <w:shd w:val="clear" w:color="auto" w:fill="FF7F00"/>
          <w:lang w:val="de-AT"/>
        </w:rPr>
        <w:t xml:space="preserve"> </w:t>
      </w:r>
      <w:r w:rsidRPr="000C2F21">
        <w:rPr>
          <w:color w:val="000000"/>
          <w:shd w:val="clear" w:color="auto" w:fill="FF7F00"/>
          <w:lang w:val="de-AT"/>
        </w:rPr>
        <w:t>bauen?</w:t>
      </w:r>
      <w:r w:rsidRPr="000C2F21">
        <w:rPr>
          <w:color w:val="000000"/>
          <w:spacing w:val="9"/>
          <w:shd w:val="clear" w:color="auto" w:fill="FF7F00"/>
          <w:lang w:val="de-AT"/>
        </w:rPr>
        <w:t xml:space="preserve"> </w:t>
      </w:r>
      <w:commentRangeEnd w:id="36"/>
      <w:r w:rsidR="00F0681B">
        <w:rPr>
          <w:rStyle w:val="CommentReference"/>
        </w:rPr>
        <w:commentReference w:id="36"/>
      </w:r>
    </w:p>
    <w:p w14:paraId="41FEB534" w14:textId="77777777" w:rsidR="0045732C" w:rsidRPr="000C2F21" w:rsidRDefault="0045732C">
      <w:pPr>
        <w:jc w:val="both"/>
        <w:rPr>
          <w:lang w:val="de-AT"/>
        </w:rPr>
        <w:sectPr w:rsidR="0045732C" w:rsidRPr="000C2F21">
          <w:pgSz w:w="12240" w:h="15840"/>
          <w:pgMar w:top="1220" w:right="960" w:bottom="840" w:left="960" w:header="0" w:footer="648" w:gutter="0"/>
          <w:cols w:space="720"/>
        </w:sectPr>
      </w:pPr>
    </w:p>
    <w:p w14:paraId="637A5073" w14:textId="77777777" w:rsidR="0045732C" w:rsidRPr="000C2F21" w:rsidRDefault="0045732C">
      <w:pPr>
        <w:pStyle w:val="BodyText"/>
        <w:rPr>
          <w:lang w:val="de-AT"/>
        </w:rPr>
      </w:pPr>
    </w:p>
    <w:p w14:paraId="666D2D55" w14:textId="77777777" w:rsidR="0045732C" w:rsidRPr="000C2F21" w:rsidRDefault="0045732C">
      <w:pPr>
        <w:pStyle w:val="BodyText"/>
        <w:rPr>
          <w:lang w:val="de-AT"/>
        </w:rPr>
      </w:pPr>
    </w:p>
    <w:p w14:paraId="057102C1" w14:textId="77777777" w:rsidR="0045732C" w:rsidRPr="000C2F21" w:rsidRDefault="0045732C">
      <w:pPr>
        <w:pStyle w:val="BodyText"/>
        <w:spacing w:before="5"/>
        <w:rPr>
          <w:sz w:val="10"/>
          <w:lang w:val="de-AT"/>
        </w:rPr>
      </w:pPr>
    </w:p>
    <w:tbl>
      <w:tblPr>
        <w:tblStyle w:val="TableNormal1"/>
        <w:tblW w:w="0" w:type="auto"/>
        <w:tblInd w:w="4718" w:type="dxa"/>
        <w:tblLayout w:type="fixed"/>
        <w:tblLook w:val="01E0" w:firstRow="1" w:lastRow="1" w:firstColumn="1" w:lastColumn="1" w:noHBand="0" w:noVBand="0"/>
      </w:tblPr>
      <w:tblGrid>
        <w:gridCol w:w="2237"/>
        <w:gridCol w:w="711"/>
        <w:gridCol w:w="949"/>
        <w:gridCol w:w="784"/>
      </w:tblGrid>
      <w:tr w:rsidR="0045732C" w14:paraId="537B6495" w14:textId="77777777">
        <w:trPr>
          <w:trHeight w:val="327"/>
        </w:trPr>
        <w:tc>
          <w:tcPr>
            <w:tcW w:w="2237" w:type="dxa"/>
            <w:tcBorders>
              <w:top w:val="single" w:sz="8" w:space="0" w:color="000000"/>
              <w:bottom w:val="single" w:sz="4" w:space="0" w:color="000000"/>
            </w:tcBorders>
          </w:tcPr>
          <w:p w14:paraId="5B8356AA" w14:textId="77777777" w:rsidR="0045732C" w:rsidRDefault="002A74E7">
            <w:pPr>
              <w:pStyle w:val="TableParagraph"/>
              <w:spacing w:before="34"/>
              <w:ind w:left="1346"/>
              <w:jc w:val="left"/>
              <w:rPr>
                <w:rFonts w:ascii="Times New Roman"/>
                <w:b/>
                <w:sz w:val="20"/>
              </w:rPr>
            </w:pPr>
            <w:bookmarkStart w:id="37" w:name="_bookmark0"/>
            <w:bookmarkEnd w:id="37"/>
            <w:r>
              <w:rPr>
                <w:rFonts w:ascii="Times New Roman"/>
                <w:b/>
                <w:sz w:val="20"/>
              </w:rPr>
              <w:t>precision</w:t>
            </w:r>
          </w:p>
        </w:tc>
        <w:tc>
          <w:tcPr>
            <w:tcW w:w="711" w:type="dxa"/>
            <w:tcBorders>
              <w:top w:val="single" w:sz="8" w:space="0" w:color="000000"/>
              <w:bottom w:val="single" w:sz="4" w:space="0" w:color="000000"/>
            </w:tcBorders>
          </w:tcPr>
          <w:p w14:paraId="58A0AC92" w14:textId="77777777" w:rsidR="0045732C" w:rsidRDefault="002A74E7">
            <w:pPr>
              <w:pStyle w:val="TableParagraph"/>
              <w:spacing w:before="34"/>
              <w:ind w:left="119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recall</w:t>
            </w:r>
          </w:p>
        </w:tc>
        <w:tc>
          <w:tcPr>
            <w:tcW w:w="949" w:type="dxa"/>
            <w:tcBorders>
              <w:top w:val="single" w:sz="8" w:space="0" w:color="000000"/>
              <w:bottom w:val="single" w:sz="4" w:space="0" w:color="000000"/>
            </w:tcBorders>
          </w:tcPr>
          <w:p w14:paraId="27093DB3" w14:textId="77777777" w:rsidR="0045732C" w:rsidRDefault="002A74E7">
            <w:pPr>
              <w:pStyle w:val="TableParagraph"/>
              <w:spacing w:before="34"/>
              <w:ind w:left="120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F1</w:t>
            </w:r>
            <w:r>
              <w:rPr>
                <w:rFonts w:ascii="Times New Roman"/>
                <w:b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score</w:t>
            </w:r>
          </w:p>
        </w:tc>
        <w:tc>
          <w:tcPr>
            <w:tcW w:w="784" w:type="dxa"/>
            <w:tcBorders>
              <w:top w:val="single" w:sz="8" w:space="0" w:color="000000"/>
              <w:bottom w:val="single" w:sz="4" w:space="0" w:color="000000"/>
            </w:tcBorders>
          </w:tcPr>
          <w:p w14:paraId="2890BBA5" w14:textId="77777777" w:rsidR="0045732C" w:rsidRDefault="002A74E7">
            <w:pPr>
              <w:pStyle w:val="TableParagraph"/>
              <w:spacing w:before="34"/>
              <w:ind w:left="120" w:right="-15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support</w:t>
            </w:r>
          </w:p>
        </w:tc>
      </w:tr>
      <w:tr w:rsidR="0045732C" w14:paraId="0DB674D0" w14:textId="77777777">
        <w:trPr>
          <w:trHeight w:val="281"/>
        </w:trPr>
        <w:tc>
          <w:tcPr>
            <w:tcW w:w="2237" w:type="dxa"/>
            <w:tcBorders>
              <w:top w:val="single" w:sz="4" w:space="0" w:color="000000"/>
            </w:tcBorders>
          </w:tcPr>
          <w:p w14:paraId="3FCE9872" w14:textId="77777777" w:rsidR="0045732C" w:rsidRDefault="002A74E7">
            <w:pPr>
              <w:pStyle w:val="TableParagraph"/>
              <w:tabs>
                <w:tab w:val="left" w:pos="1346"/>
              </w:tabs>
              <w:spacing w:before="36" w:line="225" w:lineRule="exact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b/>
                <w:sz w:val="20"/>
              </w:rPr>
              <w:t>Tinnitus</w:t>
            </w:r>
            <w:r>
              <w:rPr>
                <w:rFonts w:ascii="Times New Roman"/>
                <w:b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No</w:t>
            </w:r>
            <w:r>
              <w:rPr>
                <w:rFonts w:ascii="Times New Roman"/>
                <w:b/>
                <w:sz w:val="20"/>
              </w:rPr>
              <w:tab/>
            </w:r>
            <w:r>
              <w:rPr>
                <w:rFonts w:ascii="Times New Roman"/>
                <w:sz w:val="20"/>
              </w:rPr>
              <w:t>0.90</w:t>
            </w:r>
          </w:p>
        </w:tc>
        <w:tc>
          <w:tcPr>
            <w:tcW w:w="711" w:type="dxa"/>
            <w:tcBorders>
              <w:top w:val="single" w:sz="4" w:space="0" w:color="000000"/>
            </w:tcBorders>
          </w:tcPr>
          <w:p w14:paraId="73BB31F7" w14:textId="77777777" w:rsidR="0045732C" w:rsidRDefault="002A74E7">
            <w:pPr>
              <w:pStyle w:val="TableParagraph"/>
              <w:spacing w:before="36" w:line="225" w:lineRule="exact"/>
              <w:ind w:left="119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0.97</w:t>
            </w:r>
          </w:p>
        </w:tc>
        <w:tc>
          <w:tcPr>
            <w:tcW w:w="949" w:type="dxa"/>
            <w:tcBorders>
              <w:top w:val="single" w:sz="4" w:space="0" w:color="000000"/>
            </w:tcBorders>
          </w:tcPr>
          <w:p w14:paraId="6F78C7CA" w14:textId="77777777" w:rsidR="0045732C" w:rsidRDefault="002A74E7">
            <w:pPr>
              <w:pStyle w:val="TableParagraph"/>
              <w:spacing w:before="36" w:line="225" w:lineRule="exact"/>
              <w:ind w:left="12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0.94</w:t>
            </w:r>
          </w:p>
        </w:tc>
        <w:tc>
          <w:tcPr>
            <w:tcW w:w="784" w:type="dxa"/>
            <w:tcBorders>
              <w:top w:val="single" w:sz="4" w:space="0" w:color="000000"/>
            </w:tcBorders>
          </w:tcPr>
          <w:p w14:paraId="0795825A" w14:textId="77777777" w:rsidR="0045732C" w:rsidRDefault="002A74E7">
            <w:pPr>
              <w:pStyle w:val="TableParagraph"/>
              <w:spacing w:before="36" w:line="225" w:lineRule="exact"/>
              <w:ind w:left="12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17709</w:t>
            </w:r>
          </w:p>
        </w:tc>
      </w:tr>
      <w:tr w:rsidR="0045732C" w14:paraId="03D5AC75" w14:textId="77777777">
        <w:trPr>
          <w:trHeight w:val="239"/>
        </w:trPr>
        <w:tc>
          <w:tcPr>
            <w:tcW w:w="2237" w:type="dxa"/>
          </w:tcPr>
          <w:p w14:paraId="2BAC194B" w14:textId="77777777" w:rsidR="0045732C" w:rsidRDefault="002A74E7">
            <w:pPr>
              <w:pStyle w:val="TableParagraph"/>
              <w:tabs>
                <w:tab w:val="left" w:pos="1346"/>
              </w:tabs>
              <w:spacing w:line="219" w:lineRule="exact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b/>
                <w:sz w:val="20"/>
              </w:rPr>
              <w:t>Tinnitus</w:t>
            </w:r>
            <w:r>
              <w:rPr>
                <w:rFonts w:ascii="Times New Roman"/>
                <w:b/>
                <w:spacing w:val="-11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Yes</w:t>
            </w:r>
            <w:r>
              <w:rPr>
                <w:rFonts w:ascii="Times New Roman"/>
                <w:b/>
                <w:sz w:val="20"/>
              </w:rPr>
              <w:tab/>
            </w:r>
            <w:r>
              <w:rPr>
                <w:rFonts w:ascii="Times New Roman"/>
                <w:sz w:val="20"/>
              </w:rPr>
              <w:t>0.97</w:t>
            </w:r>
          </w:p>
        </w:tc>
        <w:tc>
          <w:tcPr>
            <w:tcW w:w="711" w:type="dxa"/>
          </w:tcPr>
          <w:p w14:paraId="045321E6" w14:textId="77777777" w:rsidR="0045732C" w:rsidRDefault="002A74E7">
            <w:pPr>
              <w:pStyle w:val="TableParagraph"/>
              <w:spacing w:line="219" w:lineRule="exact"/>
              <w:ind w:left="119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0.89</w:t>
            </w:r>
          </w:p>
        </w:tc>
        <w:tc>
          <w:tcPr>
            <w:tcW w:w="949" w:type="dxa"/>
          </w:tcPr>
          <w:p w14:paraId="04482B42" w14:textId="77777777" w:rsidR="0045732C" w:rsidRDefault="002A74E7">
            <w:pPr>
              <w:pStyle w:val="TableParagraph"/>
              <w:spacing w:line="219" w:lineRule="exact"/>
              <w:ind w:left="12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0.93</w:t>
            </w:r>
          </w:p>
        </w:tc>
        <w:tc>
          <w:tcPr>
            <w:tcW w:w="784" w:type="dxa"/>
          </w:tcPr>
          <w:p w14:paraId="5FB02704" w14:textId="77777777" w:rsidR="0045732C" w:rsidRDefault="002A74E7">
            <w:pPr>
              <w:pStyle w:val="TableParagraph"/>
              <w:spacing w:line="219" w:lineRule="exact"/>
              <w:ind w:left="12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17708</w:t>
            </w:r>
          </w:p>
        </w:tc>
      </w:tr>
      <w:tr w:rsidR="0045732C" w14:paraId="5FD7F9C1" w14:textId="77777777">
        <w:trPr>
          <w:trHeight w:val="239"/>
        </w:trPr>
        <w:tc>
          <w:tcPr>
            <w:tcW w:w="2237" w:type="dxa"/>
          </w:tcPr>
          <w:p w14:paraId="3745BC7A" w14:textId="77777777" w:rsidR="0045732C" w:rsidRDefault="002A74E7">
            <w:pPr>
              <w:pStyle w:val="TableParagraph"/>
              <w:spacing w:line="219" w:lineRule="exact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accuracy</w:t>
            </w:r>
          </w:p>
        </w:tc>
        <w:tc>
          <w:tcPr>
            <w:tcW w:w="711" w:type="dxa"/>
          </w:tcPr>
          <w:p w14:paraId="095C6219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49" w:type="dxa"/>
          </w:tcPr>
          <w:p w14:paraId="382C2163" w14:textId="77777777" w:rsidR="0045732C" w:rsidRDefault="002A74E7">
            <w:pPr>
              <w:pStyle w:val="TableParagraph"/>
              <w:spacing w:line="219" w:lineRule="exact"/>
              <w:ind w:left="12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0.93</w:t>
            </w:r>
          </w:p>
        </w:tc>
        <w:tc>
          <w:tcPr>
            <w:tcW w:w="784" w:type="dxa"/>
          </w:tcPr>
          <w:p w14:paraId="1009B7AC" w14:textId="77777777" w:rsidR="0045732C" w:rsidRDefault="002A74E7">
            <w:pPr>
              <w:pStyle w:val="TableParagraph"/>
              <w:spacing w:line="219" w:lineRule="exact"/>
              <w:ind w:left="12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35417</w:t>
            </w:r>
          </w:p>
        </w:tc>
      </w:tr>
      <w:tr w:rsidR="0045732C" w14:paraId="2D3988A7" w14:textId="77777777">
        <w:trPr>
          <w:trHeight w:val="239"/>
        </w:trPr>
        <w:tc>
          <w:tcPr>
            <w:tcW w:w="2237" w:type="dxa"/>
          </w:tcPr>
          <w:p w14:paraId="7B954AC2" w14:textId="77777777" w:rsidR="0045732C" w:rsidRDefault="002A74E7">
            <w:pPr>
              <w:pStyle w:val="TableParagraph"/>
              <w:tabs>
                <w:tab w:val="right" w:pos="1695"/>
              </w:tabs>
              <w:spacing w:line="219" w:lineRule="exact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b/>
                <w:sz w:val="20"/>
              </w:rPr>
              <w:t>macro</w:t>
            </w:r>
            <w:r>
              <w:rPr>
                <w:rFonts w:ascii="Times New Roman"/>
                <w:b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avg</w:t>
            </w:r>
            <w:r>
              <w:rPr>
                <w:rFonts w:ascii="Times New Roman"/>
                <w:b/>
                <w:sz w:val="20"/>
              </w:rPr>
              <w:tab/>
            </w:r>
            <w:r>
              <w:rPr>
                <w:rFonts w:ascii="Times New Roman"/>
                <w:sz w:val="20"/>
              </w:rPr>
              <w:t>0.94</w:t>
            </w:r>
          </w:p>
        </w:tc>
        <w:tc>
          <w:tcPr>
            <w:tcW w:w="711" w:type="dxa"/>
          </w:tcPr>
          <w:p w14:paraId="2961F907" w14:textId="77777777" w:rsidR="0045732C" w:rsidRDefault="002A74E7">
            <w:pPr>
              <w:pStyle w:val="TableParagraph"/>
              <w:spacing w:line="219" w:lineRule="exact"/>
              <w:ind w:left="119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0.93</w:t>
            </w:r>
          </w:p>
        </w:tc>
        <w:tc>
          <w:tcPr>
            <w:tcW w:w="949" w:type="dxa"/>
          </w:tcPr>
          <w:p w14:paraId="2E9B4175" w14:textId="77777777" w:rsidR="0045732C" w:rsidRDefault="002A74E7">
            <w:pPr>
              <w:pStyle w:val="TableParagraph"/>
              <w:spacing w:line="219" w:lineRule="exact"/>
              <w:ind w:left="12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0.93</w:t>
            </w:r>
          </w:p>
        </w:tc>
        <w:tc>
          <w:tcPr>
            <w:tcW w:w="784" w:type="dxa"/>
          </w:tcPr>
          <w:p w14:paraId="152AFD06" w14:textId="77777777" w:rsidR="0045732C" w:rsidRDefault="002A74E7">
            <w:pPr>
              <w:pStyle w:val="TableParagraph"/>
              <w:spacing w:line="219" w:lineRule="exact"/>
              <w:ind w:left="12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35417</w:t>
            </w:r>
          </w:p>
        </w:tc>
      </w:tr>
      <w:tr w:rsidR="0045732C" w14:paraId="0DB2330E" w14:textId="77777777">
        <w:trPr>
          <w:trHeight w:val="285"/>
        </w:trPr>
        <w:tc>
          <w:tcPr>
            <w:tcW w:w="2237" w:type="dxa"/>
            <w:tcBorders>
              <w:bottom w:val="single" w:sz="8" w:space="0" w:color="000000"/>
            </w:tcBorders>
          </w:tcPr>
          <w:p w14:paraId="133C2E5C" w14:textId="77777777" w:rsidR="0045732C" w:rsidRDefault="002A74E7">
            <w:pPr>
              <w:pStyle w:val="TableParagraph"/>
              <w:tabs>
                <w:tab w:val="left" w:pos="1346"/>
              </w:tabs>
              <w:spacing w:line="224" w:lineRule="exact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b/>
                <w:sz w:val="20"/>
              </w:rPr>
              <w:t>weighted</w:t>
            </w:r>
            <w:r>
              <w:rPr>
                <w:rFonts w:ascii="Times New Roman"/>
                <w:b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avg</w:t>
            </w:r>
            <w:r>
              <w:rPr>
                <w:rFonts w:ascii="Times New Roman"/>
                <w:b/>
                <w:sz w:val="20"/>
              </w:rPr>
              <w:tab/>
            </w:r>
            <w:r>
              <w:rPr>
                <w:rFonts w:ascii="Times New Roman"/>
                <w:sz w:val="20"/>
              </w:rPr>
              <w:t>0.94</w:t>
            </w:r>
          </w:p>
        </w:tc>
        <w:tc>
          <w:tcPr>
            <w:tcW w:w="711" w:type="dxa"/>
            <w:tcBorders>
              <w:bottom w:val="single" w:sz="8" w:space="0" w:color="000000"/>
            </w:tcBorders>
          </w:tcPr>
          <w:p w14:paraId="06CB4209" w14:textId="77777777" w:rsidR="0045732C" w:rsidRDefault="002A74E7">
            <w:pPr>
              <w:pStyle w:val="TableParagraph"/>
              <w:spacing w:line="224" w:lineRule="exact"/>
              <w:ind w:left="119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0.93</w:t>
            </w:r>
          </w:p>
        </w:tc>
        <w:tc>
          <w:tcPr>
            <w:tcW w:w="949" w:type="dxa"/>
            <w:tcBorders>
              <w:bottom w:val="single" w:sz="8" w:space="0" w:color="000000"/>
            </w:tcBorders>
          </w:tcPr>
          <w:p w14:paraId="3EB1191A" w14:textId="77777777" w:rsidR="0045732C" w:rsidRDefault="002A74E7">
            <w:pPr>
              <w:pStyle w:val="TableParagraph"/>
              <w:spacing w:line="224" w:lineRule="exact"/>
              <w:ind w:left="12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0.93</w:t>
            </w:r>
          </w:p>
        </w:tc>
        <w:tc>
          <w:tcPr>
            <w:tcW w:w="784" w:type="dxa"/>
            <w:tcBorders>
              <w:bottom w:val="single" w:sz="8" w:space="0" w:color="000000"/>
            </w:tcBorders>
          </w:tcPr>
          <w:p w14:paraId="2B1CDF60" w14:textId="77777777" w:rsidR="0045732C" w:rsidRDefault="002A74E7">
            <w:pPr>
              <w:pStyle w:val="TableParagraph"/>
              <w:spacing w:line="224" w:lineRule="exact"/>
              <w:ind w:left="12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35417</w:t>
            </w:r>
          </w:p>
        </w:tc>
      </w:tr>
    </w:tbl>
    <w:p w14:paraId="085D5703" w14:textId="77777777" w:rsidR="0045732C" w:rsidRDefault="0045732C">
      <w:pPr>
        <w:spacing w:line="224" w:lineRule="exact"/>
        <w:rPr>
          <w:sz w:val="20"/>
        </w:rPr>
        <w:sectPr w:rsidR="0045732C">
          <w:pgSz w:w="12240" w:h="15840"/>
          <w:pgMar w:top="1480" w:right="960" w:bottom="840" w:left="960" w:header="0" w:footer="648" w:gutter="0"/>
          <w:cols w:space="720"/>
        </w:sectPr>
      </w:pPr>
    </w:p>
    <w:p w14:paraId="7FDFC708" w14:textId="77777777" w:rsidR="0045732C" w:rsidRDefault="0045732C">
      <w:pPr>
        <w:pStyle w:val="BodyText"/>
        <w:rPr>
          <w:sz w:val="22"/>
        </w:rPr>
      </w:pPr>
    </w:p>
    <w:p w14:paraId="46E37FE8" w14:textId="77777777" w:rsidR="0045732C" w:rsidRDefault="0045732C">
      <w:pPr>
        <w:pStyle w:val="BodyText"/>
        <w:rPr>
          <w:sz w:val="22"/>
        </w:rPr>
      </w:pPr>
    </w:p>
    <w:p w14:paraId="20AEC6D1" w14:textId="128850CD" w:rsidR="0045732C" w:rsidRDefault="002A74E7">
      <w:pPr>
        <w:pStyle w:val="ListParagraph"/>
        <w:numPr>
          <w:ilvl w:val="0"/>
          <w:numId w:val="6"/>
        </w:numPr>
        <w:tabs>
          <w:tab w:val="left" w:pos="437"/>
        </w:tabs>
        <w:spacing w:before="144" w:line="254" w:lineRule="auto"/>
        <w:ind w:firstLine="0"/>
        <w:jc w:val="left"/>
        <w:rPr>
          <w:sz w:val="18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0995537E" wp14:editId="40B0CAEF">
            <wp:simplePos x="0" y="0"/>
            <wp:positionH relativeFrom="page">
              <wp:posOffset>875972</wp:posOffset>
            </wp:positionH>
            <wp:positionV relativeFrom="paragraph">
              <wp:posOffset>-1744815</wp:posOffset>
            </wp:positionV>
            <wp:extent cx="1967007" cy="1720111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007" cy="172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D52"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7E12F3CA" wp14:editId="6F28FD3F">
                <wp:simplePos x="0" y="0"/>
                <wp:positionH relativeFrom="page">
                  <wp:posOffset>2955925</wp:posOffset>
                </wp:positionH>
                <wp:positionV relativeFrom="paragraph">
                  <wp:posOffset>-1643380</wp:posOffset>
                </wp:positionV>
                <wp:extent cx="320675" cy="1431925"/>
                <wp:effectExtent l="0" t="0" r="0" b="0"/>
                <wp:wrapNone/>
                <wp:docPr id="439" name="docshapegroup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675" cy="1431925"/>
                          <a:chOff x="4655" y="-2588"/>
                          <a:chExt cx="505" cy="2255"/>
                        </a:xfrm>
                      </wpg:grpSpPr>
                      <pic:pic xmlns:pic="http://schemas.openxmlformats.org/drawingml/2006/picture">
                        <pic:nvPicPr>
                          <pic:cNvPr id="440" name="docshap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5" y="-2589"/>
                            <a:ext cx="104" cy="2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1" name="Line 430"/>
                        <wps:cNvCnPr>
                          <a:cxnSpLocks noChangeShapeType="1"/>
                        </wps:cNvCnPr>
                        <wps:spPr bwMode="auto">
                          <a:xfrm>
                            <a:off x="4764" y="-543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52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docshape4"/>
                        <wps:cNvSpPr>
                          <a:spLocks/>
                        </wps:cNvSpPr>
                        <wps:spPr bwMode="auto">
                          <a:xfrm>
                            <a:off x="4844" y="-581"/>
                            <a:ext cx="250" cy="79"/>
                          </a:xfrm>
                          <a:custGeom>
                            <a:avLst/>
                            <a:gdLst>
                              <a:gd name="T0" fmla="+- 0 4871 4844"/>
                              <a:gd name="T1" fmla="*/ T0 w 250"/>
                              <a:gd name="T2" fmla="+- 0 -527 -580"/>
                              <a:gd name="T3" fmla="*/ -527 h 79"/>
                              <a:gd name="T4" fmla="+- 0 4883 4844"/>
                              <a:gd name="T5" fmla="*/ T4 w 250"/>
                              <a:gd name="T6" fmla="+- 0 -539 -580"/>
                              <a:gd name="T7" fmla="*/ -539 h 79"/>
                              <a:gd name="T8" fmla="+- 0 4889 4844"/>
                              <a:gd name="T9" fmla="*/ T8 w 250"/>
                              <a:gd name="T10" fmla="+- 0 -547 -580"/>
                              <a:gd name="T11" fmla="*/ -547 h 79"/>
                              <a:gd name="T12" fmla="+- 0 4892 4844"/>
                              <a:gd name="T13" fmla="*/ T12 w 250"/>
                              <a:gd name="T14" fmla="+- 0 -565 -580"/>
                              <a:gd name="T15" fmla="*/ -565 h 79"/>
                              <a:gd name="T16" fmla="+- 0 4880 4844"/>
                              <a:gd name="T17" fmla="*/ T16 w 250"/>
                              <a:gd name="T18" fmla="+- 0 -578 -580"/>
                              <a:gd name="T19" fmla="*/ -578 h 79"/>
                              <a:gd name="T20" fmla="+- 0 4860 4844"/>
                              <a:gd name="T21" fmla="*/ T20 w 250"/>
                              <a:gd name="T22" fmla="+- 0 -580 -580"/>
                              <a:gd name="T23" fmla="*/ -580 h 79"/>
                              <a:gd name="T24" fmla="+- 0 4845 4844"/>
                              <a:gd name="T25" fmla="*/ T24 w 250"/>
                              <a:gd name="T26" fmla="+- 0 -575 -580"/>
                              <a:gd name="T27" fmla="*/ -575 h 79"/>
                              <a:gd name="T28" fmla="+- 0 4853 4844"/>
                              <a:gd name="T29" fmla="*/ T28 w 250"/>
                              <a:gd name="T30" fmla="+- 0 -569 -580"/>
                              <a:gd name="T31" fmla="*/ -569 h 79"/>
                              <a:gd name="T32" fmla="+- 0 4871 4844"/>
                              <a:gd name="T33" fmla="*/ T32 w 250"/>
                              <a:gd name="T34" fmla="+- 0 -572 -580"/>
                              <a:gd name="T35" fmla="*/ -572 h 79"/>
                              <a:gd name="T36" fmla="+- 0 4882 4844"/>
                              <a:gd name="T37" fmla="*/ T36 w 250"/>
                              <a:gd name="T38" fmla="+- 0 -562 -580"/>
                              <a:gd name="T39" fmla="*/ -562 h 79"/>
                              <a:gd name="T40" fmla="+- 0 4878 4844"/>
                              <a:gd name="T41" fmla="*/ T40 w 250"/>
                              <a:gd name="T42" fmla="+- 0 -548 -580"/>
                              <a:gd name="T43" fmla="*/ -548 h 79"/>
                              <a:gd name="T44" fmla="+- 0 4867 4844"/>
                              <a:gd name="T45" fmla="*/ T44 w 250"/>
                              <a:gd name="T46" fmla="+- 0 -535 -580"/>
                              <a:gd name="T47" fmla="*/ -535 h 79"/>
                              <a:gd name="T48" fmla="+- 0 4844 4844"/>
                              <a:gd name="T49" fmla="*/ T48 w 250"/>
                              <a:gd name="T50" fmla="+- 0 -503 -580"/>
                              <a:gd name="T51" fmla="*/ -503 h 79"/>
                              <a:gd name="T52" fmla="+- 0 4962 4844"/>
                              <a:gd name="T53" fmla="*/ T52 w 250"/>
                              <a:gd name="T54" fmla="+- 0 -554 -580"/>
                              <a:gd name="T55" fmla="*/ -554 h 79"/>
                              <a:gd name="T56" fmla="+- 0 4952 4844"/>
                              <a:gd name="T57" fmla="*/ T56 w 250"/>
                              <a:gd name="T58" fmla="+- 0 -575 -580"/>
                              <a:gd name="T59" fmla="*/ -575 h 79"/>
                              <a:gd name="T60" fmla="+- 0 4950 4844"/>
                              <a:gd name="T61" fmla="*/ T60 w 250"/>
                              <a:gd name="T62" fmla="+- 0 -523 -580"/>
                              <a:gd name="T63" fmla="*/ -523 h 79"/>
                              <a:gd name="T64" fmla="+- 0 4931 4844"/>
                              <a:gd name="T65" fmla="*/ T64 w 250"/>
                              <a:gd name="T66" fmla="+- 0 -510 -580"/>
                              <a:gd name="T67" fmla="*/ -510 h 79"/>
                              <a:gd name="T68" fmla="+- 0 4920 4844"/>
                              <a:gd name="T69" fmla="*/ T68 w 250"/>
                              <a:gd name="T70" fmla="+- 0 -530 -580"/>
                              <a:gd name="T71" fmla="*/ -530 h 79"/>
                              <a:gd name="T72" fmla="+- 0 4927 4844"/>
                              <a:gd name="T73" fmla="*/ T72 w 250"/>
                              <a:gd name="T74" fmla="+- 0 -569 -580"/>
                              <a:gd name="T75" fmla="*/ -569 h 79"/>
                              <a:gd name="T76" fmla="+- 0 4945 4844"/>
                              <a:gd name="T77" fmla="*/ T76 w 250"/>
                              <a:gd name="T78" fmla="+- 0 -569 -580"/>
                              <a:gd name="T79" fmla="*/ -569 h 79"/>
                              <a:gd name="T80" fmla="+- 0 4952 4844"/>
                              <a:gd name="T81" fmla="*/ T80 w 250"/>
                              <a:gd name="T82" fmla="+- 0 -575 -580"/>
                              <a:gd name="T83" fmla="*/ -575 h 79"/>
                              <a:gd name="T84" fmla="+- 0 4927 4844"/>
                              <a:gd name="T85" fmla="*/ T84 w 250"/>
                              <a:gd name="T86" fmla="+- 0 -580 -580"/>
                              <a:gd name="T87" fmla="*/ -580 h 79"/>
                              <a:gd name="T88" fmla="+- 0 4910 4844"/>
                              <a:gd name="T89" fmla="*/ T88 w 250"/>
                              <a:gd name="T90" fmla="+- 0 -554 -580"/>
                              <a:gd name="T91" fmla="*/ -554 h 79"/>
                              <a:gd name="T92" fmla="+- 0 4916 4844"/>
                              <a:gd name="T93" fmla="*/ T92 w 250"/>
                              <a:gd name="T94" fmla="+- 0 -512 -580"/>
                              <a:gd name="T95" fmla="*/ -512 h 79"/>
                              <a:gd name="T96" fmla="+- 0 4944 4844"/>
                              <a:gd name="T97" fmla="*/ T96 w 250"/>
                              <a:gd name="T98" fmla="+- 0 -502 -580"/>
                              <a:gd name="T99" fmla="*/ -502 h 79"/>
                              <a:gd name="T100" fmla="+- 0 4960 4844"/>
                              <a:gd name="T101" fmla="*/ T100 w 250"/>
                              <a:gd name="T102" fmla="+- 0 -518 -580"/>
                              <a:gd name="T103" fmla="*/ -518 h 79"/>
                              <a:gd name="T104" fmla="+- 0 5028 4844"/>
                              <a:gd name="T105" fmla="*/ T104 w 250"/>
                              <a:gd name="T106" fmla="+- 0 -554 -580"/>
                              <a:gd name="T107" fmla="*/ -554 h 79"/>
                              <a:gd name="T108" fmla="+- 0 5018 4844"/>
                              <a:gd name="T109" fmla="*/ T108 w 250"/>
                              <a:gd name="T110" fmla="+- 0 -575 -580"/>
                              <a:gd name="T111" fmla="*/ -575 h 79"/>
                              <a:gd name="T112" fmla="+- 0 5016 4844"/>
                              <a:gd name="T113" fmla="*/ T112 w 250"/>
                              <a:gd name="T114" fmla="+- 0 -523 -580"/>
                              <a:gd name="T115" fmla="*/ -523 h 79"/>
                              <a:gd name="T116" fmla="+- 0 4997 4844"/>
                              <a:gd name="T117" fmla="*/ T116 w 250"/>
                              <a:gd name="T118" fmla="+- 0 -510 -580"/>
                              <a:gd name="T119" fmla="*/ -510 h 79"/>
                              <a:gd name="T120" fmla="+- 0 4986 4844"/>
                              <a:gd name="T121" fmla="*/ T120 w 250"/>
                              <a:gd name="T122" fmla="+- 0 -530 -580"/>
                              <a:gd name="T123" fmla="*/ -530 h 79"/>
                              <a:gd name="T124" fmla="+- 0 4993 4844"/>
                              <a:gd name="T125" fmla="*/ T124 w 250"/>
                              <a:gd name="T126" fmla="+- 0 -569 -580"/>
                              <a:gd name="T127" fmla="*/ -569 h 79"/>
                              <a:gd name="T128" fmla="+- 0 5011 4844"/>
                              <a:gd name="T129" fmla="*/ T128 w 250"/>
                              <a:gd name="T130" fmla="+- 0 -569 -580"/>
                              <a:gd name="T131" fmla="*/ -569 h 79"/>
                              <a:gd name="T132" fmla="+- 0 5018 4844"/>
                              <a:gd name="T133" fmla="*/ T132 w 250"/>
                              <a:gd name="T134" fmla="+- 0 -575 -580"/>
                              <a:gd name="T135" fmla="*/ -575 h 79"/>
                              <a:gd name="T136" fmla="+- 0 4993 4844"/>
                              <a:gd name="T137" fmla="*/ T136 w 250"/>
                              <a:gd name="T138" fmla="+- 0 -580 -580"/>
                              <a:gd name="T139" fmla="*/ -580 h 79"/>
                              <a:gd name="T140" fmla="+- 0 4976 4844"/>
                              <a:gd name="T141" fmla="*/ T140 w 250"/>
                              <a:gd name="T142" fmla="+- 0 -554 -580"/>
                              <a:gd name="T143" fmla="*/ -554 h 79"/>
                              <a:gd name="T144" fmla="+- 0 4982 4844"/>
                              <a:gd name="T145" fmla="*/ T144 w 250"/>
                              <a:gd name="T146" fmla="+- 0 -512 -580"/>
                              <a:gd name="T147" fmla="*/ -512 h 79"/>
                              <a:gd name="T148" fmla="+- 0 5010 4844"/>
                              <a:gd name="T149" fmla="*/ T148 w 250"/>
                              <a:gd name="T150" fmla="+- 0 -502 -580"/>
                              <a:gd name="T151" fmla="*/ -502 h 79"/>
                              <a:gd name="T152" fmla="+- 0 5026 4844"/>
                              <a:gd name="T153" fmla="*/ T152 w 250"/>
                              <a:gd name="T154" fmla="+- 0 -518 -580"/>
                              <a:gd name="T155" fmla="*/ -518 h 79"/>
                              <a:gd name="T156" fmla="+- 0 5094 4844"/>
                              <a:gd name="T157" fmla="*/ T156 w 250"/>
                              <a:gd name="T158" fmla="+- 0 -554 -580"/>
                              <a:gd name="T159" fmla="*/ -554 h 79"/>
                              <a:gd name="T160" fmla="+- 0 5084 4844"/>
                              <a:gd name="T161" fmla="*/ T160 w 250"/>
                              <a:gd name="T162" fmla="+- 0 -575 -580"/>
                              <a:gd name="T163" fmla="*/ -575 h 79"/>
                              <a:gd name="T164" fmla="+- 0 5083 4844"/>
                              <a:gd name="T165" fmla="*/ T164 w 250"/>
                              <a:gd name="T166" fmla="+- 0 -523 -580"/>
                              <a:gd name="T167" fmla="*/ -523 h 79"/>
                              <a:gd name="T168" fmla="+- 0 5063 4844"/>
                              <a:gd name="T169" fmla="*/ T168 w 250"/>
                              <a:gd name="T170" fmla="+- 0 -510 -580"/>
                              <a:gd name="T171" fmla="*/ -510 h 79"/>
                              <a:gd name="T172" fmla="+- 0 5052 4844"/>
                              <a:gd name="T173" fmla="*/ T172 w 250"/>
                              <a:gd name="T174" fmla="+- 0 -530 -580"/>
                              <a:gd name="T175" fmla="*/ -530 h 79"/>
                              <a:gd name="T176" fmla="+- 0 5059 4844"/>
                              <a:gd name="T177" fmla="*/ T176 w 250"/>
                              <a:gd name="T178" fmla="+- 0 -569 -580"/>
                              <a:gd name="T179" fmla="*/ -569 h 79"/>
                              <a:gd name="T180" fmla="+- 0 5077 4844"/>
                              <a:gd name="T181" fmla="*/ T180 w 250"/>
                              <a:gd name="T182" fmla="+- 0 -569 -580"/>
                              <a:gd name="T183" fmla="*/ -569 h 79"/>
                              <a:gd name="T184" fmla="+- 0 5084 4844"/>
                              <a:gd name="T185" fmla="*/ T184 w 250"/>
                              <a:gd name="T186" fmla="+- 0 -575 -580"/>
                              <a:gd name="T187" fmla="*/ -575 h 79"/>
                              <a:gd name="T188" fmla="+- 0 5059 4844"/>
                              <a:gd name="T189" fmla="*/ T188 w 250"/>
                              <a:gd name="T190" fmla="+- 0 -580 -580"/>
                              <a:gd name="T191" fmla="*/ -580 h 79"/>
                              <a:gd name="T192" fmla="+- 0 5044 4844"/>
                              <a:gd name="T193" fmla="*/ T192 w 250"/>
                              <a:gd name="T194" fmla="+- 0 -563 -580"/>
                              <a:gd name="T195" fmla="*/ -563 h 79"/>
                              <a:gd name="T196" fmla="+- 0 5044 4844"/>
                              <a:gd name="T197" fmla="*/ T196 w 250"/>
                              <a:gd name="T198" fmla="+- 0 -518 -580"/>
                              <a:gd name="T199" fmla="*/ -518 h 79"/>
                              <a:gd name="T200" fmla="+- 0 5076 4844"/>
                              <a:gd name="T201" fmla="*/ T200 w 250"/>
                              <a:gd name="T202" fmla="+- 0 -502 -580"/>
                              <a:gd name="T203" fmla="*/ -502 h 79"/>
                              <a:gd name="T204" fmla="+- 0 5092 4844"/>
                              <a:gd name="T205" fmla="*/ T204 w 250"/>
                              <a:gd name="T206" fmla="+- 0 -518 -580"/>
                              <a:gd name="T207" fmla="*/ -51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50" h="79">
                                <a:moveTo>
                                  <a:pt x="48" y="68"/>
                                </a:moveTo>
                                <a:lnTo>
                                  <a:pt x="13" y="68"/>
                                </a:lnTo>
                                <a:lnTo>
                                  <a:pt x="27" y="53"/>
                                </a:lnTo>
                                <a:lnTo>
                                  <a:pt x="32" y="49"/>
                                </a:lnTo>
                                <a:lnTo>
                                  <a:pt x="36" y="44"/>
                                </a:lnTo>
                                <a:lnTo>
                                  <a:pt x="39" y="41"/>
                                </a:lnTo>
                                <a:lnTo>
                                  <a:pt x="40" y="40"/>
                                </a:lnTo>
                                <a:lnTo>
                                  <a:pt x="43" y="36"/>
                                </a:lnTo>
                                <a:lnTo>
                                  <a:pt x="45" y="33"/>
                                </a:lnTo>
                                <a:lnTo>
                                  <a:pt x="47" y="28"/>
                                </a:lnTo>
                                <a:lnTo>
                                  <a:pt x="48" y="25"/>
                                </a:lnTo>
                                <a:lnTo>
                                  <a:pt x="48" y="15"/>
                                </a:lnTo>
                                <a:lnTo>
                                  <a:pt x="46" y="10"/>
                                </a:lnTo>
                                <a:lnTo>
                                  <a:pt x="44" y="8"/>
                                </a:lnTo>
                                <a:lnTo>
                                  <a:pt x="36" y="2"/>
                                </a:lnTo>
                                <a:lnTo>
                                  <a:pt x="30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0"/>
                                </a:lnTo>
                                <a:lnTo>
                                  <a:pt x="9" y="2"/>
                                </a:lnTo>
                                <a:lnTo>
                                  <a:pt x="5" y="3"/>
                                </a:lnTo>
                                <a:lnTo>
                                  <a:pt x="1" y="5"/>
                                </a:lnTo>
                                <a:lnTo>
                                  <a:pt x="1" y="15"/>
                                </a:lnTo>
                                <a:lnTo>
                                  <a:pt x="5" y="13"/>
                                </a:lnTo>
                                <a:lnTo>
                                  <a:pt x="9" y="11"/>
                                </a:lnTo>
                                <a:lnTo>
                                  <a:pt x="16" y="9"/>
                                </a:lnTo>
                                <a:lnTo>
                                  <a:pt x="19" y="8"/>
                                </a:lnTo>
                                <a:lnTo>
                                  <a:pt x="27" y="8"/>
                                </a:lnTo>
                                <a:lnTo>
                                  <a:pt x="31" y="10"/>
                                </a:lnTo>
                                <a:lnTo>
                                  <a:pt x="36" y="15"/>
                                </a:lnTo>
                                <a:lnTo>
                                  <a:pt x="38" y="18"/>
                                </a:lnTo>
                                <a:lnTo>
                                  <a:pt x="38" y="25"/>
                                </a:lnTo>
                                <a:lnTo>
                                  <a:pt x="37" y="27"/>
                                </a:lnTo>
                                <a:lnTo>
                                  <a:pt x="34" y="32"/>
                                </a:lnTo>
                                <a:lnTo>
                                  <a:pt x="32" y="35"/>
                                </a:lnTo>
                                <a:lnTo>
                                  <a:pt x="27" y="41"/>
                                </a:lnTo>
                                <a:lnTo>
                                  <a:pt x="23" y="45"/>
                                </a:lnTo>
                                <a:lnTo>
                                  <a:pt x="4" y="64"/>
                                </a:lnTo>
                                <a:lnTo>
                                  <a:pt x="0" y="68"/>
                                </a:lnTo>
                                <a:lnTo>
                                  <a:pt x="0" y="77"/>
                                </a:lnTo>
                                <a:lnTo>
                                  <a:pt x="48" y="77"/>
                                </a:lnTo>
                                <a:lnTo>
                                  <a:pt x="48" y="68"/>
                                </a:lnTo>
                                <a:close/>
                                <a:moveTo>
                                  <a:pt x="118" y="26"/>
                                </a:moveTo>
                                <a:lnTo>
                                  <a:pt x="116" y="17"/>
                                </a:lnTo>
                                <a:lnTo>
                                  <a:pt x="110" y="8"/>
                                </a:lnTo>
                                <a:lnTo>
                                  <a:pt x="108" y="5"/>
                                </a:lnTo>
                                <a:lnTo>
                                  <a:pt x="108" y="29"/>
                                </a:lnTo>
                                <a:lnTo>
                                  <a:pt x="108" y="50"/>
                                </a:lnTo>
                                <a:lnTo>
                                  <a:pt x="106" y="57"/>
                                </a:lnTo>
                                <a:lnTo>
                                  <a:pt x="101" y="68"/>
                                </a:lnTo>
                                <a:lnTo>
                                  <a:pt x="97" y="70"/>
                                </a:lnTo>
                                <a:lnTo>
                                  <a:pt x="87" y="70"/>
                                </a:lnTo>
                                <a:lnTo>
                                  <a:pt x="83" y="68"/>
                                </a:lnTo>
                                <a:lnTo>
                                  <a:pt x="77" y="57"/>
                                </a:lnTo>
                                <a:lnTo>
                                  <a:pt x="76" y="50"/>
                                </a:lnTo>
                                <a:lnTo>
                                  <a:pt x="76" y="29"/>
                                </a:lnTo>
                                <a:lnTo>
                                  <a:pt x="77" y="21"/>
                                </a:lnTo>
                                <a:lnTo>
                                  <a:pt x="83" y="11"/>
                                </a:lnTo>
                                <a:lnTo>
                                  <a:pt x="87" y="8"/>
                                </a:lnTo>
                                <a:lnTo>
                                  <a:pt x="97" y="8"/>
                                </a:lnTo>
                                <a:lnTo>
                                  <a:pt x="101" y="11"/>
                                </a:lnTo>
                                <a:lnTo>
                                  <a:pt x="106" y="21"/>
                                </a:lnTo>
                                <a:lnTo>
                                  <a:pt x="108" y="29"/>
                                </a:lnTo>
                                <a:lnTo>
                                  <a:pt x="108" y="5"/>
                                </a:lnTo>
                                <a:lnTo>
                                  <a:pt x="107" y="3"/>
                                </a:lnTo>
                                <a:lnTo>
                                  <a:pt x="100" y="0"/>
                                </a:lnTo>
                                <a:lnTo>
                                  <a:pt x="83" y="0"/>
                                </a:lnTo>
                                <a:lnTo>
                                  <a:pt x="77" y="3"/>
                                </a:lnTo>
                                <a:lnTo>
                                  <a:pt x="68" y="17"/>
                                </a:lnTo>
                                <a:lnTo>
                                  <a:pt x="66" y="26"/>
                                </a:lnTo>
                                <a:lnTo>
                                  <a:pt x="66" y="52"/>
                                </a:lnTo>
                                <a:lnTo>
                                  <a:pt x="68" y="62"/>
                                </a:lnTo>
                                <a:lnTo>
                                  <a:pt x="72" y="68"/>
                                </a:lnTo>
                                <a:lnTo>
                                  <a:pt x="77" y="75"/>
                                </a:lnTo>
                                <a:lnTo>
                                  <a:pt x="83" y="78"/>
                                </a:lnTo>
                                <a:lnTo>
                                  <a:pt x="100" y="78"/>
                                </a:lnTo>
                                <a:lnTo>
                                  <a:pt x="107" y="75"/>
                                </a:lnTo>
                                <a:lnTo>
                                  <a:pt x="110" y="70"/>
                                </a:lnTo>
                                <a:lnTo>
                                  <a:pt x="116" y="62"/>
                                </a:lnTo>
                                <a:lnTo>
                                  <a:pt x="118" y="52"/>
                                </a:lnTo>
                                <a:lnTo>
                                  <a:pt x="118" y="26"/>
                                </a:lnTo>
                                <a:close/>
                                <a:moveTo>
                                  <a:pt x="184" y="26"/>
                                </a:moveTo>
                                <a:lnTo>
                                  <a:pt x="182" y="17"/>
                                </a:lnTo>
                                <a:lnTo>
                                  <a:pt x="176" y="8"/>
                                </a:lnTo>
                                <a:lnTo>
                                  <a:pt x="174" y="5"/>
                                </a:lnTo>
                                <a:lnTo>
                                  <a:pt x="174" y="29"/>
                                </a:lnTo>
                                <a:lnTo>
                                  <a:pt x="174" y="50"/>
                                </a:lnTo>
                                <a:lnTo>
                                  <a:pt x="172" y="57"/>
                                </a:lnTo>
                                <a:lnTo>
                                  <a:pt x="167" y="68"/>
                                </a:lnTo>
                                <a:lnTo>
                                  <a:pt x="163" y="70"/>
                                </a:lnTo>
                                <a:lnTo>
                                  <a:pt x="153" y="70"/>
                                </a:lnTo>
                                <a:lnTo>
                                  <a:pt x="149" y="68"/>
                                </a:lnTo>
                                <a:lnTo>
                                  <a:pt x="143" y="57"/>
                                </a:lnTo>
                                <a:lnTo>
                                  <a:pt x="142" y="50"/>
                                </a:lnTo>
                                <a:lnTo>
                                  <a:pt x="142" y="29"/>
                                </a:lnTo>
                                <a:lnTo>
                                  <a:pt x="143" y="21"/>
                                </a:lnTo>
                                <a:lnTo>
                                  <a:pt x="149" y="11"/>
                                </a:lnTo>
                                <a:lnTo>
                                  <a:pt x="153" y="8"/>
                                </a:lnTo>
                                <a:lnTo>
                                  <a:pt x="163" y="8"/>
                                </a:lnTo>
                                <a:lnTo>
                                  <a:pt x="167" y="11"/>
                                </a:lnTo>
                                <a:lnTo>
                                  <a:pt x="172" y="21"/>
                                </a:lnTo>
                                <a:lnTo>
                                  <a:pt x="174" y="29"/>
                                </a:lnTo>
                                <a:lnTo>
                                  <a:pt x="174" y="5"/>
                                </a:lnTo>
                                <a:lnTo>
                                  <a:pt x="173" y="3"/>
                                </a:lnTo>
                                <a:lnTo>
                                  <a:pt x="166" y="0"/>
                                </a:lnTo>
                                <a:lnTo>
                                  <a:pt x="149" y="0"/>
                                </a:lnTo>
                                <a:lnTo>
                                  <a:pt x="143" y="3"/>
                                </a:lnTo>
                                <a:lnTo>
                                  <a:pt x="134" y="17"/>
                                </a:lnTo>
                                <a:lnTo>
                                  <a:pt x="132" y="26"/>
                                </a:lnTo>
                                <a:lnTo>
                                  <a:pt x="132" y="52"/>
                                </a:lnTo>
                                <a:lnTo>
                                  <a:pt x="134" y="62"/>
                                </a:lnTo>
                                <a:lnTo>
                                  <a:pt x="138" y="68"/>
                                </a:lnTo>
                                <a:lnTo>
                                  <a:pt x="143" y="75"/>
                                </a:lnTo>
                                <a:lnTo>
                                  <a:pt x="149" y="78"/>
                                </a:lnTo>
                                <a:lnTo>
                                  <a:pt x="166" y="78"/>
                                </a:lnTo>
                                <a:lnTo>
                                  <a:pt x="173" y="75"/>
                                </a:lnTo>
                                <a:lnTo>
                                  <a:pt x="176" y="70"/>
                                </a:lnTo>
                                <a:lnTo>
                                  <a:pt x="182" y="62"/>
                                </a:lnTo>
                                <a:lnTo>
                                  <a:pt x="184" y="52"/>
                                </a:lnTo>
                                <a:lnTo>
                                  <a:pt x="184" y="26"/>
                                </a:lnTo>
                                <a:close/>
                                <a:moveTo>
                                  <a:pt x="250" y="26"/>
                                </a:moveTo>
                                <a:lnTo>
                                  <a:pt x="248" y="17"/>
                                </a:lnTo>
                                <a:lnTo>
                                  <a:pt x="242" y="8"/>
                                </a:lnTo>
                                <a:lnTo>
                                  <a:pt x="240" y="5"/>
                                </a:lnTo>
                                <a:lnTo>
                                  <a:pt x="240" y="29"/>
                                </a:lnTo>
                                <a:lnTo>
                                  <a:pt x="240" y="50"/>
                                </a:lnTo>
                                <a:lnTo>
                                  <a:pt x="239" y="57"/>
                                </a:lnTo>
                                <a:lnTo>
                                  <a:pt x="233" y="68"/>
                                </a:lnTo>
                                <a:lnTo>
                                  <a:pt x="229" y="70"/>
                                </a:lnTo>
                                <a:lnTo>
                                  <a:pt x="219" y="70"/>
                                </a:lnTo>
                                <a:lnTo>
                                  <a:pt x="215" y="68"/>
                                </a:lnTo>
                                <a:lnTo>
                                  <a:pt x="209" y="57"/>
                                </a:lnTo>
                                <a:lnTo>
                                  <a:pt x="208" y="50"/>
                                </a:lnTo>
                                <a:lnTo>
                                  <a:pt x="208" y="29"/>
                                </a:lnTo>
                                <a:lnTo>
                                  <a:pt x="209" y="21"/>
                                </a:lnTo>
                                <a:lnTo>
                                  <a:pt x="215" y="11"/>
                                </a:lnTo>
                                <a:lnTo>
                                  <a:pt x="219" y="8"/>
                                </a:lnTo>
                                <a:lnTo>
                                  <a:pt x="229" y="8"/>
                                </a:lnTo>
                                <a:lnTo>
                                  <a:pt x="233" y="11"/>
                                </a:lnTo>
                                <a:lnTo>
                                  <a:pt x="239" y="21"/>
                                </a:lnTo>
                                <a:lnTo>
                                  <a:pt x="240" y="29"/>
                                </a:lnTo>
                                <a:lnTo>
                                  <a:pt x="240" y="5"/>
                                </a:lnTo>
                                <a:lnTo>
                                  <a:pt x="239" y="3"/>
                                </a:lnTo>
                                <a:lnTo>
                                  <a:pt x="232" y="0"/>
                                </a:lnTo>
                                <a:lnTo>
                                  <a:pt x="215" y="0"/>
                                </a:lnTo>
                                <a:lnTo>
                                  <a:pt x="209" y="3"/>
                                </a:lnTo>
                                <a:lnTo>
                                  <a:pt x="205" y="10"/>
                                </a:lnTo>
                                <a:lnTo>
                                  <a:pt x="200" y="17"/>
                                </a:lnTo>
                                <a:lnTo>
                                  <a:pt x="198" y="26"/>
                                </a:lnTo>
                                <a:lnTo>
                                  <a:pt x="198" y="52"/>
                                </a:lnTo>
                                <a:lnTo>
                                  <a:pt x="200" y="62"/>
                                </a:lnTo>
                                <a:lnTo>
                                  <a:pt x="209" y="75"/>
                                </a:lnTo>
                                <a:lnTo>
                                  <a:pt x="215" y="78"/>
                                </a:lnTo>
                                <a:lnTo>
                                  <a:pt x="232" y="78"/>
                                </a:lnTo>
                                <a:lnTo>
                                  <a:pt x="239" y="75"/>
                                </a:lnTo>
                                <a:lnTo>
                                  <a:pt x="242" y="70"/>
                                </a:lnTo>
                                <a:lnTo>
                                  <a:pt x="248" y="62"/>
                                </a:lnTo>
                                <a:lnTo>
                                  <a:pt x="250" y="52"/>
                                </a:lnTo>
                                <a:lnTo>
                                  <a:pt x="25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Line 432"/>
                        <wps:cNvCnPr>
                          <a:cxnSpLocks noChangeShapeType="1"/>
                        </wps:cNvCnPr>
                        <wps:spPr bwMode="auto">
                          <a:xfrm>
                            <a:off x="4764" y="-811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52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docshape5"/>
                        <wps:cNvSpPr>
                          <a:spLocks/>
                        </wps:cNvSpPr>
                        <wps:spPr bwMode="auto">
                          <a:xfrm>
                            <a:off x="4841" y="-849"/>
                            <a:ext cx="253" cy="79"/>
                          </a:xfrm>
                          <a:custGeom>
                            <a:avLst/>
                            <a:gdLst>
                              <a:gd name="T0" fmla="+- 0 4886 4842"/>
                              <a:gd name="T1" fmla="*/ T0 w 253"/>
                              <a:gd name="T2" fmla="+- 0 -839 -849"/>
                              <a:gd name="T3" fmla="*/ -839 h 79"/>
                              <a:gd name="T4" fmla="+- 0 4876 4842"/>
                              <a:gd name="T5" fmla="*/ T4 w 253"/>
                              <a:gd name="T6" fmla="+- 0 -839 -849"/>
                              <a:gd name="T7" fmla="*/ -839 h 79"/>
                              <a:gd name="T8" fmla="+- 0 4876 4842"/>
                              <a:gd name="T9" fmla="*/ T8 w 253"/>
                              <a:gd name="T10" fmla="+- 0 -839 -849"/>
                              <a:gd name="T11" fmla="*/ -839 h 79"/>
                              <a:gd name="T12" fmla="+- 0 4842 4842"/>
                              <a:gd name="T13" fmla="*/ T12 w 253"/>
                              <a:gd name="T14" fmla="+- 0 -800 -849"/>
                              <a:gd name="T15" fmla="*/ -800 h 79"/>
                              <a:gd name="T16" fmla="+- 0 4876 4842"/>
                              <a:gd name="T17" fmla="*/ T16 w 253"/>
                              <a:gd name="T18" fmla="+- 0 -772 -849"/>
                              <a:gd name="T19" fmla="*/ -772 h 79"/>
                              <a:gd name="T20" fmla="+- 0 4897 4842"/>
                              <a:gd name="T21" fmla="*/ T20 w 253"/>
                              <a:gd name="T22" fmla="+- 0 -790 -849"/>
                              <a:gd name="T23" fmla="*/ -790 h 79"/>
                              <a:gd name="T24" fmla="+- 0 4960 4842"/>
                              <a:gd name="T25" fmla="*/ T24 w 253"/>
                              <a:gd name="T26" fmla="+- 0 -832 -849"/>
                              <a:gd name="T27" fmla="*/ -832 h 79"/>
                              <a:gd name="T28" fmla="+- 0 4952 4842"/>
                              <a:gd name="T29" fmla="*/ T28 w 253"/>
                              <a:gd name="T30" fmla="+- 0 -820 -849"/>
                              <a:gd name="T31" fmla="*/ -820 h 79"/>
                              <a:gd name="T32" fmla="+- 0 4945 4842"/>
                              <a:gd name="T33" fmla="*/ T32 w 253"/>
                              <a:gd name="T34" fmla="+- 0 -781 -849"/>
                              <a:gd name="T35" fmla="*/ -781 h 79"/>
                              <a:gd name="T36" fmla="+- 0 4927 4842"/>
                              <a:gd name="T37" fmla="*/ T36 w 253"/>
                              <a:gd name="T38" fmla="+- 0 -781 -849"/>
                              <a:gd name="T39" fmla="*/ -781 h 79"/>
                              <a:gd name="T40" fmla="+- 0 4920 4842"/>
                              <a:gd name="T41" fmla="*/ T40 w 253"/>
                              <a:gd name="T42" fmla="+- 0 -820 -849"/>
                              <a:gd name="T43" fmla="*/ -820 h 79"/>
                              <a:gd name="T44" fmla="+- 0 4931 4842"/>
                              <a:gd name="T45" fmla="*/ T44 w 253"/>
                              <a:gd name="T46" fmla="+- 0 -841 -849"/>
                              <a:gd name="T47" fmla="*/ -841 h 79"/>
                              <a:gd name="T48" fmla="+- 0 4948 4842"/>
                              <a:gd name="T49" fmla="*/ T48 w 253"/>
                              <a:gd name="T50" fmla="+- 0 -833 -849"/>
                              <a:gd name="T51" fmla="*/ -833 h 79"/>
                              <a:gd name="T52" fmla="+- 0 4952 4842"/>
                              <a:gd name="T53" fmla="*/ T52 w 253"/>
                              <a:gd name="T54" fmla="+- 0 -844 -849"/>
                              <a:gd name="T55" fmla="*/ -844 h 79"/>
                              <a:gd name="T56" fmla="+- 0 4927 4842"/>
                              <a:gd name="T57" fmla="*/ T56 w 253"/>
                              <a:gd name="T58" fmla="+- 0 -849 -849"/>
                              <a:gd name="T59" fmla="*/ -849 h 79"/>
                              <a:gd name="T60" fmla="+- 0 4912 4842"/>
                              <a:gd name="T61" fmla="*/ T60 w 253"/>
                              <a:gd name="T62" fmla="+- 0 -832 -849"/>
                              <a:gd name="T63" fmla="*/ -832 h 79"/>
                              <a:gd name="T64" fmla="+- 0 4912 4842"/>
                              <a:gd name="T65" fmla="*/ T64 w 253"/>
                              <a:gd name="T66" fmla="+- 0 -787 -849"/>
                              <a:gd name="T67" fmla="*/ -787 h 79"/>
                              <a:gd name="T68" fmla="+- 0 4944 4842"/>
                              <a:gd name="T69" fmla="*/ T68 w 253"/>
                              <a:gd name="T70" fmla="+- 0 -770 -849"/>
                              <a:gd name="T71" fmla="*/ -770 h 79"/>
                              <a:gd name="T72" fmla="+- 0 4960 4842"/>
                              <a:gd name="T73" fmla="*/ T72 w 253"/>
                              <a:gd name="T74" fmla="+- 0 -787 -849"/>
                              <a:gd name="T75" fmla="*/ -787 h 79"/>
                              <a:gd name="T76" fmla="+- 0 5028 4842"/>
                              <a:gd name="T77" fmla="*/ T76 w 253"/>
                              <a:gd name="T78" fmla="+- 0 -822 -849"/>
                              <a:gd name="T79" fmla="*/ -822 h 79"/>
                              <a:gd name="T80" fmla="+- 0 5018 4842"/>
                              <a:gd name="T81" fmla="*/ T80 w 253"/>
                              <a:gd name="T82" fmla="+- 0 -844 -849"/>
                              <a:gd name="T83" fmla="*/ -844 h 79"/>
                              <a:gd name="T84" fmla="+- 0 5016 4842"/>
                              <a:gd name="T85" fmla="*/ T84 w 253"/>
                              <a:gd name="T86" fmla="+- 0 -791 -849"/>
                              <a:gd name="T87" fmla="*/ -791 h 79"/>
                              <a:gd name="T88" fmla="+- 0 4997 4842"/>
                              <a:gd name="T89" fmla="*/ T88 w 253"/>
                              <a:gd name="T90" fmla="+- 0 -778 -849"/>
                              <a:gd name="T91" fmla="*/ -778 h 79"/>
                              <a:gd name="T92" fmla="+- 0 4986 4842"/>
                              <a:gd name="T93" fmla="*/ T92 w 253"/>
                              <a:gd name="T94" fmla="+- 0 -799 -849"/>
                              <a:gd name="T95" fmla="*/ -799 h 79"/>
                              <a:gd name="T96" fmla="+- 0 4990 4842"/>
                              <a:gd name="T97" fmla="*/ T96 w 253"/>
                              <a:gd name="T98" fmla="+- 0 -833 -849"/>
                              <a:gd name="T99" fmla="*/ -833 h 79"/>
                              <a:gd name="T100" fmla="+- 0 5007 4842"/>
                              <a:gd name="T101" fmla="*/ T100 w 253"/>
                              <a:gd name="T102" fmla="+- 0 -841 -849"/>
                              <a:gd name="T103" fmla="*/ -841 h 79"/>
                              <a:gd name="T104" fmla="+- 0 5016 4842"/>
                              <a:gd name="T105" fmla="*/ T104 w 253"/>
                              <a:gd name="T106" fmla="+- 0 -828 -849"/>
                              <a:gd name="T107" fmla="*/ -828 h 79"/>
                              <a:gd name="T108" fmla="+- 0 5017 4842"/>
                              <a:gd name="T109" fmla="*/ T108 w 253"/>
                              <a:gd name="T110" fmla="+- 0 -846 -849"/>
                              <a:gd name="T111" fmla="*/ -846 h 79"/>
                              <a:gd name="T112" fmla="+- 0 4987 4842"/>
                              <a:gd name="T113" fmla="*/ T112 w 253"/>
                              <a:gd name="T114" fmla="+- 0 -846 -849"/>
                              <a:gd name="T115" fmla="*/ -846 h 79"/>
                              <a:gd name="T116" fmla="+- 0 4976 4842"/>
                              <a:gd name="T117" fmla="*/ T116 w 253"/>
                              <a:gd name="T118" fmla="+- 0 -822 -849"/>
                              <a:gd name="T119" fmla="*/ -822 h 79"/>
                              <a:gd name="T120" fmla="+- 0 4987 4842"/>
                              <a:gd name="T121" fmla="*/ T120 w 253"/>
                              <a:gd name="T122" fmla="+- 0 -774 -849"/>
                              <a:gd name="T123" fmla="*/ -774 h 79"/>
                              <a:gd name="T124" fmla="+- 0 5017 4842"/>
                              <a:gd name="T125" fmla="*/ T124 w 253"/>
                              <a:gd name="T126" fmla="+- 0 -774 -849"/>
                              <a:gd name="T127" fmla="*/ -774 h 79"/>
                              <a:gd name="T128" fmla="+- 0 5028 4842"/>
                              <a:gd name="T129" fmla="*/ T128 w 253"/>
                              <a:gd name="T130" fmla="+- 0 -797 -849"/>
                              <a:gd name="T131" fmla="*/ -797 h 79"/>
                              <a:gd name="T132" fmla="+- 0 5092 4842"/>
                              <a:gd name="T133" fmla="*/ T132 w 253"/>
                              <a:gd name="T134" fmla="+- 0 -832 -849"/>
                              <a:gd name="T135" fmla="*/ -832 h 79"/>
                              <a:gd name="T136" fmla="+- 0 5084 4842"/>
                              <a:gd name="T137" fmla="*/ T136 w 253"/>
                              <a:gd name="T138" fmla="+- 0 -820 -849"/>
                              <a:gd name="T139" fmla="*/ -820 h 79"/>
                              <a:gd name="T140" fmla="+- 0 5077 4842"/>
                              <a:gd name="T141" fmla="*/ T140 w 253"/>
                              <a:gd name="T142" fmla="+- 0 -781 -849"/>
                              <a:gd name="T143" fmla="*/ -781 h 79"/>
                              <a:gd name="T144" fmla="+- 0 5059 4842"/>
                              <a:gd name="T145" fmla="*/ T144 w 253"/>
                              <a:gd name="T146" fmla="+- 0 -781 -849"/>
                              <a:gd name="T147" fmla="*/ -781 h 79"/>
                              <a:gd name="T148" fmla="+- 0 5052 4842"/>
                              <a:gd name="T149" fmla="*/ T148 w 253"/>
                              <a:gd name="T150" fmla="+- 0 -820 -849"/>
                              <a:gd name="T151" fmla="*/ -820 h 79"/>
                              <a:gd name="T152" fmla="+- 0 5063 4842"/>
                              <a:gd name="T153" fmla="*/ T152 w 253"/>
                              <a:gd name="T154" fmla="+- 0 -841 -849"/>
                              <a:gd name="T155" fmla="*/ -841 h 79"/>
                              <a:gd name="T156" fmla="+- 0 5080 4842"/>
                              <a:gd name="T157" fmla="*/ T156 w 253"/>
                              <a:gd name="T158" fmla="+- 0 -833 -849"/>
                              <a:gd name="T159" fmla="*/ -833 h 79"/>
                              <a:gd name="T160" fmla="+- 0 5084 4842"/>
                              <a:gd name="T161" fmla="*/ T160 w 253"/>
                              <a:gd name="T162" fmla="+- 0 -844 -849"/>
                              <a:gd name="T163" fmla="*/ -844 h 79"/>
                              <a:gd name="T164" fmla="+- 0 5059 4842"/>
                              <a:gd name="T165" fmla="*/ T164 w 253"/>
                              <a:gd name="T166" fmla="+- 0 -849 -849"/>
                              <a:gd name="T167" fmla="*/ -849 h 79"/>
                              <a:gd name="T168" fmla="+- 0 5042 4842"/>
                              <a:gd name="T169" fmla="*/ T168 w 253"/>
                              <a:gd name="T170" fmla="+- 0 -822 -849"/>
                              <a:gd name="T171" fmla="*/ -822 h 79"/>
                              <a:gd name="T172" fmla="+- 0 5049 4842"/>
                              <a:gd name="T173" fmla="*/ T172 w 253"/>
                              <a:gd name="T174" fmla="+- 0 -780 -849"/>
                              <a:gd name="T175" fmla="*/ -780 h 79"/>
                              <a:gd name="T176" fmla="+- 0 5076 4842"/>
                              <a:gd name="T177" fmla="*/ T176 w 253"/>
                              <a:gd name="T178" fmla="+- 0 -770 -849"/>
                              <a:gd name="T179" fmla="*/ -770 h 79"/>
                              <a:gd name="T180" fmla="+- 0 5092 4842"/>
                              <a:gd name="T181" fmla="*/ T180 w 253"/>
                              <a:gd name="T182" fmla="+- 0 -787 -849"/>
                              <a:gd name="T183" fmla="*/ -78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53" h="79">
                                <a:moveTo>
                                  <a:pt x="55" y="51"/>
                                </a:moveTo>
                                <a:lnTo>
                                  <a:pt x="44" y="51"/>
                                </a:lnTo>
                                <a:lnTo>
                                  <a:pt x="44" y="10"/>
                                </a:lnTo>
                                <a:lnTo>
                                  <a:pt x="44" y="1"/>
                                </a:lnTo>
                                <a:lnTo>
                                  <a:pt x="34" y="1"/>
                                </a:lnTo>
                                <a:lnTo>
                                  <a:pt x="34" y="10"/>
                                </a:lnTo>
                                <a:lnTo>
                                  <a:pt x="34" y="51"/>
                                </a:lnTo>
                                <a:lnTo>
                                  <a:pt x="8" y="51"/>
                                </a:lnTo>
                                <a:lnTo>
                                  <a:pt x="34" y="10"/>
                                </a:lnTo>
                                <a:lnTo>
                                  <a:pt x="34" y="1"/>
                                </a:lnTo>
                                <a:lnTo>
                                  <a:pt x="31" y="1"/>
                                </a:lnTo>
                                <a:lnTo>
                                  <a:pt x="0" y="49"/>
                                </a:lnTo>
                                <a:lnTo>
                                  <a:pt x="0" y="59"/>
                                </a:lnTo>
                                <a:lnTo>
                                  <a:pt x="34" y="59"/>
                                </a:lnTo>
                                <a:lnTo>
                                  <a:pt x="34" y="77"/>
                                </a:lnTo>
                                <a:lnTo>
                                  <a:pt x="44" y="77"/>
                                </a:lnTo>
                                <a:lnTo>
                                  <a:pt x="44" y="59"/>
                                </a:lnTo>
                                <a:lnTo>
                                  <a:pt x="55" y="59"/>
                                </a:lnTo>
                                <a:lnTo>
                                  <a:pt x="55" y="51"/>
                                </a:lnTo>
                                <a:close/>
                                <a:moveTo>
                                  <a:pt x="120" y="27"/>
                                </a:moveTo>
                                <a:lnTo>
                                  <a:pt x="118" y="17"/>
                                </a:lnTo>
                                <a:lnTo>
                                  <a:pt x="112" y="8"/>
                                </a:lnTo>
                                <a:lnTo>
                                  <a:pt x="110" y="5"/>
                                </a:lnTo>
                                <a:lnTo>
                                  <a:pt x="110" y="29"/>
                                </a:lnTo>
                                <a:lnTo>
                                  <a:pt x="110" y="50"/>
                                </a:lnTo>
                                <a:lnTo>
                                  <a:pt x="108" y="58"/>
                                </a:lnTo>
                                <a:lnTo>
                                  <a:pt x="103" y="68"/>
                                </a:lnTo>
                                <a:lnTo>
                                  <a:pt x="99" y="71"/>
                                </a:lnTo>
                                <a:lnTo>
                                  <a:pt x="89" y="71"/>
                                </a:lnTo>
                                <a:lnTo>
                                  <a:pt x="85" y="68"/>
                                </a:lnTo>
                                <a:lnTo>
                                  <a:pt x="79" y="58"/>
                                </a:lnTo>
                                <a:lnTo>
                                  <a:pt x="78" y="50"/>
                                </a:lnTo>
                                <a:lnTo>
                                  <a:pt x="78" y="29"/>
                                </a:lnTo>
                                <a:lnTo>
                                  <a:pt x="79" y="21"/>
                                </a:lnTo>
                                <a:lnTo>
                                  <a:pt x="85" y="11"/>
                                </a:lnTo>
                                <a:lnTo>
                                  <a:pt x="89" y="8"/>
                                </a:lnTo>
                                <a:lnTo>
                                  <a:pt x="99" y="8"/>
                                </a:lnTo>
                                <a:lnTo>
                                  <a:pt x="103" y="11"/>
                                </a:lnTo>
                                <a:lnTo>
                                  <a:pt x="106" y="16"/>
                                </a:lnTo>
                                <a:lnTo>
                                  <a:pt x="108" y="21"/>
                                </a:lnTo>
                                <a:lnTo>
                                  <a:pt x="110" y="29"/>
                                </a:lnTo>
                                <a:lnTo>
                                  <a:pt x="110" y="5"/>
                                </a:lnTo>
                                <a:lnTo>
                                  <a:pt x="109" y="3"/>
                                </a:lnTo>
                                <a:lnTo>
                                  <a:pt x="102" y="0"/>
                                </a:lnTo>
                                <a:lnTo>
                                  <a:pt x="85" y="0"/>
                                </a:lnTo>
                                <a:lnTo>
                                  <a:pt x="79" y="3"/>
                                </a:lnTo>
                                <a:lnTo>
                                  <a:pt x="74" y="10"/>
                                </a:lnTo>
                                <a:lnTo>
                                  <a:pt x="70" y="17"/>
                                </a:lnTo>
                                <a:lnTo>
                                  <a:pt x="68" y="27"/>
                                </a:lnTo>
                                <a:lnTo>
                                  <a:pt x="68" y="52"/>
                                </a:lnTo>
                                <a:lnTo>
                                  <a:pt x="70" y="62"/>
                                </a:lnTo>
                                <a:lnTo>
                                  <a:pt x="79" y="75"/>
                                </a:lnTo>
                                <a:lnTo>
                                  <a:pt x="85" y="79"/>
                                </a:lnTo>
                                <a:lnTo>
                                  <a:pt x="102" y="79"/>
                                </a:lnTo>
                                <a:lnTo>
                                  <a:pt x="109" y="75"/>
                                </a:lnTo>
                                <a:lnTo>
                                  <a:pt x="112" y="71"/>
                                </a:lnTo>
                                <a:lnTo>
                                  <a:pt x="118" y="62"/>
                                </a:lnTo>
                                <a:lnTo>
                                  <a:pt x="120" y="52"/>
                                </a:lnTo>
                                <a:lnTo>
                                  <a:pt x="120" y="27"/>
                                </a:lnTo>
                                <a:close/>
                                <a:moveTo>
                                  <a:pt x="186" y="27"/>
                                </a:moveTo>
                                <a:lnTo>
                                  <a:pt x="184" y="17"/>
                                </a:lnTo>
                                <a:lnTo>
                                  <a:pt x="178" y="8"/>
                                </a:lnTo>
                                <a:lnTo>
                                  <a:pt x="176" y="5"/>
                                </a:lnTo>
                                <a:lnTo>
                                  <a:pt x="176" y="29"/>
                                </a:lnTo>
                                <a:lnTo>
                                  <a:pt x="176" y="50"/>
                                </a:lnTo>
                                <a:lnTo>
                                  <a:pt x="174" y="58"/>
                                </a:lnTo>
                                <a:lnTo>
                                  <a:pt x="169" y="68"/>
                                </a:lnTo>
                                <a:lnTo>
                                  <a:pt x="165" y="71"/>
                                </a:lnTo>
                                <a:lnTo>
                                  <a:pt x="155" y="71"/>
                                </a:lnTo>
                                <a:lnTo>
                                  <a:pt x="151" y="68"/>
                                </a:lnTo>
                                <a:lnTo>
                                  <a:pt x="145" y="58"/>
                                </a:lnTo>
                                <a:lnTo>
                                  <a:pt x="144" y="50"/>
                                </a:lnTo>
                                <a:lnTo>
                                  <a:pt x="144" y="29"/>
                                </a:lnTo>
                                <a:lnTo>
                                  <a:pt x="145" y="21"/>
                                </a:lnTo>
                                <a:lnTo>
                                  <a:pt x="148" y="16"/>
                                </a:lnTo>
                                <a:lnTo>
                                  <a:pt x="151" y="11"/>
                                </a:lnTo>
                                <a:lnTo>
                                  <a:pt x="155" y="8"/>
                                </a:lnTo>
                                <a:lnTo>
                                  <a:pt x="165" y="8"/>
                                </a:lnTo>
                                <a:lnTo>
                                  <a:pt x="169" y="11"/>
                                </a:lnTo>
                                <a:lnTo>
                                  <a:pt x="172" y="16"/>
                                </a:lnTo>
                                <a:lnTo>
                                  <a:pt x="174" y="21"/>
                                </a:lnTo>
                                <a:lnTo>
                                  <a:pt x="176" y="29"/>
                                </a:lnTo>
                                <a:lnTo>
                                  <a:pt x="176" y="5"/>
                                </a:lnTo>
                                <a:lnTo>
                                  <a:pt x="175" y="3"/>
                                </a:lnTo>
                                <a:lnTo>
                                  <a:pt x="168" y="0"/>
                                </a:lnTo>
                                <a:lnTo>
                                  <a:pt x="151" y="0"/>
                                </a:lnTo>
                                <a:lnTo>
                                  <a:pt x="145" y="3"/>
                                </a:lnTo>
                                <a:lnTo>
                                  <a:pt x="140" y="10"/>
                                </a:lnTo>
                                <a:lnTo>
                                  <a:pt x="136" y="17"/>
                                </a:lnTo>
                                <a:lnTo>
                                  <a:pt x="134" y="27"/>
                                </a:lnTo>
                                <a:lnTo>
                                  <a:pt x="134" y="52"/>
                                </a:lnTo>
                                <a:lnTo>
                                  <a:pt x="136" y="62"/>
                                </a:lnTo>
                                <a:lnTo>
                                  <a:pt x="145" y="75"/>
                                </a:lnTo>
                                <a:lnTo>
                                  <a:pt x="151" y="79"/>
                                </a:lnTo>
                                <a:lnTo>
                                  <a:pt x="168" y="79"/>
                                </a:lnTo>
                                <a:lnTo>
                                  <a:pt x="175" y="75"/>
                                </a:lnTo>
                                <a:lnTo>
                                  <a:pt x="178" y="71"/>
                                </a:lnTo>
                                <a:lnTo>
                                  <a:pt x="184" y="62"/>
                                </a:lnTo>
                                <a:lnTo>
                                  <a:pt x="186" y="52"/>
                                </a:lnTo>
                                <a:lnTo>
                                  <a:pt x="186" y="27"/>
                                </a:lnTo>
                                <a:close/>
                                <a:moveTo>
                                  <a:pt x="252" y="27"/>
                                </a:moveTo>
                                <a:lnTo>
                                  <a:pt x="250" y="17"/>
                                </a:lnTo>
                                <a:lnTo>
                                  <a:pt x="244" y="8"/>
                                </a:lnTo>
                                <a:lnTo>
                                  <a:pt x="242" y="5"/>
                                </a:lnTo>
                                <a:lnTo>
                                  <a:pt x="242" y="29"/>
                                </a:lnTo>
                                <a:lnTo>
                                  <a:pt x="242" y="50"/>
                                </a:lnTo>
                                <a:lnTo>
                                  <a:pt x="241" y="58"/>
                                </a:lnTo>
                                <a:lnTo>
                                  <a:pt x="235" y="68"/>
                                </a:lnTo>
                                <a:lnTo>
                                  <a:pt x="231" y="71"/>
                                </a:lnTo>
                                <a:lnTo>
                                  <a:pt x="221" y="71"/>
                                </a:lnTo>
                                <a:lnTo>
                                  <a:pt x="217" y="68"/>
                                </a:lnTo>
                                <a:lnTo>
                                  <a:pt x="211" y="58"/>
                                </a:lnTo>
                                <a:lnTo>
                                  <a:pt x="210" y="50"/>
                                </a:lnTo>
                                <a:lnTo>
                                  <a:pt x="210" y="29"/>
                                </a:lnTo>
                                <a:lnTo>
                                  <a:pt x="211" y="21"/>
                                </a:lnTo>
                                <a:lnTo>
                                  <a:pt x="217" y="11"/>
                                </a:lnTo>
                                <a:lnTo>
                                  <a:pt x="221" y="8"/>
                                </a:lnTo>
                                <a:lnTo>
                                  <a:pt x="231" y="8"/>
                                </a:lnTo>
                                <a:lnTo>
                                  <a:pt x="235" y="11"/>
                                </a:lnTo>
                                <a:lnTo>
                                  <a:pt x="238" y="16"/>
                                </a:lnTo>
                                <a:lnTo>
                                  <a:pt x="241" y="21"/>
                                </a:lnTo>
                                <a:lnTo>
                                  <a:pt x="242" y="29"/>
                                </a:lnTo>
                                <a:lnTo>
                                  <a:pt x="242" y="5"/>
                                </a:lnTo>
                                <a:lnTo>
                                  <a:pt x="241" y="3"/>
                                </a:lnTo>
                                <a:lnTo>
                                  <a:pt x="234" y="0"/>
                                </a:lnTo>
                                <a:lnTo>
                                  <a:pt x="217" y="0"/>
                                </a:lnTo>
                                <a:lnTo>
                                  <a:pt x="211" y="3"/>
                                </a:lnTo>
                                <a:lnTo>
                                  <a:pt x="202" y="17"/>
                                </a:lnTo>
                                <a:lnTo>
                                  <a:pt x="200" y="27"/>
                                </a:lnTo>
                                <a:lnTo>
                                  <a:pt x="200" y="52"/>
                                </a:lnTo>
                                <a:lnTo>
                                  <a:pt x="202" y="62"/>
                                </a:lnTo>
                                <a:lnTo>
                                  <a:pt x="207" y="69"/>
                                </a:lnTo>
                                <a:lnTo>
                                  <a:pt x="211" y="75"/>
                                </a:lnTo>
                                <a:lnTo>
                                  <a:pt x="217" y="79"/>
                                </a:lnTo>
                                <a:lnTo>
                                  <a:pt x="234" y="79"/>
                                </a:lnTo>
                                <a:lnTo>
                                  <a:pt x="241" y="75"/>
                                </a:lnTo>
                                <a:lnTo>
                                  <a:pt x="244" y="71"/>
                                </a:lnTo>
                                <a:lnTo>
                                  <a:pt x="250" y="62"/>
                                </a:lnTo>
                                <a:lnTo>
                                  <a:pt x="252" y="52"/>
                                </a:lnTo>
                                <a:lnTo>
                                  <a:pt x="252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Line 434"/>
                        <wps:cNvCnPr>
                          <a:cxnSpLocks noChangeShapeType="1"/>
                        </wps:cNvCnPr>
                        <wps:spPr bwMode="auto">
                          <a:xfrm>
                            <a:off x="4764" y="-1080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52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docshape6"/>
                        <wps:cNvSpPr>
                          <a:spLocks/>
                        </wps:cNvSpPr>
                        <wps:spPr bwMode="auto">
                          <a:xfrm>
                            <a:off x="4843" y="-1118"/>
                            <a:ext cx="251" cy="79"/>
                          </a:xfrm>
                          <a:custGeom>
                            <a:avLst/>
                            <a:gdLst>
                              <a:gd name="T0" fmla="+- 0 4891 4844"/>
                              <a:gd name="T1" fmla="*/ T0 w 251"/>
                              <a:gd name="T2" fmla="+- 0 -1082 -1118"/>
                              <a:gd name="T3" fmla="*/ -1082 h 79"/>
                              <a:gd name="T4" fmla="+- 0 4886 4844"/>
                              <a:gd name="T5" fmla="*/ T4 w 251"/>
                              <a:gd name="T6" fmla="+- 0 -1059 -1118"/>
                              <a:gd name="T7" fmla="*/ -1059 h 79"/>
                              <a:gd name="T8" fmla="+- 0 4876 4844"/>
                              <a:gd name="T9" fmla="*/ T8 w 251"/>
                              <a:gd name="T10" fmla="+- 0 -1047 -1118"/>
                              <a:gd name="T11" fmla="*/ -1047 h 79"/>
                              <a:gd name="T12" fmla="+- 0 4857 4844"/>
                              <a:gd name="T13" fmla="*/ T12 w 251"/>
                              <a:gd name="T14" fmla="+- 0 -1055 -1118"/>
                              <a:gd name="T15" fmla="*/ -1055 h 79"/>
                              <a:gd name="T16" fmla="+- 0 4857 4844"/>
                              <a:gd name="T17" fmla="*/ T16 w 251"/>
                              <a:gd name="T18" fmla="+- 0 -1075 -1118"/>
                              <a:gd name="T19" fmla="*/ -1075 h 79"/>
                              <a:gd name="T20" fmla="+- 0 4866 4844"/>
                              <a:gd name="T21" fmla="*/ T20 w 251"/>
                              <a:gd name="T22" fmla="+- 0 -1082 -1118"/>
                              <a:gd name="T23" fmla="*/ -1082 h 79"/>
                              <a:gd name="T24" fmla="+- 0 4885 4844"/>
                              <a:gd name="T25" fmla="*/ T24 w 251"/>
                              <a:gd name="T26" fmla="+- 0 -1075 -1118"/>
                              <a:gd name="T27" fmla="*/ -1075 h 79"/>
                              <a:gd name="T28" fmla="+- 0 4885 4844"/>
                              <a:gd name="T29" fmla="*/ T28 w 251"/>
                              <a:gd name="T30" fmla="+- 0 -1088 -1118"/>
                              <a:gd name="T31" fmla="*/ -1088 h 79"/>
                              <a:gd name="T32" fmla="+- 0 4865 4844"/>
                              <a:gd name="T33" fmla="*/ T32 w 251"/>
                              <a:gd name="T34" fmla="+- 0 -1090 -1118"/>
                              <a:gd name="T35" fmla="*/ -1090 h 79"/>
                              <a:gd name="T36" fmla="+- 0 4854 4844"/>
                              <a:gd name="T37" fmla="*/ T36 w 251"/>
                              <a:gd name="T38" fmla="+- 0 -1081 -1118"/>
                              <a:gd name="T39" fmla="*/ -1081 h 79"/>
                              <a:gd name="T40" fmla="+- 0 4864 4844"/>
                              <a:gd name="T41" fmla="*/ T40 w 251"/>
                              <a:gd name="T42" fmla="+- 0 -1107 -1118"/>
                              <a:gd name="T43" fmla="*/ -1107 h 79"/>
                              <a:gd name="T44" fmla="+- 0 4881 4844"/>
                              <a:gd name="T45" fmla="*/ T44 w 251"/>
                              <a:gd name="T46" fmla="+- 0 -1109 -1118"/>
                              <a:gd name="T47" fmla="*/ -1109 h 79"/>
                              <a:gd name="T48" fmla="+- 0 4889 4844"/>
                              <a:gd name="T49" fmla="*/ T48 w 251"/>
                              <a:gd name="T50" fmla="+- 0 -1106 -1118"/>
                              <a:gd name="T51" fmla="*/ -1106 h 79"/>
                              <a:gd name="T52" fmla="+- 0 4891 4844"/>
                              <a:gd name="T53" fmla="*/ T52 w 251"/>
                              <a:gd name="T54" fmla="+- 0 -1115 -1118"/>
                              <a:gd name="T55" fmla="*/ -1115 h 79"/>
                              <a:gd name="T56" fmla="+- 0 4881 4844"/>
                              <a:gd name="T57" fmla="*/ T56 w 251"/>
                              <a:gd name="T58" fmla="+- 0 -1117 -1118"/>
                              <a:gd name="T59" fmla="*/ -1117 h 79"/>
                              <a:gd name="T60" fmla="+- 0 4858 4844"/>
                              <a:gd name="T61" fmla="*/ T60 w 251"/>
                              <a:gd name="T62" fmla="+- 0 -1114 -1118"/>
                              <a:gd name="T63" fmla="*/ -1114 h 79"/>
                              <a:gd name="T64" fmla="+- 0 4844 4844"/>
                              <a:gd name="T65" fmla="*/ T64 w 251"/>
                              <a:gd name="T66" fmla="+- 0 -1066 -1118"/>
                              <a:gd name="T67" fmla="*/ -1066 h 79"/>
                              <a:gd name="T68" fmla="+- 0 4862 4844"/>
                              <a:gd name="T69" fmla="*/ T68 w 251"/>
                              <a:gd name="T70" fmla="+- 0 -1039 -1118"/>
                              <a:gd name="T71" fmla="*/ -1039 h 79"/>
                              <a:gd name="T72" fmla="+- 0 4890 4844"/>
                              <a:gd name="T73" fmla="*/ T72 w 251"/>
                              <a:gd name="T74" fmla="+- 0 -1047 -1118"/>
                              <a:gd name="T75" fmla="*/ -1047 h 79"/>
                              <a:gd name="T76" fmla="+- 0 4896 4844"/>
                              <a:gd name="T77" fmla="*/ T76 w 251"/>
                              <a:gd name="T78" fmla="+- 0 -1073 -1118"/>
                              <a:gd name="T79" fmla="*/ -1073 h 79"/>
                              <a:gd name="T80" fmla="+- 0 4954 4844"/>
                              <a:gd name="T81" fmla="*/ T80 w 251"/>
                              <a:gd name="T82" fmla="+- 0 -1109 -1118"/>
                              <a:gd name="T83" fmla="*/ -1109 h 79"/>
                              <a:gd name="T84" fmla="+- 0 4952 4844"/>
                              <a:gd name="T85" fmla="*/ T84 w 251"/>
                              <a:gd name="T86" fmla="+- 0 -1068 -1118"/>
                              <a:gd name="T87" fmla="*/ -1068 h 79"/>
                              <a:gd name="T88" fmla="+- 0 4941 4844"/>
                              <a:gd name="T89" fmla="*/ T88 w 251"/>
                              <a:gd name="T90" fmla="+- 0 -1047 -1118"/>
                              <a:gd name="T91" fmla="*/ -1047 h 79"/>
                              <a:gd name="T92" fmla="+- 0 4921 4844"/>
                              <a:gd name="T93" fmla="*/ T92 w 251"/>
                              <a:gd name="T94" fmla="+- 0 -1060 -1118"/>
                              <a:gd name="T95" fmla="*/ -1060 h 79"/>
                              <a:gd name="T96" fmla="+- 0 4921 4844"/>
                              <a:gd name="T97" fmla="*/ T96 w 251"/>
                              <a:gd name="T98" fmla="+- 0 -1096 -1118"/>
                              <a:gd name="T99" fmla="*/ -1096 h 79"/>
                              <a:gd name="T100" fmla="+- 0 4941 4844"/>
                              <a:gd name="T101" fmla="*/ T100 w 251"/>
                              <a:gd name="T102" fmla="+- 0 -1109 -1118"/>
                              <a:gd name="T103" fmla="*/ -1109 h 79"/>
                              <a:gd name="T104" fmla="+- 0 4952 4844"/>
                              <a:gd name="T105" fmla="*/ T104 w 251"/>
                              <a:gd name="T106" fmla="+- 0 -1089 -1118"/>
                              <a:gd name="T107" fmla="*/ -1089 h 79"/>
                              <a:gd name="T108" fmla="+- 0 4944 4844"/>
                              <a:gd name="T109" fmla="*/ T108 w 251"/>
                              <a:gd name="T110" fmla="+- 0 -1118 -1118"/>
                              <a:gd name="T111" fmla="*/ -1118 h 79"/>
                              <a:gd name="T112" fmla="+- 0 4916 4844"/>
                              <a:gd name="T113" fmla="*/ T112 w 251"/>
                              <a:gd name="T114" fmla="+- 0 -1107 -1118"/>
                              <a:gd name="T115" fmla="*/ -1107 h 79"/>
                              <a:gd name="T116" fmla="+- 0 4910 4844"/>
                              <a:gd name="T117" fmla="*/ T116 w 251"/>
                              <a:gd name="T118" fmla="+- 0 -1066 -1118"/>
                              <a:gd name="T119" fmla="*/ -1066 h 79"/>
                              <a:gd name="T120" fmla="+- 0 4927 4844"/>
                              <a:gd name="T121" fmla="*/ T120 w 251"/>
                              <a:gd name="T122" fmla="+- 0 -1039 -1118"/>
                              <a:gd name="T123" fmla="*/ -1039 h 79"/>
                              <a:gd name="T124" fmla="+- 0 4954 4844"/>
                              <a:gd name="T125" fmla="*/ T124 w 251"/>
                              <a:gd name="T126" fmla="+- 0 -1047 -1118"/>
                              <a:gd name="T127" fmla="*/ -1047 h 79"/>
                              <a:gd name="T128" fmla="+- 0 4962 4844"/>
                              <a:gd name="T129" fmla="*/ T128 w 251"/>
                              <a:gd name="T130" fmla="+- 0 -1091 -1118"/>
                              <a:gd name="T131" fmla="*/ -1091 h 79"/>
                              <a:gd name="T132" fmla="+- 0 5020 4844"/>
                              <a:gd name="T133" fmla="*/ T132 w 251"/>
                              <a:gd name="T134" fmla="+- 0 -1109 -1118"/>
                              <a:gd name="T135" fmla="*/ -1109 h 79"/>
                              <a:gd name="T136" fmla="+- 0 5018 4844"/>
                              <a:gd name="T137" fmla="*/ T136 w 251"/>
                              <a:gd name="T138" fmla="+- 0 -1068 -1118"/>
                              <a:gd name="T139" fmla="*/ -1068 h 79"/>
                              <a:gd name="T140" fmla="+- 0 5007 4844"/>
                              <a:gd name="T141" fmla="*/ T140 w 251"/>
                              <a:gd name="T142" fmla="+- 0 -1047 -1118"/>
                              <a:gd name="T143" fmla="*/ -1047 h 79"/>
                              <a:gd name="T144" fmla="+- 0 4987 4844"/>
                              <a:gd name="T145" fmla="*/ T144 w 251"/>
                              <a:gd name="T146" fmla="+- 0 -1060 -1118"/>
                              <a:gd name="T147" fmla="*/ -1060 h 79"/>
                              <a:gd name="T148" fmla="+- 0 4987 4844"/>
                              <a:gd name="T149" fmla="*/ T148 w 251"/>
                              <a:gd name="T150" fmla="+- 0 -1096 -1118"/>
                              <a:gd name="T151" fmla="*/ -1096 h 79"/>
                              <a:gd name="T152" fmla="+- 0 5007 4844"/>
                              <a:gd name="T153" fmla="*/ T152 w 251"/>
                              <a:gd name="T154" fmla="+- 0 -1109 -1118"/>
                              <a:gd name="T155" fmla="*/ -1109 h 79"/>
                              <a:gd name="T156" fmla="+- 0 5018 4844"/>
                              <a:gd name="T157" fmla="*/ T156 w 251"/>
                              <a:gd name="T158" fmla="+- 0 -1089 -1118"/>
                              <a:gd name="T159" fmla="*/ -1089 h 79"/>
                              <a:gd name="T160" fmla="+- 0 5010 4844"/>
                              <a:gd name="T161" fmla="*/ T160 w 251"/>
                              <a:gd name="T162" fmla="+- 0 -1118 -1118"/>
                              <a:gd name="T163" fmla="*/ -1118 h 79"/>
                              <a:gd name="T164" fmla="+- 0 4982 4844"/>
                              <a:gd name="T165" fmla="*/ T164 w 251"/>
                              <a:gd name="T166" fmla="+- 0 -1107 -1118"/>
                              <a:gd name="T167" fmla="*/ -1107 h 79"/>
                              <a:gd name="T168" fmla="+- 0 4976 4844"/>
                              <a:gd name="T169" fmla="*/ T168 w 251"/>
                              <a:gd name="T170" fmla="+- 0 -1066 -1118"/>
                              <a:gd name="T171" fmla="*/ -1066 h 79"/>
                              <a:gd name="T172" fmla="+- 0 4993 4844"/>
                              <a:gd name="T173" fmla="*/ T172 w 251"/>
                              <a:gd name="T174" fmla="+- 0 -1039 -1118"/>
                              <a:gd name="T175" fmla="*/ -1039 h 79"/>
                              <a:gd name="T176" fmla="+- 0 5020 4844"/>
                              <a:gd name="T177" fmla="*/ T176 w 251"/>
                              <a:gd name="T178" fmla="+- 0 -1047 -1118"/>
                              <a:gd name="T179" fmla="*/ -1047 h 79"/>
                              <a:gd name="T180" fmla="+- 0 5028 4844"/>
                              <a:gd name="T181" fmla="*/ T180 w 251"/>
                              <a:gd name="T182" fmla="+- 0 -1091 -1118"/>
                              <a:gd name="T183" fmla="*/ -1091 h 79"/>
                              <a:gd name="T184" fmla="+- 0 5086 4844"/>
                              <a:gd name="T185" fmla="*/ T184 w 251"/>
                              <a:gd name="T186" fmla="+- 0 -1109 -1118"/>
                              <a:gd name="T187" fmla="*/ -1109 h 79"/>
                              <a:gd name="T188" fmla="+- 0 5084 4844"/>
                              <a:gd name="T189" fmla="*/ T188 w 251"/>
                              <a:gd name="T190" fmla="+- 0 -1068 -1118"/>
                              <a:gd name="T191" fmla="*/ -1068 h 79"/>
                              <a:gd name="T192" fmla="+- 0 5073 4844"/>
                              <a:gd name="T193" fmla="*/ T192 w 251"/>
                              <a:gd name="T194" fmla="+- 0 -1047 -1118"/>
                              <a:gd name="T195" fmla="*/ -1047 h 79"/>
                              <a:gd name="T196" fmla="+- 0 5053 4844"/>
                              <a:gd name="T197" fmla="*/ T196 w 251"/>
                              <a:gd name="T198" fmla="+- 0 -1060 -1118"/>
                              <a:gd name="T199" fmla="*/ -1060 h 79"/>
                              <a:gd name="T200" fmla="+- 0 5053 4844"/>
                              <a:gd name="T201" fmla="*/ T200 w 251"/>
                              <a:gd name="T202" fmla="+- 0 -1096 -1118"/>
                              <a:gd name="T203" fmla="*/ -1096 h 79"/>
                              <a:gd name="T204" fmla="+- 0 5073 4844"/>
                              <a:gd name="T205" fmla="*/ T204 w 251"/>
                              <a:gd name="T206" fmla="+- 0 -1109 -1118"/>
                              <a:gd name="T207" fmla="*/ -1109 h 79"/>
                              <a:gd name="T208" fmla="+- 0 5084 4844"/>
                              <a:gd name="T209" fmla="*/ T208 w 251"/>
                              <a:gd name="T210" fmla="+- 0 -1089 -1118"/>
                              <a:gd name="T211" fmla="*/ -1089 h 79"/>
                              <a:gd name="T212" fmla="+- 0 5076 4844"/>
                              <a:gd name="T213" fmla="*/ T212 w 251"/>
                              <a:gd name="T214" fmla="+- 0 -1118 -1118"/>
                              <a:gd name="T215" fmla="*/ -1118 h 79"/>
                              <a:gd name="T216" fmla="+- 0 5044 4844"/>
                              <a:gd name="T217" fmla="*/ T216 w 251"/>
                              <a:gd name="T218" fmla="+- 0 -1101 -1118"/>
                              <a:gd name="T219" fmla="*/ -1101 h 79"/>
                              <a:gd name="T220" fmla="+- 0 5044 4844"/>
                              <a:gd name="T221" fmla="*/ T220 w 251"/>
                              <a:gd name="T222" fmla="+- 0 -1056 -1118"/>
                              <a:gd name="T223" fmla="*/ -1056 h 79"/>
                              <a:gd name="T224" fmla="+- 0 5059 4844"/>
                              <a:gd name="T225" fmla="*/ T224 w 251"/>
                              <a:gd name="T226" fmla="+- 0 -1039 -1118"/>
                              <a:gd name="T227" fmla="*/ -1039 h 79"/>
                              <a:gd name="T228" fmla="+- 0 5086 4844"/>
                              <a:gd name="T229" fmla="*/ T228 w 251"/>
                              <a:gd name="T230" fmla="+- 0 -1047 -1118"/>
                              <a:gd name="T231" fmla="*/ -1047 h 79"/>
                              <a:gd name="T232" fmla="+- 0 5094 4844"/>
                              <a:gd name="T233" fmla="*/ T232 w 251"/>
                              <a:gd name="T234" fmla="+- 0 -1091 -1118"/>
                              <a:gd name="T235" fmla="*/ -1091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251" h="79">
                                <a:moveTo>
                                  <a:pt x="52" y="45"/>
                                </a:moveTo>
                                <a:lnTo>
                                  <a:pt x="50" y="39"/>
                                </a:lnTo>
                                <a:lnTo>
                                  <a:pt x="47" y="36"/>
                                </a:lnTo>
                                <a:lnTo>
                                  <a:pt x="42" y="31"/>
                                </a:lnTo>
                                <a:lnTo>
                                  <a:pt x="42" y="48"/>
                                </a:lnTo>
                                <a:lnTo>
                                  <a:pt x="42" y="59"/>
                                </a:lnTo>
                                <a:lnTo>
                                  <a:pt x="41" y="63"/>
                                </a:lnTo>
                                <a:lnTo>
                                  <a:pt x="35" y="69"/>
                                </a:lnTo>
                                <a:lnTo>
                                  <a:pt x="32" y="71"/>
                                </a:lnTo>
                                <a:lnTo>
                                  <a:pt x="22" y="71"/>
                                </a:lnTo>
                                <a:lnTo>
                                  <a:pt x="19" y="69"/>
                                </a:lnTo>
                                <a:lnTo>
                                  <a:pt x="13" y="63"/>
                                </a:lnTo>
                                <a:lnTo>
                                  <a:pt x="12" y="59"/>
                                </a:lnTo>
                                <a:lnTo>
                                  <a:pt x="12" y="48"/>
                                </a:lnTo>
                                <a:lnTo>
                                  <a:pt x="13" y="43"/>
                                </a:lnTo>
                                <a:lnTo>
                                  <a:pt x="19" y="37"/>
                                </a:lnTo>
                                <a:lnTo>
                                  <a:pt x="20" y="37"/>
                                </a:lnTo>
                                <a:lnTo>
                                  <a:pt x="22" y="36"/>
                                </a:lnTo>
                                <a:lnTo>
                                  <a:pt x="32" y="36"/>
                                </a:lnTo>
                                <a:lnTo>
                                  <a:pt x="35" y="37"/>
                                </a:lnTo>
                                <a:lnTo>
                                  <a:pt x="41" y="43"/>
                                </a:lnTo>
                                <a:lnTo>
                                  <a:pt x="42" y="48"/>
                                </a:lnTo>
                                <a:lnTo>
                                  <a:pt x="42" y="31"/>
                                </a:lnTo>
                                <a:lnTo>
                                  <a:pt x="41" y="30"/>
                                </a:lnTo>
                                <a:lnTo>
                                  <a:pt x="35" y="27"/>
                                </a:lnTo>
                                <a:lnTo>
                                  <a:pt x="24" y="27"/>
                                </a:lnTo>
                                <a:lnTo>
                                  <a:pt x="21" y="28"/>
                                </a:lnTo>
                                <a:lnTo>
                                  <a:pt x="15" y="31"/>
                                </a:lnTo>
                                <a:lnTo>
                                  <a:pt x="12" y="34"/>
                                </a:lnTo>
                                <a:lnTo>
                                  <a:pt x="10" y="37"/>
                                </a:lnTo>
                                <a:lnTo>
                                  <a:pt x="11" y="27"/>
                                </a:lnTo>
                                <a:lnTo>
                                  <a:pt x="13" y="20"/>
                                </a:lnTo>
                                <a:lnTo>
                                  <a:pt x="20" y="11"/>
                                </a:lnTo>
                                <a:lnTo>
                                  <a:pt x="25" y="9"/>
                                </a:lnTo>
                                <a:lnTo>
                                  <a:pt x="34" y="9"/>
                                </a:lnTo>
                                <a:lnTo>
                                  <a:pt x="37" y="9"/>
                                </a:lnTo>
                                <a:lnTo>
                                  <a:pt x="40" y="10"/>
                                </a:lnTo>
                                <a:lnTo>
                                  <a:pt x="42" y="11"/>
                                </a:lnTo>
                                <a:lnTo>
                                  <a:pt x="45" y="12"/>
                                </a:lnTo>
                                <a:lnTo>
                                  <a:pt x="47" y="13"/>
                                </a:lnTo>
                                <a:lnTo>
                                  <a:pt x="47" y="9"/>
                                </a:lnTo>
                                <a:lnTo>
                                  <a:pt x="47" y="3"/>
                                </a:lnTo>
                                <a:lnTo>
                                  <a:pt x="44" y="2"/>
                                </a:lnTo>
                                <a:lnTo>
                                  <a:pt x="42" y="2"/>
                                </a:lnTo>
                                <a:lnTo>
                                  <a:pt x="37" y="1"/>
                                </a:lnTo>
                                <a:lnTo>
                                  <a:pt x="34" y="0"/>
                                </a:lnTo>
                                <a:lnTo>
                                  <a:pt x="22" y="0"/>
                                </a:lnTo>
                                <a:lnTo>
                                  <a:pt x="14" y="4"/>
                                </a:lnTo>
                                <a:lnTo>
                                  <a:pt x="3" y="18"/>
                                </a:lnTo>
                                <a:lnTo>
                                  <a:pt x="0" y="27"/>
                                </a:lnTo>
                                <a:lnTo>
                                  <a:pt x="0" y="52"/>
                                </a:lnTo>
                                <a:lnTo>
                                  <a:pt x="2" y="62"/>
                                </a:lnTo>
                                <a:lnTo>
                                  <a:pt x="12" y="76"/>
                                </a:lnTo>
                                <a:lnTo>
                                  <a:pt x="18" y="79"/>
                                </a:lnTo>
                                <a:lnTo>
                                  <a:pt x="35" y="79"/>
                                </a:lnTo>
                                <a:lnTo>
                                  <a:pt x="41" y="77"/>
                                </a:lnTo>
                                <a:lnTo>
                                  <a:pt x="46" y="71"/>
                                </a:lnTo>
                                <a:lnTo>
                                  <a:pt x="50" y="67"/>
                                </a:lnTo>
                                <a:lnTo>
                                  <a:pt x="52" y="61"/>
                                </a:lnTo>
                                <a:lnTo>
                                  <a:pt x="52" y="45"/>
                                </a:lnTo>
                                <a:close/>
                                <a:moveTo>
                                  <a:pt x="118" y="27"/>
                                </a:moveTo>
                                <a:lnTo>
                                  <a:pt x="116" y="17"/>
                                </a:lnTo>
                                <a:lnTo>
                                  <a:pt x="110" y="9"/>
                                </a:lnTo>
                                <a:lnTo>
                                  <a:pt x="108" y="5"/>
                                </a:lnTo>
                                <a:lnTo>
                                  <a:pt x="108" y="29"/>
                                </a:lnTo>
                                <a:lnTo>
                                  <a:pt x="108" y="50"/>
                                </a:lnTo>
                                <a:lnTo>
                                  <a:pt x="106" y="58"/>
                                </a:lnTo>
                                <a:lnTo>
                                  <a:pt x="101" y="68"/>
                                </a:lnTo>
                                <a:lnTo>
                                  <a:pt x="97" y="71"/>
                                </a:lnTo>
                                <a:lnTo>
                                  <a:pt x="87" y="71"/>
                                </a:lnTo>
                                <a:lnTo>
                                  <a:pt x="83" y="68"/>
                                </a:lnTo>
                                <a:lnTo>
                                  <a:pt x="77" y="58"/>
                                </a:lnTo>
                                <a:lnTo>
                                  <a:pt x="76" y="50"/>
                                </a:lnTo>
                                <a:lnTo>
                                  <a:pt x="76" y="29"/>
                                </a:lnTo>
                                <a:lnTo>
                                  <a:pt x="77" y="22"/>
                                </a:lnTo>
                                <a:lnTo>
                                  <a:pt x="83" y="11"/>
                                </a:lnTo>
                                <a:lnTo>
                                  <a:pt x="87" y="9"/>
                                </a:lnTo>
                                <a:lnTo>
                                  <a:pt x="97" y="9"/>
                                </a:lnTo>
                                <a:lnTo>
                                  <a:pt x="101" y="11"/>
                                </a:lnTo>
                                <a:lnTo>
                                  <a:pt x="106" y="22"/>
                                </a:lnTo>
                                <a:lnTo>
                                  <a:pt x="108" y="29"/>
                                </a:lnTo>
                                <a:lnTo>
                                  <a:pt x="108" y="5"/>
                                </a:lnTo>
                                <a:lnTo>
                                  <a:pt x="107" y="4"/>
                                </a:lnTo>
                                <a:lnTo>
                                  <a:pt x="100" y="0"/>
                                </a:lnTo>
                                <a:lnTo>
                                  <a:pt x="83" y="0"/>
                                </a:lnTo>
                                <a:lnTo>
                                  <a:pt x="77" y="4"/>
                                </a:lnTo>
                                <a:lnTo>
                                  <a:pt x="72" y="11"/>
                                </a:lnTo>
                                <a:lnTo>
                                  <a:pt x="68" y="17"/>
                                </a:lnTo>
                                <a:lnTo>
                                  <a:pt x="66" y="27"/>
                                </a:lnTo>
                                <a:lnTo>
                                  <a:pt x="66" y="52"/>
                                </a:lnTo>
                                <a:lnTo>
                                  <a:pt x="68" y="62"/>
                                </a:lnTo>
                                <a:lnTo>
                                  <a:pt x="77" y="76"/>
                                </a:lnTo>
                                <a:lnTo>
                                  <a:pt x="83" y="79"/>
                                </a:lnTo>
                                <a:lnTo>
                                  <a:pt x="100" y="79"/>
                                </a:lnTo>
                                <a:lnTo>
                                  <a:pt x="107" y="76"/>
                                </a:lnTo>
                                <a:lnTo>
                                  <a:pt x="110" y="71"/>
                                </a:lnTo>
                                <a:lnTo>
                                  <a:pt x="116" y="62"/>
                                </a:lnTo>
                                <a:lnTo>
                                  <a:pt x="118" y="52"/>
                                </a:lnTo>
                                <a:lnTo>
                                  <a:pt x="118" y="27"/>
                                </a:lnTo>
                                <a:close/>
                                <a:moveTo>
                                  <a:pt x="184" y="27"/>
                                </a:moveTo>
                                <a:lnTo>
                                  <a:pt x="182" y="17"/>
                                </a:lnTo>
                                <a:lnTo>
                                  <a:pt x="176" y="9"/>
                                </a:lnTo>
                                <a:lnTo>
                                  <a:pt x="174" y="5"/>
                                </a:lnTo>
                                <a:lnTo>
                                  <a:pt x="174" y="29"/>
                                </a:lnTo>
                                <a:lnTo>
                                  <a:pt x="174" y="50"/>
                                </a:lnTo>
                                <a:lnTo>
                                  <a:pt x="172" y="58"/>
                                </a:lnTo>
                                <a:lnTo>
                                  <a:pt x="167" y="68"/>
                                </a:lnTo>
                                <a:lnTo>
                                  <a:pt x="163" y="71"/>
                                </a:lnTo>
                                <a:lnTo>
                                  <a:pt x="153" y="71"/>
                                </a:lnTo>
                                <a:lnTo>
                                  <a:pt x="149" y="68"/>
                                </a:lnTo>
                                <a:lnTo>
                                  <a:pt x="143" y="58"/>
                                </a:lnTo>
                                <a:lnTo>
                                  <a:pt x="142" y="50"/>
                                </a:lnTo>
                                <a:lnTo>
                                  <a:pt x="142" y="29"/>
                                </a:lnTo>
                                <a:lnTo>
                                  <a:pt x="143" y="22"/>
                                </a:lnTo>
                                <a:lnTo>
                                  <a:pt x="149" y="11"/>
                                </a:lnTo>
                                <a:lnTo>
                                  <a:pt x="153" y="9"/>
                                </a:lnTo>
                                <a:lnTo>
                                  <a:pt x="163" y="9"/>
                                </a:lnTo>
                                <a:lnTo>
                                  <a:pt x="167" y="11"/>
                                </a:lnTo>
                                <a:lnTo>
                                  <a:pt x="172" y="22"/>
                                </a:lnTo>
                                <a:lnTo>
                                  <a:pt x="174" y="29"/>
                                </a:lnTo>
                                <a:lnTo>
                                  <a:pt x="174" y="5"/>
                                </a:lnTo>
                                <a:lnTo>
                                  <a:pt x="173" y="4"/>
                                </a:lnTo>
                                <a:lnTo>
                                  <a:pt x="166" y="0"/>
                                </a:lnTo>
                                <a:lnTo>
                                  <a:pt x="149" y="0"/>
                                </a:lnTo>
                                <a:lnTo>
                                  <a:pt x="143" y="4"/>
                                </a:lnTo>
                                <a:lnTo>
                                  <a:pt x="138" y="11"/>
                                </a:lnTo>
                                <a:lnTo>
                                  <a:pt x="134" y="17"/>
                                </a:lnTo>
                                <a:lnTo>
                                  <a:pt x="132" y="27"/>
                                </a:lnTo>
                                <a:lnTo>
                                  <a:pt x="132" y="52"/>
                                </a:lnTo>
                                <a:lnTo>
                                  <a:pt x="134" y="62"/>
                                </a:lnTo>
                                <a:lnTo>
                                  <a:pt x="143" y="76"/>
                                </a:lnTo>
                                <a:lnTo>
                                  <a:pt x="149" y="79"/>
                                </a:lnTo>
                                <a:lnTo>
                                  <a:pt x="166" y="79"/>
                                </a:lnTo>
                                <a:lnTo>
                                  <a:pt x="173" y="76"/>
                                </a:lnTo>
                                <a:lnTo>
                                  <a:pt x="176" y="71"/>
                                </a:lnTo>
                                <a:lnTo>
                                  <a:pt x="182" y="62"/>
                                </a:lnTo>
                                <a:lnTo>
                                  <a:pt x="184" y="52"/>
                                </a:lnTo>
                                <a:lnTo>
                                  <a:pt x="184" y="27"/>
                                </a:lnTo>
                                <a:close/>
                                <a:moveTo>
                                  <a:pt x="250" y="27"/>
                                </a:moveTo>
                                <a:lnTo>
                                  <a:pt x="248" y="17"/>
                                </a:lnTo>
                                <a:lnTo>
                                  <a:pt x="242" y="9"/>
                                </a:lnTo>
                                <a:lnTo>
                                  <a:pt x="240" y="5"/>
                                </a:lnTo>
                                <a:lnTo>
                                  <a:pt x="240" y="29"/>
                                </a:lnTo>
                                <a:lnTo>
                                  <a:pt x="240" y="50"/>
                                </a:lnTo>
                                <a:lnTo>
                                  <a:pt x="239" y="58"/>
                                </a:lnTo>
                                <a:lnTo>
                                  <a:pt x="233" y="68"/>
                                </a:lnTo>
                                <a:lnTo>
                                  <a:pt x="229" y="71"/>
                                </a:lnTo>
                                <a:lnTo>
                                  <a:pt x="219" y="71"/>
                                </a:lnTo>
                                <a:lnTo>
                                  <a:pt x="215" y="68"/>
                                </a:lnTo>
                                <a:lnTo>
                                  <a:pt x="209" y="58"/>
                                </a:lnTo>
                                <a:lnTo>
                                  <a:pt x="208" y="50"/>
                                </a:lnTo>
                                <a:lnTo>
                                  <a:pt x="208" y="29"/>
                                </a:lnTo>
                                <a:lnTo>
                                  <a:pt x="209" y="22"/>
                                </a:lnTo>
                                <a:lnTo>
                                  <a:pt x="215" y="11"/>
                                </a:lnTo>
                                <a:lnTo>
                                  <a:pt x="219" y="9"/>
                                </a:lnTo>
                                <a:lnTo>
                                  <a:pt x="229" y="9"/>
                                </a:lnTo>
                                <a:lnTo>
                                  <a:pt x="233" y="11"/>
                                </a:lnTo>
                                <a:lnTo>
                                  <a:pt x="239" y="22"/>
                                </a:lnTo>
                                <a:lnTo>
                                  <a:pt x="240" y="29"/>
                                </a:lnTo>
                                <a:lnTo>
                                  <a:pt x="240" y="5"/>
                                </a:lnTo>
                                <a:lnTo>
                                  <a:pt x="239" y="4"/>
                                </a:lnTo>
                                <a:lnTo>
                                  <a:pt x="232" y="0"/>
                                </a:lnTo>
                                <a:lnTo>
                                  <a:pt x="215" y="0"/>
                                </a:lnTo>
                                <a:lnTo>
                                  <a:pt x="209" y="4"/>
                                </a:lnTo>
                                <a:lnTo>
                                  <a:pt x="200" y="17"/>
                                </a:lnTo>
                                <a:lnTo>
                                  <a:pt x="198" y="27"/>
                                </a:lnTo>
                                <a:lnTo>
                                  <a:pt x="198" y="52"/>
                                </a:lnTo>
                                <a:lnTo>
                                  <a:pt x="200" y="62"/>
                                </a:lnTo>
                                <a:lnTo>
                                  <a:pt x="205" y="69"/>
                                </a:lnTo>
                                <a:lnTo>
                                  <a:pt x="209" y="76"/>
                                </a:lnTo>
                                <a:lnTo>
                                  <a:pt x="215" y="79"/>
                                </a:lnTo>
                                <a:lnTo>
                                  <a:pt x="232" y="79"/>
                                </a:lnTo>
                                <a:lnTo>
                                  <a:pt x="239" y="76"/>
                                </a:lnTo>
                                <a:lnTo>
                                  <a:pt x="242" y="71"/>
                                </a:lnTo>
                                <a:lnTo>
                                  <a:pt x="248" y="62"/>
                                </a:lnTo>
                                <a:lnTo>
                                  <a:pt x="250" y="52"/>
                                </a:lnTo>
                                <a:lnTo>
                                  <a:pt x="250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Line 436"/>
                        <wps:cNvCnPr>
                          <a:cxnSpLocks noChangeShapeType="1"/>
                        </wps:cNvCnPr>
                        <wps:spPr bwMode="auto">
                          <a:xfrm>
                            <a:off x="4764" y="-1349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52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docshape7"/>
                        <wps:cNvSpPr>
                          <a:spLocks/>
                        </wps:cNvSpPr>
                        <wps:spPr bwMode="auto">
                          <a:xfrm>
                            <a:off x="4843" y="-1387"/>
                            <a:ext cx="251" cy="79"/>
                          </a:xfrm>
                          <a:custGeom>
                            <a:avLst/>
                            <a:gdLst>
                              <a:gd name="T0" fmla="+- 0 4890 4844"/>
                              <a:gd name="T1" fmla="*/ T0 w 251"/>
                              <a:gd name="T2" fmla="+- 0 -1345 -1386"/>
                              <a:gd name="T3" fmla="*/ -1345 h 79"/>
                              <a:gd name="T4" fmla="+- 0 4884 4844"/>
                              <a:gd name="T5" fmla="*/ T4 w 251"/>
                              <a:gd name="T6" fmla="+- 0 -1322 -1386"/>
                              <a:gd name="T7" fmla="*/ -1322 h 79"/>
                              <a:gd name="T8" fmla="+- 0 4861 4844"/>
                              <a:gd name="T9" fmla="*/ T8 w 251"/>
                              <a:gd name="T10" fmla="+- 0 -1317 -1386"/>
                              <a:gd name="T11" fmla="*/ -1317 h 79"/>
                              <a:gd name="T12" fmla="+- 0 4854 4844"/>
                              <a:gd name="T13" fmla="*/ T12 w 251"/>
                              <a:gd name="T14" fmla="+- 0 -1335 -1386"/>
                              <a:gd name="T15" fmla="*/ -1335 h 79"/>
                              <a:gd name="T16" fmla="+- 0 4875 4844"/>
                              <a:gd name="T17" fmla="*/ T16 w 251"/>
                              <a:gd name="T18" fmla="+- 0 -1345 -1386"/>
                              <a:gd name="T19" fmla="*/ -1345 h 79"/>
                              <a:gd name="T20" fmla="+- 0 4885 4844"/>
                              <a:gd name="T21" fmla="*/ T20 w 251"/>
                              <a:gd name="T22" fmla="+- 0 -1326 -1386"/>
                              <a:gd name="T23" fmla="*/ -1326 h 79"/>
                              <a:gd name="T24" fmla="+- 0 4884 4844"/>
                              <a:gd name="T25" fmla="*/ T24 w 251"/>
                              <a:gd name="T26" fmla="+- 0 -1351 -1386"/>
                              <a:gd name="T27" fmla="*/ -1351 h 79"/>
                              <a:gd name="T28" fmla="+- 0 4894 4844"/>
                              <a:gd name="T29" fmla="*/ T28 w 251"/>
                              <a:gd name="T30" fmla="+- 0 -1362 -1386"/>
                              <a:gd name="T31" fmla="*/ -1362 h 79"/>
                              <a:gd name="T32" fmla="+- 0 4884 4844"/>
                              <a:gd name="T33" fmla="*/ T32 w 251"/>
                              <a:gd name="T34" fmla="+- 0 -1384 -1386"/>
                              <a:gd name="T35" fmla="*/ -1384 h 79"/>
                              <a:gd name="T36" fmla="+- 0 4878 4844"/>
                              <a:gd name="T37" fmla="*/ T36 w 251"/>
                              <a:gd name="T38" fmla="+- 0 -1354 -1386"/>
                              <a:gd name="T39" fmla="*/ -1354 h 79"/>
                              <a:gd name="T40" fmla="+- 0 4857 4844"/>
                              <a:gd name="T41" fmla="*/ T40 w 251"/>
                              <a:gd name="T42" fmla="+- 0 -1359 -1386"/>
                              <a:gd name="T43" fmla="*/ -1359 h 79"/>
                              <a:gd name="T44" fmla="+- 0 4862 4844"/>
                              <a:gd name="T45" fmla="*/ T44 w 251"/>
                              <a:gd name="T46" fmla="+- 0 -1377 -1386"/>
                              <a:gd name="T47" fmla="*/ -1377 h 79"/>
                              <a:gd name="T48" fmla="+- 0 4883 4844"/>
                              <a:gd name="T49" fmla="*/ T48 w 251"/>
                              <a:gd name="T50" fmla="+- 0 -1373 -1386"/>
                              <a:gd name="T51" fmla="*/ -1373 h 79"/>
                              <a:gd name="T52" fmla="+- 0 4877 4844"/>
                              <a:gd name="T53" fmla="*/ T52 w 251"/>
                              <a:gd name="T54" fmla="+- 0 -1386 -1386"/>
                              <a:gd name="T55" fmla="*/ -1386 h 79"/>
                              <a:gd name="T56" fmla="+- 0 4848 4844"/>
                              <a:gd name="T57" fmla="*/ T56 w 251"/>
                              <a:gd name="T58" fmla="+- 0 -1378 -1386"/>
                              <a:gd name="T59" fmla="*/ -1378 h 79"/>
                              <a:gd name="T60" fmla="+- 0 4852 4844"/>
                              <a:gd name="T61" fmla="*/ T60 w 251"/>
                              <a:gd name="T62" fmla="+- 0 -1353 -1386"/>
                              <a:gd name="T63" fmla="*/ -1353 h 79"/>
                              <a:gd name="T64" fmla="+- 0 4851 4844"/>
                              <a:gd name="T65" fmla="*/ T64 w 251"/>
                              <a:gd name="T66" fmla="+- 0 -1346 -1386"/>
                              <a:gd name="T67" fmla="*/ -1346 h 79"/>
                              <a:gd name="T68" fmla="+- 0 4844 4844"/>
                              <a:gd name="T69" fmla="*/ T68 w 251"/>
                              <a:gd name="T70" fmla="+- 0 -1323 -1386"/>
                              <a:gd name="T71" fmla="*/ -1323 h 79"/>
                              <a:gd name="T72" fmla="+- 0 4878 4844"/>
                              <a:gd name="T73" fmla="*/ T72 w 251"/>
                              <a:gd name="T74" fmla="+- 0 -1308 -1386"/>
                              <a:gd name="T75" fmla="*/ -1308 h 79"/>
                              <a:gd name="T76" fmla="+- 0 4896 4844"/>
                              <a:gd name="T77" fmla="*/ T76 w 251"/>
                              <a:gd name="T78" fmla="+- 0 -1323 -1386"/>
                              <a:gd name="T79" fmla="*/ -1323 h 79"/>
                              <a:gd name="T80" fmla="+- 0 4954 4844"/>
                              <a:gd name="T81" fmla="*/ T80 w 251"/>
                              <a:gd name="T82" fmla="+- 0 -1378 -1386"/>
                              <a:gd name="T83" fmla="*/ -1378 h 79"/>
                              <a:gd name="T84" fmla="+- 0 4950 4844"/>
                              <a:gd name="T85" fmla="*/ T84 w 251"/>
                              <a:gd name="T86" fmla="+- 0 -1329 -1386"/>
                              <a:gd name="T87" fmla="*/ -1329 h 79"/>
                              <a:gd name="T88" fmla="+- 0 4927 4844"/>
                              <a:gd name="T89" fmla="*/ T88 w 251"/>
                              <a:gd name="T90" fmla="+- 0 -1318 -1386"/>
                              <a:gd name="T91" fmla="*/ -1318 h 79"/>
                              <a:gd name="T92" fmla="+- 0 4921 4844"/>
                              <a:gd name="T93" fmla="*/ T92 w 251"/>
                              <a:gd name="T94" fmla="+- 0 -1365 -1386"/>
                              <a:gd name="T95" fmla="*/ -1365 h 79"/>
                              <a:gd name="T96" fmla="+- 0 4945 4844"/>
                              <a:gd name="T97" fmla="*/ T96 w 251"/>
                              <a:gd name="T98" fmla="+- 0 -1376 -1386"/>
                              <a:gd name="T99" fmla="*/ -1376 h 79"/>
                              <a:gd name="T100" fmla="+- 0 4952 4844"/>
                              <a:gd name="T101" fmla="*/ T100 w 251"/>
                              <a:gd name="T102" fmla="+- 0 -1381 -1386"/>
                              <a:gd name="T103" fmla="*/ -1381 h 79"/>
                              <a:gd name="T104" fmla="+- 0 4921 4844"/>
                              <a:gd name="T105" fmla="*/ T104 w 251"/>
                              <a:gd name="T106" fmla="+- 0 -1383 -1386"/>
                              <a:gd name="T107" fmla="*/ -1383 h 79"/>
                              <a:gd name="T108" fmla="+- 0 4912 4844"/>
                              <a:gd name="T109" fmla="*/ T108 w 251"/>
                              <a:gd name="T110" fmla="+- 0 -1324 -1386"/>
                              <a:gd name="T111" fmla="*/ -1324 h 79"/>
                              <a:gd name="T112" fmla="+- 0 4951 4844"/>
                              <a:gd name="T113" fmla="*/ T112 w 251"/>
                              <a:gd name="T114" fmla="+- 0 -1311 -1386"/>
                              <a:gd name="T115" fmla="*/ -1311 h 79"/>
                              <a:gd name="T116" fmla="+- 0 4962 4844"/>
                              <a:gd name="T117" fmla="*/ T116 w 251"/>
                              <a:gd name="T118" fmla="+- 0 -1360 -1386"/>
                              <a:gd name="T119" fmla="*/ -1360 h 79"/>
                              <a:gd name="T120" fmla="+- 0 5018 4844"/>
                              <a:gd name="T121" fmla="*/ T120 w 251"/>
                              <a:gd name="T122" fmla="+- 0 -1381 -1386"/>
                              <a:gd name="T123" fmla="*/ -1381 h 79"/>
                              <a:gd name="T124" fmla="+- 0 5011 4844"/>
                              <a:gd name="T125" fmla="*/ T124 w 251"/>
                              <a:gd name="T126" fmla="+- 0 -1318 -1386"/>
                              <a:gd name="T127" fmla="*/ -1318 h 79"/>
                              <a:gd name="T128" fmla="+- 0 4987 4844"/>
                              <a:gd name="T129" fmla="*/ T128 w 251"/>
                              <a:gd name="T130" fmla="+- 0 -1329 -1386"/>
                              <a:gd name="T131" fmla="*/ -1329 h 79"/>
                              <a:gd name="T132" fmla="+- 0 4990 4844"/>
                              <a:gd name="T133" fmla="*/ T132 w 251"/>
                              <a:gd name="T134" fmla="+- 0 -1370 -1386"/>
                              <a:gd name="T135" fmla="*/ -1370 h 79"/>
                              <a:gd name="T136" fmla="+- 0 5011 4844"/>
                              <a:gd name="T137" fmla="*/ T136 w 251"/>
                              <a:gd name="T138" fmla="+- 0 -1376 -1386"/>
                              <a:gd name="T139" fmla="*/ -1376 h 79"/>
                              <a:gd name="T140" fmla="+- 0 5018 4844"/>
                              <a:gd name="T141" fmla="*/ T140 w 251"/>
                              <a:gd name="T142" fmla="+- 0 -1381 -1386"/>
                              <a:gd name="T143" fmla="*/ -1381 h 79"/>
                              <a:gd name="T144" fmla="+- 0 4987 4844"/>
                              <a:gd name="T145" fmla="*/ T144 w 251"/>
                              <a:gd name="T146" fmla="+- 0 -1383 -1386"/>
                              <a:gd name="T147" fmla="*/ -1383 h 79"/>
                              <a:gd name="T148" fmla="+- 0 4978 4844"/>
                              <a:gd name="T149" fmla="*/ T148 w 251"/>
                              <a:gd name="T150" fmla="+- 0 -1324 -1386"/>
                              <a:gd name="T151" fmla="*/ -1324 h 79"/>
                              <a:gd name="T152" fmla="+- 0 5017 4844"/>
                              <a:gd name="T153" fmla="*/ T152 w 251"/>
                              <a:gd name="T154" fmla="+- 0 -1311 -1386"/>
                              <a:gd name="T155" fmla="*/ -1311 h 79"/>
                              <a:gd name="T156" fmla="+- 0 5028 4844"/>
                              <a:gd name="T157" fmla="*/ T156 w 251"/>
                              <a:gd name="T158" fmla="+- 0 -1360 -1386"/>
                              <a:gd name="T159" fmla="*/ -1360 h 79"/>
                              <a:gd name="T160" fmla="+- 0 5084 4844"/>
                              <a:gd name="T161" fmla="*/ T160 w 251"/>
                              <a:gd name="T162" fmla="+- 0 -1382 -1386"/>
                              <a:gd name="T163" fmla="*/ -1382 h 79"/>
                              <a:gd name="T164" fmla="+- 0 5077 4844"/>
                              <a:gd name="T165" fmla="*/ T164 w 251"/>
                              <a:gd name="T166" fmla="+- 0 -1318 -1386"/>
                              <a:gd name="T167" fmla="*/ -1318 h 79"/>
                              <a:gd name="T168" fmla="+- 0 5053 4844"/>
                              <a:gd name="T169" fmla="*/ T168 w 251"/>
                              <a:gd name="T170" fmla="+- 0 -1329 -1386"/>
                              <a:gd name="T171" fmla="*/ -1329 h 79"/>
                              <a:gd name="T172" fmla="+- 0 5059 4844"/>
                              <a:gd name="T173" fmla="*/ T172 w 251"/>
                              <a:gd name="T174" fmla="+- 0 -1376 -1386"/>
                              <a:gd name="T175" fmla="*/ -1376 h 79"/>
                              <a:gd name="T176" fmla="+- 0 5080 4844"/>
                              <a:gd name="T177" fmla="*/ T176 w 251"/>
                              <a:gd name="T178" fmla="+- 0 -1370 -1386"/>
                              <a:gd name="T179" fmla="*/ -1370 h 79"/>
                              <a:gd name="T180" fmla="+- 0 5083 4844"/>
                              <a:gd name="T181" fmla="*/ T180 w 251"/>
                              <a:gd name="T182" fmla="+- 0 -1383 -1386"/>
                              <a:gd name="T183" fmla="*/ -1383 h 79"/>
                              <a:gd name="T184" fmla="+- 0 5044 4844"/>
                              <a:gd name="T185" fmla="*/ T184 w 251"/>
                              <a:gd name="T186" fmla="+- 0 -1370 -1386"/>
                              <a:gd name="T187" fmla="*/ -1370 h 79"/>
                              <a:gd name="T188" fmla="+- 0 5053 4844"/>
                              <a:gd name="T189" fmla="*/ T188 w 251"/>
                              <a:gd name="T190" fmla="+- 0 -1311 -1386"/>
                              <a:gd name="T191" fmla="*/ -1311 h 79"/>
                              <a:gd name="T192" fmla="+- 0 5086 4844"/>
                              <a:gd name="T193" fmla="*/ T192 w 251"/>
                              <a:gd name="T194" fmla="+- 0 -1316 -1386"/>
                              <a:gd name="T195" fmla="*/ -131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251" h="79">
                                <a:moveTo>
                                  <a:pt x="52" y="51"/>
                                </a:moveTo>
                                <a:lnTo>
                                  <a:pt x="50" y="47"/>
                                </a:lnTo>
                                <a:lnTo>
                                  <a:pt x="48" y="43"/>
                                </a:lnTo>
                                <a:lnTo>
                                  <a:pt x="46" y="41"/>
                                </a:lnTo>
                                <a:lnTo>
                                  <a:pt x="45" y="40"/>
                                </a:lnTo>
                                <a:lnTo>
                                  <a:pt x="41" y="38"/>
                                </a:lnTo>
                                <a:lnTo>
                                  <a:pt x="41" y="60"/>
                                </a:lnTo>
                                <a:lnTo>
                                  <a:pt x="40" y="64"/>
                                </a:lnTo>
                                <a:lnTo>
                                  <a:pt x="34" y="69"/>
                                </a:lnTo>
                                <a:lnTo>
                                  <a:pt x="31" y="70"/>
                                </a:lnTo>
                                <a:lnTo>
                                  <a:pt x="21" y="70"/>
                                </a:lnTo>
                                <a:lnTo>
                                  <a:pt x="17" y="69"/>
                                </a:lnTo>
                                <a:lnTo>
                                  <a:pt x="14" y="66"/>
                                </a:lnTo>
                                <a:lnTo>
                                  <a:pt x="11" y="64"/>
                                </a:lnTo>
                                <a:lnTo>
                                  <a:pt x="10" y="60"/>
                                </a:lnTo>
                                <a:lnTo>
                                  <a:pt x="10" y="51"/>
                                </a:lnTo>
                                <a:lnTo>
                                  <a:pt x="11" y="47"/>
                                </a:lnTo>
                                <a:lnTo>
                                  <a:pt x="17" y="42"/>
                                </a:lnTo>
                                <a:lnTo>
                                  <a:pt x="21" y="41"/>
                                </a:lnTo>
                                <a:lnTo>
                                  <a:pt x="31" y="41"/>
                                </a:lnTo>
                                <a:lnTo>
                                  <a:pt x="34" y="42"/>
                                </a:lnTo>
                                <a:lnTo>
                                  <a:pt x="40" y="47"/>
                                </a:lnTo>
                                <a:lnTo>
                                  <a:pt x="41" y="51"/>
                                </a:lnTo>
                                <a:lnTo>
                                  <a:pt x="41" y="60"/>
                                </a:lnTo>
                                <a:lnTo>
                                  <a:pt x="41" y="38"/>
                                </a:lnTo>
                                <a:lnTo>
                                  <a:pt x="36" y="36"/>
                                </a:lnTo>
                                <a:lnTo>
                                  <a:pt x="40" y="35"/>
                                </a:lnTo>
                                <a:lnTo>
                                  <a:pt x="44" y="33"/>
                                </a:lnTo>
                                <a:lnTo>
                                  <a:pt x="49" y="27"/>
                                </a:lnTo>
                                <a:lnTo>
                                  <a:pt x="50" y="24"/>
                                </a:lnTo>
                                <a:lnTo>
                                  <a:pt x="50" y="13"/>
                                </a:lnTo>
                                <a:lnTo>
                                  <a:pt x="48" y="8"/>
                                </a:lnTo>
                                <a:lnTo>
                                  <a:pt x="47" y="8"/>
                                </a:lnTo>
                                <a:lnTo>
                                  <a:pt x="40" y="2"/>
                                </a:lnTo>
                                <a:lnTo>
                                  <a:pt x="40" y="16"/>
                                </a:lnTo>
                                <a:lnTo>
                                  <a:pt x="40" y="24"/>
                                </a:lnTo>
                                <a:lnTo>
                                  <a:pt x="39" y="27"/>
                                </a:lnTo>
                                <a:lnTo>
                                  <a:pt x="34" y="32"/>
                                </a:lnTo>
                                <a:lnTo>
                                  <a:pt x="30" y="33"/>
                                </a:lnTo>
                                <a:lnTo>
                                  <a:pt x="21" y="33"/>
                                </a:lnTo>
                                <a:lnTo>
                                  <a:pt x="18" y="32"/>
                                </a:lnTo>
                                <a:lnTo>
                                  <a:pt x="13" y="27"/>
                                </a:lnTo>
                                <a:lnTo>
                                  <a:pt x="12" y="24"/>
                                </a:lnTo>
                                <a:lnTo>
                                  <a:pt x="12" y="16"/>
                                </a:lnTo>
                                <a:lnTo>
                                  <a:pt x="13" y="13"/>
                                </a:lnTo>
                                <a:lnTo>
                                  <a:pt x="18" y="9"/>
                                </a:lnTo>
                                <a:lnTo>
                                  <a:pt x="21" y="8"/>
                                </a:lnTo>
                                <a:lnTo>
                                  <a:pt x="30" y="8"/>
                                </a:lnTo>
                                <a:lnTo>
                                  <a:pt x="34" y="9"/>
                                </a:lnTo>
                                <a:lnTo>
                                  <a:pt x="39" y="13"/>
                                </a:lnTo>
                                <a:lnTo>
                                  <a:pt x="40" y="16"/>
                                </a:lnTo>
                                <a:lnTo>
                                  <a:pt x="40" y="2"/>
                                </a:lnTo>
                                <a:lnTo>
                                  <a:pt x="39" y="1"/>
                                </a:lnTo>
                                <a:lnTo>
                                  <a:pt x="33" y="0"/>
                                </a:lnTo>
                                <a:lnTo>
                                  <a:pt x="18" y="0"/>
                                </a:lnTo>
                                <a:lnTo>
                                  <a:pt x="12" y="1"/>
                                </a:lnTo>
                                <a:lnTo>
                                  <a:pt x="8" y="5"/>
                                </a:lnTo>
                                <a:lnTo>
                                  <a:pt x="4" y="8"/>
                                </a:lnTo>
                                <a:lnTo>
                                  <a:pt x="2" y="13"/>
                                </a:lnTo>
                                <a:lnTo>
                                  <a:pt x="2" y="24"/>
                                </a:lnTo>
                                <a:lnTo>
                                  <a:pt x="3" y="27"/>
                                </a:lnTo>
                                <a:lnTo>
                                  <a:pt x="8" y="33"/>
                                </a:lnTo>
                                <a:lnTo>
                                  <a:pt x="11" y="35"/>
                                </a:lnTo>
                                <a:lnTo>
                                  <a:pt x="15" y="36"/>
                                </a:lnTo>
                                <a:lnTo>
                                  <a:pt x="11" y="38"/>
                                </a:lnTo>
                                <a:lnTo>
                                  <a:pt x="7" y="40"/>
                                </a:lnTo>
                                <a:lnTo>
                                  <a:pt x="4" y="43"/>
                                </a:lnTo>
                                <a:lnTo>
                                  <a:pt x="1" y="47"/>
                                </a:lnTo>
                                <a:lnTo>
                                  <a:pt x="0" y="51"/>
                                </a:lnTo>
                                <a:lnTo>
                                  <a:pt x="0" y="63"/>
                                </a:lnTo>
                                <a:lnTo>
                                  <a:pt x="2" y="68"/>
                                </a:lnTo>
                                <a:lnTo>
                                  <a:pt x="11" y="76"/>
                                </a:lnTo>
                                <a:lnTo>
                                  <a:pt x="17" y="78"/>
                                </a:lnTo>
                                <a:lnTo>
                                  <a:pt x="34" y="78"/>
                                </a:lnTo>
                                <a:lnTo>
                                  <a:pt x="40" y="76"/>
                                </a:lnTo>
                                <a:lnTo>
                                  <a:pt x="48" y="70"/>
                                </a:lnTo>
                                <a:lnTo>
                                  <a:pt x="49" y="68"/>
                                </a:lnTo>
                                <a:lnTo>
                                  <a:pt x="52" y="63"/>
                                </a:lnTo>
                                <a:lnTo>
                                  <a:pt x="52" y="51"/>
                                </a:lnTo>
                                <a:close/>
                                <a:moveTo>
                                  <a:pt x="118" y="26"/>
                                </a:moveTo>
                                <a:lnTo>
                                  <a:pt x="116" y="16"/>
                                </a:lnTo>
                                <a:lnTo>
                                  <a:pt x="110" y="8"/>
                                </a:lnTo>
                                <a:lnTo>
                                  <a:pt x="108" y="5"/>
                                </a:lnTo>
                                <a:lnTo>
                                  <a:pt x="108" y="29"/>
                                </a:lnTo>
                                <a:lnTo>
                                  <a:pt x="108" y="49"/>
                                </a:lnTo>
                                <a:lnTo>
                                  <a:pt x="106" y="57"/>
                                </a:lnTo>
                                <a:lnTo>
                                  <a:pt x="101" y="68"/>
                                </a:lnTo>
                                <a:lnTo>
                                  <a:pt x="97" y="70"/>
                                </a:lnTo>
                                <a:lnTo>
                                  <a:pt x="87" y="70"/>
                                </a:lnTo>
                                <a:lnTo>
                                  <a:pt x="83" y="68"/>
                                </a:lnTo>
                                <a:lnTo>
                                  <a:pt x="77" y="57"/>
                                </a:lnTo>
                                <a:lnTo>
                                  <a:pt x="76" y="49"/>
                                </a:lnTo>
                                <a:lnTo>
                                  <a:pt x="76" y="29"/>
                                </a:lnTo>
                                <a:lnTo>
                                  <a:pt x="77" y="21"/>
                                </a:lnTo>
                                <a:lnTo>
                                  <a:pt x="83" y="10"/>
                                </a:lnTo>
                                <a:lnTo>
                                  <a:pt x="87" y="8"/>
                                </a:lnTo>
                                <a:lnTo>
                                  <a:pt x="97" y="8"/>
                                </a:lnTo>
                                <a:lnTo>
                                  <a:pt x="101" y="10"/>
                                </a:lnTo>
                                <a:lnTo>
                                  <a:pt x="104" y="16"/>
                                </a:lnTo>
                                <a:lnTo>
                                  <a:pt x="106" y="21"/>
                                </a:lnTo>
                                <a:lnTo>
                                  <a:pt x="108" y="29"/>
                                </a:lnTo>
                                <a:lnTo>
                                  <a:pt x="108" y="5"/>
                                </a:lnTo>
                                <a:lnTo>
                                  <a:pt x="107" y="3"/>
                                </a:lnTo>
                                <a:lnTo>
                                  <a:pt x="100" y="0"/>
                                </a:lnTo>
                                <a:lnTo>
                                  <a:pt x="83" y="0"/>
                                </a:lnTo>
                                <a:lnTo>
                                  <a:pt x="77" y="3"/>
                                </a:lnTo>
                                <a:lnTo>
                                  <a:pt x="68" y="16"/>
                                </a:lnTo>
                                <a:lnTo>
                                  <a:pt x="66" y="26"/>
                                </a:lnTo>
                                <a:lnTo>
                                  <a:pt x="66" y="52"/>
                                </a:lnTo>
                                <a:lnTo>
                                  <a:pt x="68" y="62"/>
                                </a:lnTo>
                                <a:lnTo>
                                  <a:pt x="77" y="75"/>
                                </a:lnTo>
                                <a:lnTo>
                                  <a:pt x="83" y="78"/>
                                </a:lnTo>
                                <a:lnTo>
                                  <a:pt x="100" y="78"/>
                                </a:lnTo>
                                <a:lnTo>
                                  <a:pt x="107" y="75"/>
                                </a:lnTo>
                                <a:lnTo>
                                  <a:pt x="110" y="70"/>
                                </a:lnTo>
                                <a:lnTo>
                                  <a:pt x="116" y="62"/>
                                </a:lnTo>
                                <a:lnTo>
                                  <a:pt x="118" y="52"/>
                                </a:lnTo>
                                <a:lnTo>
                                  <a:pt x="118" y="26"/>
                                </a:lnTo>
                                <a:close/>
                                <a:moveTo>
                                  <a:pt x="184" y="26"/>
                                </a:moveTo>
                                <a:lnTo>
                                  <a:pt x="182" y="16"/>
                                </a:lnTo>
                                <a:lnTo>
                                  <a:pt x="176" y="8"/>
                                </a:lnTo>
                                <a:lnTo>
                                  <a:pt x="174" y="5"/>
                                </a:lnTo>
                                <a:lnTo>
                                  <a:pt x="174" y="29"/>
                                </a:lnTo>
                                <a:lnTo>
                                  <a:pt x="174" y="49"/>
                                </a:lnTo>
                                <a:lnTo>
                                  <a:pt x="172" y="57"/>
                                </a:lnTo>
                                <a:lnTo>
                                  <a:pt x="167" y="68"/>
                                </a:lnTo>
                                <a:lnTo>
                                  <a:pt x="163" y="70"/>
                                </a:lnTo>
                                <a:lnTo>
                                  <a:pt x="153" y="70"/>
                                </a:lnTo>
                                <a:lnTo>
                                  <a:pt x="149" y="68"/>
                                </a:lnTo>
                                <a:lnTo>
                                  <a:pt x="143" y="57"/>
                                </a:lnTo>
                                <a:lnTo>
                                  <a:pt x="142" y="49"/>
                                </a:lnTo>
                                <a:lnTo>
                                  <a:pt x="142" y="29"/>
                                </a:lnTo>
                                <a:lnTo>
                                  <a:pt x="143" y="21"/>
                                </a:lnTo>
                                <a:lnTo>
                                  <a:pt x="146" y="16"/>
                                </a:lnTo>
                                <a:lnTo>
                                  <a:pt x="149" y="10"/>
                                </a:lnTo>
                                <a:lnTo>
                                  <a:pt x="153" y="8"/>
                                </a:lnTo>
                                <a:lnTo>
                                  <a:pt x="163" y="8"/>
                                </a:lnTo>
                                <a:lnTo>
                                  <a:pt x="167" y="10"/>
                                </a:lnTo>
                                <a:lnTo>
                                  <a:pt x="170" y="16"/>
                                </a:lnTo>
                                <a:lnTo>
                                  <a:pt x="172" y="21"/>
                                </a:lnTo>
                                <a:lnTo>
                                  <a:pt x="174" y="29"/>
                                </a:lnTo>
                                <a:lnTo>
                                  <a:pt x="174" y="5"/>
                                </a:lnTo>
                                <a:lnTo>
                                  <a:pt x="173" y="3"/>
                                </a:lnTo>
                                <a:lnTo>
                                  <a:pt x="166" y="0"/>
                                </a:lnTo>
                                <a:lnTo>
                                  <a:pt x="149" y="0"/>
                                </a:lnTo>
                                <a:lnTo>
                                  <a:pt x="143" y="3"/>
                                </a:lnTo>
                                <a:lnTo>
                                  <a:pt x="134" y="16"/>
                                </a:lnTo>
                                <a:lnTo>
                                  <a:pt x="132" y="26"/>
                                </a:lnTo>
                                <a:lnTo>
                                  <a:pt x="132" y="52"/>
                                </a:lnTo>
                                <a:lnTo>
                                  <a:pt x="134" y="62"/>
                                </a:lnTo>
                                <a:lnTo>
                                  <a:pt x="143" y="75"/>
                                </a:lnTo>
                                <a:lnTo>
                                  <a:pt x="149" y="78"/>
                                </a:lnTo>
                                <a:lnTo>
                                  <a:pt x="166" y="78"/>
                                </a:lnTo>
                                <a:lnTo>
                                  <a:pt x="173" y="75"/>
                                </a:lnTo>
                                <a:lnTo>
                                  <a:pt x="176" y="70"/>
                                </a:lnTo>
                                <a:lnTo>
                                  <a:pt x="182" y="62"/>
                                </a:lnTo>
                                <a:lnTo>
                                  <a:pt x="184" y="52"/>
                                </a:lnTo>
                                <a:lnTo>
                                  <a:pt x="184" y="26"/>
                                </a:lnTo>
                                <a:close/>
                                <a:moveTo>
                                  <a:pt x="250" y="26"/>
                                </a:moveTo>
                                <a:lnTo>
                                  <a:pt x="248" y="16"/>
                                </a:lnTo>
                                <a:lnTo>
                                  <a:pt x="242" y="8"/>
                                </a:lnTo>
                                <a:lnTo>
                                  <a:pt x="240" y="4"/>
                                </a:lnTo>
                                <a:lnTo>
                                  <a:pt x="240" y="29"/>
                                </a:lnTo>
                                <a:lnTo>
                                  <a:pt x="240" y="49"/>
                                </a:lnTo>
                                <a:lnTo>
                                  <a:pt x="239" y="57"/>
                                </a:lnTo>
                                <a:lnTo>
                                  <a:pt x="233" y="68"/>
                                </a:lnTo>
                                <a:lnTo>
                                  <a:pt x="229" y="70"/>
                                </a:lnTo>
                                <a:lnTo>
                                  <a:pt x="219" y="70"/>
                                </a:lnTo>
                                <a:lnTo>
                                  <a:pt x="215" y="68"/>
                                </a:lnTo>
                                <a:lnTo>
                                  <a:pt x="209" y="57"/>
                                </a:lnTo>
                                <a:lnTo>
                                  <a:pt x="208" y="49"/>
                                </a:lnTo>
                                <a:lnTo>
                                  <a:pt x="208" y="29"/>
                                </a:lnTo>
                                <a:lnTo>
                                  <a:pt x="209" y="21"/>
                                </a:lnTo>
                                <a:lnTo>
                                  <a:pt x="215" y="10"/>
                                </a:lnTo>
                                <a:lnTo>
                                  <a:pt x="219" y="8"/>
                                </a:lnTo>
                                <a:lnTo>
                                  <a:pt x="229" y="8"/>
                                </a:lnTo>
                                <a:lnTo>
                                  <a:pt x="233" y="10"/>
                                </a:lnTo>
                                <a:lnTo>
                                  <a:pt x="236" y="16"/>
                                </a:lnTo>
                                <a:lnTo>
                                  <a:pt x="239" y="21"/>
                                </a:lnTo>
                                <a:lnTo>
                                  <a:pt x="240" y="29"/>
                                </a:lnTo>
                                <a:lnTo>
                                  <a:pt x="240" y="4"/>
                                </a:lnTo>
                                <a:lnTo>
                                  <a:pt x="239" y="3"/>
                                </a:lnTo>
                                <a:lnTo>
                                  <a:pt x="232" y="0"/>
                                </a:lnTo>
                                <a:lnTo>
                                  <a:pt x="215" y="0"/>
                                </a:lnTo>
                                <a:lnTo>
                                  <a:pt x="209" y="3"/>
                                </a:lnTo>
                                <a:lnTo>
                                  <a:pt x="200" y="16"/>
                                </a:lnTo>
                                <a:lnTo>
                                  <a:pt x="198" y="26"/>
                                </a:lnTo>
                                <a:lnTo>
                                  <a:pt x="198" y="52"/>
                                </a:lnTo>
                                <a:lnTo>
                                  <a:pt x="200" y="62"/>
                                </a:lnTo>
                                <a:lnTo>
                                  <a:pt x="209" y="75"/>
                                </a:lnTo>
                                <a:lnTo>
                                  <a:pt x="215" y="78"/>
                                </a:lnTo>
                                <a:lnTo>
                                  <a:pt x="232" y="78"/>
                                </a:lnTo>
                                <a:lnTo>
                                  <a:pt x="239" y="75"/>
                                </a:lnTo>
                                <a:lnTo>
                                  <a:pt x="242" y="70"/>
                                </a:lnTo>
                                <a:lnTo>
                                  <a:pt x="248" y="62"/>
                                </a:lnTo>
                                <a:lnTo>
                                  <a:pt x="250" y="52"/>
                                </a:lnTo>
                                <a:lnTo>
                                  <a:pt x="25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Line 438"/>
                        <wps:cNvCnPr>
                          <a:cxnSpLocks noChangeShapeType="1"/>
                        </wps:cNvCnPr>
                        <wps:spPr bwMode="auto">
                          <a:xfrm>
                            <a:off x="4764" y="-1617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52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docshape8"/>
                        <wps:cNvSpPr>
                          <a:spLocks/>
                        </wps:cNvSpPr>
                        <wps:spPr bwMode="auto">
                          <a:xfrm>
                            <a:off x="4848" y="-1656"/>
                            <a:ext cx="313" cy="79"/>
                          </a:xfrm>
                          <a:custGeom>
                            <a:avLst/>
                            <a:gdLst>
                              <a:gd name="T0" fmla="+- 0 4876 4848"/>
                              <a:gd name="T1" fmla="*/ T0 w 313"/>
                              <a:gd name="T2" fmla="+- 0 -1644 -1655"/>
                              <a:gd name="T3" fmla="*/ -1644 h 79"/>
                              <a:gd name="T4" fmla="+- 0 4848 4848"/>
                              <a:gd name="T5" fmla="*/ T4 w 313"/>
                              <a:gd name="T6" fmla="+- 0 -1650 -1655"/>
                              <a:gd name="T7" fmla="*/ -1650 h 79"/>
                              <a:gd name="T8" fmla="+- 0 4866 4848"/>
                              <a:gd name="T9" fmla="*/ T8 w 313"/>
                              <a:gd name="T10" fmla="+- 0 -1587 -1655"/>
                              <a:gd name="T11" fmla="*/ -1587 h 79"/>
                              <a:gd name="T12" fmla="+- 0 4893 4848"/>
                              <a:gd name="T13" fmla="*/ T12 w 313"/>
                              <a:gd name="T14" fmla="+- 0 -1578 -1655"/>
                              <a:gd name="T15" fmla="*/ -1578 h 79"/>
                              <a:gd name="T16" fmla="+- 0 4960 4848"/>
                              <a:gd name="T17" fmla="*/ T16 w 313"/>
                              <a:gd name="T18" fmla="+- 0 -1638 -1655"/>
                              <a:gd name="T19" fmla="*/ -1638 h 79"/>
                              <a:gd name="T20" fmla="+- 0 4952 4848"/>
                              <a:gd name="T21" fmla="*/ T20 w 313"/>
                              <a:gd name="T22" fmla="+- 0 -1626 -1655"/>
                              <a:gd name="T23" fmla="*/ -1626 h 79"/>
                              <a:gd name="T24" fmla="+- 0 4945 4848"/>
                              <a:gd name="T25" fmla="*/ T24 w 313"/>
                              <a:gd name="T26" fmla="+- 0 -1587 -1655"/>
                              <a:gd name="T27" fmla="*/ -1587 h 79"/>
                              <a:gd name="T28" fmla="+- 0 4927 4848"/>
                              <a:gd name="T29" fmla="*/ T28 w 313"/>
                              <a:gd name="T30" fmla="+- 0 -1587 -1655"/>
                              <a:gd name="T31" fmla="*/ -1587 h 79"/>
                              <a:gd name="T32" fmla="+- 0 4920 4848"/>
                              <a:gd name="T33" fmla="*/ T32 w 313"/>
                              <a:gd name="T34" fmla="+- 0 -1626 -1655"/>
                              <a:gd name="T35" fmla="*/ -1626 h 79"/>
                              <a:gd name="T36" fmla="+- 0 4931 4848"/>
                              <a:gd name="T37" fmla="*/ T36 w 313"/>
                              <a:gd name="T38" fmla="+- 0 -1647 -1655"/>
                              <a:gd name="T39" fmla="*/ -1647 h 79"/>
                              <a:gd name="T40" fmla="+- 0 4950 4848"/>
                              <a:gd name="T41" fmla="*/ T40 w 313"/>
                              <a:gd name="T42" fmla="+- 0 -1634 -1655"/>
                              <a:gd name="T43" fmla="*/ -1634 h 79"/>
                              <a:gd name="T44" fmla="+- 0 4951 4848"/>
                              <a:gd name="T45" fmla="*/ T44 w 313"/>
                              <a:gd name="T46" fmla="+- 0 -1652 -1655"/>
                              <a:gd name="T47" fmla="*/ -1652 h 79"/>
                              <a:gd name="T48" fmla="+- 0 4921 4848"/>
                              <a:gd name="T49" fmla="*/ T48 w 313"/>
                              <a:gd name="T50" fmla="+- 0 -1652 -1655"/>
                              <a:gd name="T51" fmla="*/ -1652 h 79"/>
                              <a:gd name="T52" fmla="+- 0 4910 4848"/>
                              <a:gd name="T53" fmla="*/ T52 w 313"/>
                              <a:gd name="T54" fmla="+- 0 -1629 -1655"/>
                              <a:gd name="T55" fmla="*/ -1629 h 79"/>
                              <a:gd name="T56" fmla="+- 0 4921 4848"/>
                              <a:gd name="T57" fmla="*/ T56 w 313"/>
                              <a:gd name="T58" fmla="+- 0 -1580 -1655"/>
                              <a:gd name="T59" fmla="*/ -1580 h 79"/>
                              <a:gd name="T60" fmla="+- 0 4951 4848"/>
                              <a:gd name="T61" fmla="*/ T60 w 313"/>
                              <a:gd name="T62" fmla="+- 0 -1580 -1655"/>
                              <a:gd name="T63" fmla="*/ -1580 h 79"/>
                              <a:gd name="T64" fmla="+- 0 4962 4848"/>
                              <a:gd name="T65" fmla="*/ T64 w 313"/>
                              <a:gd name="T66" fmla="+- 0 -1603 -1655"/>
                              <a:gd name="T67" fmla="*/ -1603 h 79"/>
                              <a:gd name="T68" fmla="+- 0 5026 4848"/>
                              <a:gd name="T69" fmla="*/ T68 w 313"/>
                              <a:gd name="T70" fmla="+- 0 -1638 -1655"/>
                              <a:gd name="T71" fmla="*/ -1638 h 79"/>
                              <a:gd name="T72" fmla="+- 0 5018 4848"/>
                              <a:gd name="T73" fmla="*/ T72 w 313"/>
                              <a:gd name="T74" fmla="+- 0 -1626 -1655"/>
                              <a:gd name="T75" fmla="*/ -1626 h 79"/>
                              <a:gd name="T76" fmla="+- 0 5011 4848"/>
                              <a:gd name="T77" fmla="*/ T76 w 313"/>
                              <a:gd name="T78" fmla="+- 0 -1587 -1655"/>
                              <a:gd name="T79" fmla="*/ -1587 h 79"/>
                              <a:gd name="T80" fmla="+- 0 4993 4848"/>
                              <a:gd name="T81" fmla="*/ T80 w 313"/>
                              <a:gd name="T82" fmla="+- 0 -1587 -1655"/>
                              <a:gd name="T83" fmla="*/ -1587 h 79"/>
                              <a:gd name="T84" fmla="+- 0 4986 4848"/>
                              <a:gd name="T85" fmla="*/ T84 w 313"/>
                              <a:gd name="T86" fmla="+- 0 -1626 -1655"/>
                              <a:gd name="T87" fmla="*/ -1626 h 79"/>
                              <a:gd name="T88" fmla="+- 0 4997 4848"/>
                              <a:gd name="T89" fmla="*/ T88 w 313"/>
                              <a:gd name="T90" fmla="+- 0 -1647 -1655"/>
                              <a:gd name="T91" fmla="*/ -1647 h 79"/>
                              <a:gd name="T92" fmla="+- 0 5016 4848"/>
                              <a:gd name="T93" fmla="*/ T92 w 313"/>
                              <a:gd name="T94" fmla="+- 0 -1634 -1655"/>
                              <a:gd name="T95" fmla="*/ -1634 h 79"/>
                              <a:gd name="T96" fmla="+- 0 5017 4848"/>
                              <a:gd name="T97" fmla="*/ T96 w 313"/>
                              <a:gd name="T98" fmla="+- 0 -1652 -1655"/>
                              <a:gd name="T99" fmla="*/ -1652 h 79"/>
                              <a:gd name="T100" fmla="+- 0 4987 4848"/>
                              <a:gd name="T101" fmla="*/ T100 w 313"/>
                              <a:gd name="T102" fmla="+- 0 -1652 -1655"/>
                              <a:gd name="T103" fmla="*/ -1652 h 79"/>
                              <a:gd name="T104" fmla="+- 0 4976 4848"/>
                              <a:gd name="T105" fmla="*/ T104 w 313"/>
                              <a:gd name="T106" fmla="+- 0 -1629 -1655"/>
                              <a:gd name="T107" fmla="*/ -1629 h 79"/>
                              <a:gd name="T108" fmla="+- 0 4987 4848"/>
                              <a:gd name="T109" fmla="*/ T108 w 313"/>
                              <a:gd name="T110" fmla="+- 0 -1580 -1655"/>
                              <a:gd name="T111" fmla="*/ -1580 h 79"/>
                              <a:gd name="T112" fmla="+- 0 5017 4848"/>
                              <a:gd name="T113" fmla="*/ T112 w 313"/>
                              <a:gd name="T114" fmla="+- 0 -1580 -1655"/>
                              <a:gd name="T115" fmla="*/ -1580 h 79"/>
                              <a:gd name="T116" fmla="+- 0 5028 4848"/>
                              <a:gd name="T117" fmla="*/ T116 w 313"/>
                              <a:gd name="T118" fmla="+- 0 -1603 -1655"/>
                              <a:gd name="T119" fmla="*/ -1603 h 79"/>
                              <a:gd name="T120" fmla="+- 0 5092 4848"/>
                              <a:gd name="T121" fmla="*/ T120 w 313"/>
                              <a:gd name="T122" fmla="+- 0 -1638 -1655"/>
                              <a:gd name="T123" fmla="*/ -1638 h 79"/>
                              <a:gd name="T124" fmla="+- 0 5084 4848"/>
                              <a:gd name="T125" fmla="*/ T124 w 313"/>
                              <a:gd name="T126" fmla="+- 0 -1626 -1655"/>
                              <a:gd name="T127" fmla="*/ -1626 h 79"/>
                              <a:gd name="T128" fmla="+- 0 5077 4848"/>
                              <a:gd name="T129" fmla="*/ T128 w 313"/>
                              <a:gd name="T130" fmla="+- 0 -1587 -1655"/>
                              <a:gd name="T131" fmla="*/ -1587 h 79"/>
                              <a:gd name="T132" fmla="+- 0 5059 4848"/>
                              <a:gd name="T133" fmla="*/ T132 w 313"/>
                              <a:gd name="T134" fmla="+- 0 -1587 -1655"/>
                              <a:gd name="T135" fmla="*/ -1587 h 79"/>
                              <a:gd name="T136" fmla="+- 0 5052 4848"/>
                              <a:gd name="T137" fmla="*/ T136 w 313"/>
                              <a:gd name="T138" fmla="+- 0 -1626 -1655"/>
                              <a:gd name="T139" fmla="*/ -1626 h 79"/>
                              <a:gd name="T140" fmla="+- 0 5063 4848"/>
                              <a:gd name="T141" fmla="*/ T140 w 313"/>
                              <a:gd name="T142" fmla="+- 0 -1647 -1655"/>
                              <a:gd name="T143" fmla="*/ -1647 h 79"/>
                              <a:gd name="T144" fmla="+- 0 5083 4848"/>
                              <a:gd name="T145" fmla="*/ T144 w 313"/>
                              <a:gd name="T146" fmla="+- 0 -1634 -1655"/>
                              <a:gd name="T147" fmla="*/ -1634 h 79"/>
                              <a:gd name="T148" fmla="+- 0 5083 4848"/>
                              <a:gd name="T149" fmla="*/ T148 w 313"/>
                              <a:gd name="T150" fmla="+- 0 -1652 -1655"/>
                              <a:gd name="T151" fmla="*/ -1652 h 79"/>
                              <a:gd name="T152" fmla="+- 0 5053 4848"/>
                              <a:gd name="T153" fmla="*/ T152 w 313"/>
                              <a:gd name="T154" fmla="+- 0 -1652 -1655"/>
                              <a:gd name="T155" fmla="*/ -1652 h 79"/>
                              <a:gd name="T156" fmla="+- 0 5042 4848"/>
                              <a:gd name="T157" fmla="*/ T156 w 313"/>
                              <a:gd name="T158" fmla="+- 0 -1603 -1655"/>
                              <a:gd name="T159" fmla="*/ -1603 h 79"/>
                              <a:gd name="T160" fmla="+- 0 5053 4848"/>
                              <a:gd name="T161" fmla="*/ T160 w 313"/>
                              <a:gd name="T162" fmla="+- 0 -1580 -1655"/>
                              <a:gd name="T163" fmla="*/ -1580 h 79"/>
                              <a:gd name="T164" fmla="+- 0 5083 4848"/>
                              <a:gd name="T165" fmla="*/ T164 w 313"/>
                              <a:gd name="T166" fmla="+- 0 -1580 -1655"/>
                              <a:gd name="T167" fmla="*/ -1580 h 79"/>
                              <a:gd name="T168" fmla="+- 0 5094 4848"/>
                              <a:gd name="T169" fmla="*/ T168 w 313"/>
                              <a:gd name="T170" fmla="+- 0 -1603 -1655"/>
                              <a:gd name="T171" fmla="*/ -1603 h 79"/>
                              <a:gd name="T172" fmla="+- 0 5158 4848"/>
                              <a:gd name="T173" fmla="*/ T172 w 313"/>
                              <a:gd name="T174" fmla="+- 0 -1638 -1655"/>
                              <a:gd name="T175" fmla="*/ -1638 h 79"/>
                              <a:gd name="T176" fmla="+- 0 5150 4848"/>
                              <a:gd name="T177" fmla="*/ T176 w 313"/>
                              <a:gd name="T178" fmla="+- 0 -1626 -1655"/>
                              <a:gd name="T179" fmla="*/ -1626 h 79"/>
                              <a:gd name="T180" fmla="+- 0 5143 4848"/>
                              <a:gd name="T181" fmla="*/ T180 w 313"/>
                              <a:gd name="T182" fmla="+- 0 -1587 -1655"/>
                              <a:gd name="T183" fmla="*/ -1587 h 79"/>
                              <a:gd name="T184" fmla="+- 0 5125 4848"/>
                              <a:gd name="T185" fmla="*/ T184 w 313"/>
                              <a:gd name="T186" fmla="+- 0 -1587 -1655"/>
                              <a:gd name="T187" fmla="*/ -1587 h 79"/>
                              <a:gd name="T188" fmla="+- 0 5118 4848"/>
                              <a:gd name="T189" fmla="*/ T188 w 313"/>
                              <a:gd name="T190" fmla="+- 0 -1626 -1655"/>
                              <a:gd name="T191" fmla="*/ -1626 h 79"/>
                              <a:gd name="T192" fmla="+- 0 5129 4848"/>
                              <a:gd name="T193" fmla="*/ T192 w 313"/>
                              <a:gd name="T194" fmla="+- 0 -1647 -1655"/>
                              <a:gd name="T195" fmla="*/ -1647 h 79"/>
                              <a:gd name="T196" fmla="+- 0 5149 4848"/>
                              <a:gd name="T197" fmla="*/ T196 w 313"/>
                              <a:gd name="T198" fmla="+- 0 -1634 -1655"/>
                              <a:gd name="T199" fmla="*/ -1634 h 79"/>
                              <a:gd name="T200" fmla="+- 0 5149 4848"/>
                              <a:gd name="T201" fmla="*/ T200 w 313"/>
                              <a:gd name="T202" fmla="+- 0 -1652 -1655"/>
                              <a:gd name="T203" fmla="*/ -1652 h 79"/>
                              <a:gd name="T204" fmla="+- 0 5119 4848"/>
                              <a:gd name="T205" fmla="*/ T204 w 313"/>
                              <a:gd name="T206" fmla="+- 0 -1652 -1655"/>
                              <a:gd name="T207" fmla="*/ -1652 h 79"/>
                              <a:gd name="T208" fmla="+- 0 5108 4848"/>
                              <a:gd name="T209" fmla="*/ T208 w 313"/>
                              <a:gd name="T210" fmla="+- 0 -1603 -1655"/>
                              <a:gd name="T211" fmla="*/ -1603 h 79"/>
                              <a:gd name="T212" fmla="+- 0 5119 4848"/>
                              <a:gd name="T213" fmla="*/ T212 w 313"/>
                              <a:gd name="T214" fmla="+- 0 -1580 -1655"/>
                              <a:gd name="T215" fmla="*/ -1580 h 79"/>
                              <a:gd name="T216" fmla="+- 0 5149 4848"/>
                              <a:gd name="T217" fmla="*/ T216 w 313"/>
                              <a:gd name="T218" fmla="+- 0 -1580 -1655"/>
                              <a:gd name="T219" fmla="*/ -1580 h 79"/>
                              <a:gd name="T220" fmla="+- 0 5160 4848"/>
                              <a:gd name="T221" fmla="*/ T220 w 313"/>
                              <a:gd name="T222" fmla="+- 0 -1603 -1655"/>
                              <a:gd name="T223" fmla="*/ -160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13" h="79">
                                <a:moveTo>
                                  <a:pt x="45" y="68"/>
                                </a:moveTo>
                                <a:lnTo>
                                  <a:pt x="28" y="68"/>
                                </a:lnTo>
                                <a:lnTo>
                                  <a:pt x="28" y="11"/>
                                </a:lnTo>
                                <a:lnTo>
                                  <a:pt x="28" y="1"/>
                                </a:lnTo>
                                <a:lnTo>
                                  <a:pt x="18" y="1"/>
                                </a:lnTo>
                                <a:lnTo>
                                  <a:pt x="0" y="5"/>
                                </a:lnTo>
                                <a:lnTo>
                                  <a:pt x="0" y="14"/>
                                </a:lnTo>
                                <a:lnTo>
                                  <a:pt x="18" y="11"/>
                                </a:lnTo>
                                <a:lnTo>
                                  <a:pt x="18" y="68"/>
                                </a:lnTo>
                                <a:lnTo>
                                  <a:pt x="2" y="68"/>
                                </a:lnTo>
                                <a:lnTo>
                                  <a:pt x="2" y="77"/>
                                </a:lnTo>
                                <a:lnTo>
                                  <a:pt x="45" y="77"/>
                                </a:lnTo>
                                <a:lnTo>
                                  <a:pt x="45" y="68"/>
                                </a:lnTo>
                                <a:close/>
                                <a:moveTo>
                                  <a:pt x="114" y="26"/>
                                </a:moveTo>
                                <a:lnTo>
                                  <a:pt x="112" y="17"/>
                                </a:lnTo>
                                <a:lnTo>
                                  <a:pt x="106" y="8"/>
                                </a:lnTo>
                                <a:lnTo>
                                  <a:pt x="104" y="5"/>
                                </a:lnTo>
                                <a:lnTo>
                                  <a:pt x="104" y="29"/>
                                </a:lnTo>
                                <a:lnTo>
                                  <a:pt x="104" y="50"/>
                                </a:lnTo>
                                <a:lnTo>
                                  <a:pt x="102" y="57"/>
                                </a:lnTo>
                                <a:lnTo>
                                  <a:pt x="97" y="68"/>
                                </a:lnTo>
                                <a:lnTo>
                                  <a:pt x="93" y="70"/>
                                </a:lnTo>
                                <a:lnTo>
                                  <a:pt x="83" y="70"/>
                                </a:lnTo>
                                <a:lnTo>
                                  <a:pt x="79" y="68"/>
                                </a:lnTo>
                                <a:lnTo>
                                  <a:pt x="73" y="57"/>
                                </a:lnTo>
                                <a:lnTo>
                                  <a:pt x="72" y="50"/>
                                </a:lnTo>
                                <a:lnTo>
                                  <a:pt x="72" y="29"/>
                                </a:lnTo>
                                <a:lnTo>
                                  <a:pt x="73" y="21"/>
                                </a:lnTo>
                                <a:lnTo>
                                  <a:pt x="79" y="11"/>
                                </a:lnTo>
                                <a:lnTo>
                                  <a:pt x="83" y="8"/>
                                </a:lnTo>
                                <a:lnTo>
                                  <a:pt x="93" y="8"/>
                                </a:lnTo>
                                <a:lnTo>
                                  <a:pt x="97" y="11"/>
                                </a:lnTo>
                                <a:lnTo>
                                  <a:pt x="102" y="21"/>
                                </a:lnTo>
                                <a:lnTo>
                                  <a:pt x="104" y="29"/>
                                </a:lnTo>
                                <a:lnTo>
                                  <a:pt x="104" y="5"/>
                                </a:lnTo>
                                <a:lnTo>
                                  <a:pt x="103" y="3"/>
                                </a:lnTo>
                                <a:lnTo>
                                  <a:pt x="96" y="0"/>
                                </a:lnTo>
                                <a:lnTo>
                                  <a:pt x="79" y="0"/>
                                </a:lnTo>
                                <a:lnTo>
                                  <a:pt x="73" y="3"/>
                                </a:lnTo>
                                <a:lnTo>
                                  <a:pt x="68" y="10"/>
                                </a:lnTo>
                                <a:lnTo>
                                  <a:pt x="64" y="17"/>
                                </a:lnTo>
                                <a:lnTo>
                                  <a:pt x="62" y="26"/>
                                </a:lnTo>
                                <a:lnTo>
                                  <a:pt x="62" y="52"/>
                                </a:lnTo>
                                <a:lnTo>
                                  <a:pt x="64" y="62"/>
                                </a:lnTo>
                                <a:lnTo>
                                  <a:pt x="73" y="75"/>
                                </a:lnTo>
                                <a:lnTo>
                                  <a:pt x="79" y="79"/>
                                </a:lnTo>
                                <a:lnTo>
                                  <a:pt x="96" y="79"/>
                                </a:lnTo>
                                <a:lnTo>
                                  <a:pt x="103" y="75"/>
                                </a:lnTo>
                                <a:lnTo>
                                  <a:pt x="106" y="70"/>
                                </a:lnTo>
                                <a:lnTo>
                                  <a:pt x="112" y="62"/>
                                </a:lnTo>
                                <a:lnTo>
                                  <a:pt x="114" y="52"/>
                                </a:lnTo>
                                <a:lnTo>
                                  <a:pt x="114" y="26"/>
                                </a:lnTo>
                                <a:close/>
                                <a:moveTo>
                                  <a:pt x="180" y="26"/>
                                </a:moveTo>
                                <a:lnTo>
                                  <a:pt x="178" y="17"/>
                                </a:lnTo>
                                <a:lnTo>
                                  <a:pt x="172" y="8"/>
                                </a:lnTo>
                                <a:lnTo>
                                  <a:pt x="170" y="5"/>
                                </a:lnTo>
                                <a:lnTo>
                                  <a:pt x="170" y="29"/>
                                </a:lnTo>
                                <a:lnTo>
                                  <a:pt x="170" y="50"/>
                                </a:lnTo>
                                <a:lnTo>
                                  <a:pt x="168" y="57"/>
                                </a:lnTo>
                                <a:lnTo>
                                  <a:pt x="163" y="68"/>
                                </a:lnTo>
                                <a:lnTo>
                                  <a:pt x="159" y="70"/>
                                </a:lnTo>
                                <a:lnTo>
                                  <a:pt x="149" y="70"/>
                                </a:lnTo>
                                <a:lnTo>
                                  <a:pt x="145" y="68"/>
                                </a:lnTo>
                                <a:lnTo>
                                  <a:pt x="139" y="57"/>
                                </a:lnTo>
                                <a:lnTo>
                                  <a:pt x="138" y="50"/>
                                </a:lnTo>
                                <a:lnTo>
                                  <a:pt x="138" y="29"/>
                                </a:lnTo>
                                <a:lnTo>
                                  <a:pt x="139" y="21"/>
                                </a:lnTo>
                                <a:lnTo>
                                  <a:pt x="145" y="11"/>
                                </a:lnTo>
                                <a:lnTo>
                                  <a:pt x="149" y="8"/>
                                </a:lnTo>
                                <a:lnTo>
                                  <a:pt x="159" y="8"/>
                                </a:lnTo>
                                <a:lnTo>
                                  <a:pt x="163" y="11"/>
                                </a:lnTo>
                                <a:lnTo>
                                  <a:pt x="168" y="21"/>
                                </a:lnTo>
                                <a:lnTo>
                                  <a:pt x="170" y="29"/>
                                </a:lnTo>
                                <a:lnTo>
                                  <a:pt x="170" y="5"/>
                                </a:lnTo>
                                <a:lnTo>
                                  <a:pt x="169" y="3"/>
                                </a:lnTo>
                                <a:lnTo>
                                  <a:pt x="162" y="0"/>
                                </a:lnTo>
                                <a:lnTo>
                                  <a:pt x="145" y="0"/>
                                </a:lnTo>
                                <a:lnTo>
                                  <a:pt x="139" y="3"/>
                                </a:lnTo>
                                <a:lnTo>
                                  <a:pt x="134" y="10"/>
                                </a:lnTo>
                                <a:lnTo>
                                  <a:pt x="130" y="17"/>
                                </a:lnTo>
                                <a:lnTo>
                                  <a:pt x="128" y="26"/>
                                </a:lnTo>
                                <a:lnTo>
                                  <a:pt x="128" y="52"/>
                                </a:lnTo>
                                <a:lnTo>
                                  <a:pt x="130" y="62"/>
                                </a:lnTo>
                                <a:lnTo>
                                  <a:pt x="139" y="75"/>
                                </a:lnTo>
                                <a:lnTo>
                                  <a:pt x="145" y="79"/>
                                </a:lnTo>
                                <a:lnTo>
                                  <a:pt x="162" y="79"/>
                                </a:lnTo>
                                <a:lnTo>
                                  <a:pt x="169" y="75"/>
                                </a:lnTo>
                                <a:lnTo>
                                  <a:pt x="172" y="70"/>
                                </a:lnTo>
                                <a:lnTo>
                                  <a:pt x="178" y="62"/>
                                </a:lnTo>
                                <a:lnTo>
                                  <a:pt x="180" y="52"/>
                                </a:lnTo>
                                <a:lnTo>
                                  <a:pt x="180" y="26"/>
                                </a:lnTo>
                                <a:close/>
                                <a:moveTo>
                                  <a:pt x="246" y="26"/>
                                </a:moveTo>
                                <a:lnTo>
                                  <a:pt x="244" y="17"/>
                                </a:lnTo>
                                <a:lnTo>
                                  <a:pt x="238" y="8"/>
                                </a:lnTo>
                                <a:lnTo>
                                  <a:pt x="236" y="5"/>
                                </a:lnTo>
                                <a:lnTo>
                                  <a:pt x="236" y="29"/>
                                </a:lnTo>
                                <a:lnTo>
                                  <a:pt x="236" y="50"/>
                                </a:lnTo>
                                <a:lnTo>
                                  <a:pt x="235" y="57"/>
                                </a:lnTo>
                                <a:lnTo>
                                  <a:pt x="229" y="68"/>
                                </a:lnTo>
                                <a:lnTo>
                                  <a:pt x="225" y="70"/>
                                </a:lnTo>
                                <a:lnTo>
                                  <a:pt x="215" y="70"/>
                                </a:lnTo>
                                <a:lnTo>
                                  <a:pt x="211" y="68"/>
                                </a:lnTo>
                                <a:lnTo>
                                  <a:pt x="205" y="57"/>
                                </a:lnTo>
                                <a:lnTo>
                                  <a:pt x="204" y="50"/>
                                </a:lnTo>
                                <a:lnTo>
                                  <a:pt x="204" y="29"/>
                                </a:lnTo>
                                <a:lnTo>
                                  <a:pt x="205" y="21"/>
                                </a:lnTo>
                                <a:lnTo>
                                  <a:pt x="211" y="11"/>
                                </a:lnTo>
                                <a:lnTo>
                                  <a:pt x="215" y="8"/>
                                </a:lnTo>
                                <a:lnTo>
                                  <a:pt x="225" y="8"/>
                                </a:lnTo>
                                <a:lnTo>
                                  <a:pt x="229" y="11"/>
                                </a:lnTo>
                                <a:lnTo>
                                  <a:pt x="235" y="21"/>
                                </a:lnTo>
                                <a:lnTo>
                                  <a:pt x="236" y="29"/>
                                </a:lnTo>
                                <a:lnTo>
                                  <a:pt x="236" y="5"/>
                                </a:lnTo>
                                <a:lnTo>
                                  <a:pt x="235" y="3"/>
                                </a:lnTo>
                                <a:lnTo>
                                  <a:pt x="228" y="0"/>
                                </a:lnTo>
                                <a:lnTo>
                                  <a:pt x="211" y="0"/>
                                </a:lnTo>
                                <a:lnTo>
                                  <a:pt x="205" y="3"/>
                                </a:lnTo>
                                <a:lnTo>
                                  <a:pt x="196" y="17"/>
                                </a:lnTo>
                                <a:lnTo>
                                  <a:pt x="194" y="26"/>
                                </a:lnTo>
                                <a:lnTo>
                                  <a:pt x="194" y="52"/>
                                </a:lnTo>
                                <a:lnTo>
                                  <a:pt x="196" y="62"/>
                                </a:lnTo>
                                <a:lnTo>
                                  <a:pt x="201" y="68"/>
                                </a:lnTo>
                                <a:lnTo>
                                  <a:pt x="205" y="75"/>
                                </a:lnTo>
                                <a:lnTo>
                                  <a:pt x="211" y="79"/>
                                </a:lnTo>
                                <a:lnTo>
                                  <a:pt x="228" y="79"/>
                                </a:lnTo>
                                <a:lnTo>
                                  <a:pt x="235" y="75"/>
                                </a:lnTo>
                                <a:lnTo>
                                  <a:pt x="238" y="70"/>
                                </a:lnTo>
                                <a:lnTo>
                                  <a:pt x="244" y="62"/>
                                </a:lnTo>
                                <a:lnTo>
                                  <a:pt x="246" y="52"/>
                                </a:lnTo>
                                <a:lnTo>
                                  <a:pt x="246" y="26"/>
                                </a:lnTo>
                                <a:close/>
                                <a:moveTo>
                                  <a:pt x="312" y="26"/>
                                </a:moveTo>
                                <a:lnTo>
                                  <a:pt x="310" y="17"/>
                                </a:lnTo>
                                <a:lnTo>
                                  <a:pt x="304" y="8"/>
                                </a:lnTo>
                                <a:lnTo>
                                  <a:pt x="302" y="5"/>
                                </a:lnTo>
                                <a:lnTo>
                                  <a:pt x="302" y="29"/>
                                </a:lnTo>
                                <a:lnTo>
                                  <a:pt x="302" y="50"/>
                                </a:lnTo>
                                <a:lnTo>
                                  <a:pt x="301" y="57"/>
                                </a:lnTo>
                                <a:lnTo>
                                  <a:pt x="295" y="68"/>
                                </a:lnTo>
                                <a:lnTo>
                                  <a:pt x="291" y="70"/>
                                </a:lnTo>
                                <a:lnTo>
                                  <a:pt x="281" y="70"/>
                                </a:lnTo>
                                <a:lnTo>
                                  <a:pt x="277" y="68"/>
                                </a:lnTo>
                                <a:lnTo>
                                  <a:pt x="272" y="57"/>
                                </a:lnTo>
                                <a:lnTo>
                                  <a:pt x="270" y="50"/>
                                </a:lnTo>
                                <a:lnTo>
                                  <a:pt x="270" y="29"/>
                                </a:lnTo>
                                <a:lnTo>
                                  <a:pt x="272" y="21"/>
                                </a:lnTo>
                                <a:lnTo>
                                  <a:pt x="277" y="11"/>
                                </a:lnTo>
                                <a:lnTo>
                                  <a:pt x="281" y="8"/>
                                </a:lnTo>
                                <a:lnTo>
                                  <a:pt x="291" y="8"/>
                                </a:lnTo>
                                <a:lnTo>
                                  <a:pt x="295" y="11"/>
                                </a:lnTo>
                                <a:lnTo>
                                  <a:pt x="301" y="21"/>
                                </a:lnTo>
                                <a:lnTo>
                                  <a:pt x="302" y="29"/>
                                </a:lnTo>
                                <a:lnTo>
                                  <a:pt x="302" y="5"/>
                                </a:lnTo>
                                <a:lnTo>
                                  <a:pt x="301" y="3"/>
                                </a:lnTo>
                                <a:lnTo>
                                  <a:pt x="295" y="0"/>
                                </a:lnTo>
                                <a:lnTo>
                                  <a:pt x="278" y="0"/>
                                </a:lnTo>
                                <a:lnTo>
                                  <a:pt x="271" y="3"/>
                                </a:lnTo>
                                <a:lnTo>
                                  <a:pt x="262" y="17"/>
                                </a:lnTo>
                                <a:lnTo>
                                  <a:pt x="260" y="26"/>
                                </a:lnTo>
                                <a:lnTo>
                                  <a:pt x="260" y="52"/>
                                </a:lnTo>
                                <a:lnTo>
                                  <a:pt x="262" y="62"/>
                                </a:lnTo>
                                <a:lnTo>
                                  <a:pt x="267" y="68"/>
                                </a:lnTo>
                                <a:lnTo>
                                  <a:pt x="271" y="75"/>
                                </a:lnTo>
                                <a:lnTo>
                                  <a:pt x="278" y="79"/>
                                </a:lnTo>
                                <a:lnTo>
                                  <a:pt x="295" y="79"/>
                                </a:lnTo>
                                <a:lnTo>
                                  <a:pt x="301" y="75"/>
                                </a:lnTo>
                                <a:lnTo>
                                  <a:pt x="304" y="70"/>
                                </a:lnTo>
                                <a:lnTo>
                                  <a:pt x="310" y="62"/>
                                </a:lnTo>
                                <a:lnTo>
                                  <a:pt x="312" y="52"/>
                                </a:lnTo>
                                <a:lnTo>
                                  <a:pt x="312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Line 440"/>
                        <wps:cNvCnPr>
                          <a:cxnSpLocks noChangeShapeType="1"/>
                        </wps:cNvCnPr>
                        <wps:spPr bwMode="auto">
                          <a:xfrm>
                            <a:off x="4764" y="-1886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52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docshape9"/>
                        <wps:cNvSpPr>
                          <a:spLocks/>
                        </wps:cNvSpPr>
                        <wps:spPr bwMode="auto">
                          <a:xfrm>
                            <a:off x="4848" y="-1924"/>
                            <a:ext cx="313" cy="79"/>
                          </a:xfrm>
                          <a:custGeom>
                            <a:avLst/>
                            <a:gdLst>
                              <a:gd name="T0" fmla="+- 0 4876 4848"/>
                              <a:gd name="T1" fmla="*/ T0 w 313"/>
                              <a:gd name="T2" fmla="+- 0 -1913 -1924"/>
                              <a:gd name="T3" fmla="*/ -1913 h 79"/>
                              <a:gd name="T4" fmla="+- 0 4848 4848"/>
                              <a:gd name="T5" fmla="*/ T4 w 313"/>
                              <a:gd name="T6" fmla="+- 0 -1919 -1924"/>
                              <a:gd name="T7" fmla="*/ -1919 h 79"/>
                              <a:gd name="T8" fmla="+- 0 4866 4848"/>
                              <a:gd name="T9" fmla="*/ T8 w 313"/>
                              <a:gd name="T10" fmla="+- 0 -1855 -1924"/>
                              <a:gd name="T11" fmla="*/ -1855 h 79"/>
                              <a:gd name="T12" fmla="+- 0 4893 4848"/>
                              <a:gd name="T13" fmla="*/ T12 w 313"/>
                              <a:gd name="T14" fmla="+- 0 -1847 -1924"/>
                              <a:gd name="T15" fmla="*/ -1847 h 79"/>
                              <a:gd name="T16" fmla="+- 0 4923 4848"/>
                              <a:gd name="T17" fmla="*/ T16 w 313"/>
                              <a:gd name="T18" fmla="+- 0 -1855 -1924"/>
                              <a:gd name="T19" fmla="*/ -1855 h 79"/>
                              <a:gd name="T20" fmla="+- 0 4946 4848"/>
                              <a:gd name="T21" fmla="*/ T20 w 313"/>
                              <a:gd name="T22" fmla="+- 0 -1880 -1924"/>
                              <a:gd name="T23" fmla="*/ -1880 h 79"/>
                              <a:gd name="T24" fmla="+- 0 4955 4848"/>
                              <a:gd name="T25" fmla="*/ T24 w 313"/>
                              <a:gd name="T26" fmla="+- 0 -1891 -1924"/>
                              <a:gd name="T27" fmla="*/ -1891 h 79"/>
                              <a:gd name="T28" fmla="+- 0 4958 4848"/>
                              <a:gd name="T29" fmla="*/ T28 w 313"/>
                              <a:gd name="T30" fmla="+- 0 -1899 -1924"/>
                              <a:gd name="T31" fmla="*/ -1899 h 79"/>
                              <a:gd name="T32" fmla="+- 0 4954 4848"/>
                              <a:gd name="T33" fmla="*/ T32 w 313"/>
                              <a:gd name="T34" fmla="+- 0 -1915 -1924"/>
                              <a:gd name="T35" fmla="*/ -1915 h 79"/>
                              <a:gd name="T36" fmla="+- 0 4929 4848"/>
                              <a:gd name="T37" fmla="*/ T36 w 313"/>
                              <a:gd name="T38" fmla="+- 0 -1924 -1924"/>
                              <a:gd name="T39" fmla="*/ -1924 h 79"/>
                              <a:gd name="T40" fmla="+- 0 4915 4848"/>
                              <a:gd name="T41" fmla="*/ T40 w 313"/>
                              <a:gd name="T42" fmla="+- 0 -1920 -1924"/>
                              <a:gd name="T43" fmla="*/ -1920 h 79"/>
                              <a:gd name="T44" fmla="+- 0 4915 4848"/>
                              <a:gd name="T45" fmla="*/ T44 w 313"/>
                              <a:gd name="T46" fmla="+- 0 -1911 -1924"/>
                              <a:gd name="T47" fmla="*/ -1911 h 79"/>
                              <a:gd name="T48" fmla="+- 0 4929 4848"/>
                              <a:gd name="T49" fmla="*/ T48 w 313"/>
                              <a:gd name="T50" fmla="+- 0 -1915 -1924"/>
                              <a:gd name="T51" fmla="*/ -1915 h 79"/>
                              <a:gd name="T52" fmla="+- 0 4944 4848"/>
                              <a:gd name="T53" fmla="*/ T52 w 313"/>
                              <a:gd name="T54" fmla="+- 0 -1911 -1924"/>
                              <a:gd name="T55" fmla="*/ -1911 h 79"/>
                              <a:gd name="T56" fmla="+- 0 4948 4848"/>
                              <a:gd name="T57" fmla="*/ T56 w 313"/>
                              <a:gd name="T58" fmla="+- 0 -1899 -1924"/>
                              <a:gd name="T59" fmla="*/ -1899 h 79"/>
                              <a:gd name="T60" fmla="+- 0 4942 4848"/>
                              <a:gd name="T61" fmla="*/ T60 w 313"/>
                              <a:gd name="T62" fmla="+- 0 -1888 -1924"/>
                              <a:gd name="T63" fmla="*/ -1888 h 79"/>
                              <a:gd name="T64" fmla="+- 0 4920 4848"/>
                              <a:gd name="T65" fmla="*/ T64 w 313"/>
                              <a:gd name="T66" fmla="+- 0 -1865 -1924"/>
                              <a:gd name="T67" fmla="*/ -1865 h 79"/>
                              <a:gd name="T68" fmla="+- 0 4958 4848"/>
                              <a:gd name="T69" fmla="*/ T68 w 313"/>
                              <a:gd name="T70" fmla="+- 0 -1847 -1924"/>
                              <a:gd name="T71" fmla="*/ -1847 h 79"/>
                              <a:gd name="T72" fmla="+- 0 5026 4848"/>
                              <a:gd name="T73" fmla="*/ T72 w 313"/>
                              <a:gd name="T74" fmla="+- 0 -1907 -1924"/>
                              <a:gd name="T75" fmla="*/ -1907 h 79"/>
                              <a:gd name="T76" fmla="+- 0 5018 4848"/>
                              <a:gd name="T77" fmla="*/ T76 w 313"/>
                              <a:gd name="T78" fmla="+- 0 -1895 -1924"/>
                              <a:gd name="T79" fmla="*/ -1895 h 79"/>
                              <a:gd name="T80" fmla="+- 0 5011 4848"/>
                              <a:gd name="T81" fmla="*/ T80 w 313"/>
                              <a:gd name="T82" fmla="+- 0 -1856 -1924"/>
                              <a:gd name="T83" fmla="*/ -1856 h 79"/>
                              <a:gd name="T84" fmla="+- 0 4993 4848"/>
                              <a:gd name="T85" fmla="*/ T84 w 313"/>
                              <a:gd name="T86" fmla="+- 0 -1856 -1924"/>
                              <a:gd name="T87" fmla="*/ -1856 h 79"/>
                              <a:gd name="T88" fmla="+- 0 4986 4848"/>
                              <a:gd name="T89" fmla="*/ T88 w 313"/>
                              <a:gd name="T90" fmla="+- 0 -1895 -1924"/>
                              <a:gd name="T91" fmla="*/ -1895 h 79"/>
                              <a:gd name="T92" fmla="+- 0 4997 4848"/>
                              <a:gd name="T93" fmla="*/ T92 w 313"/>
                              <a:gd name="T94" fmla="+- 0 -1916 -1924"/>
                              <a:gd name="T95" fmla="*/ -1916 h 79"/>
                              <a:gd name="T96" fmla="+- 0 5016 4848"/>
                              <a:gd name="T97" fmla="*/ T96 w 313"/>
                              <a:gd name="T98" fmla="+- 0 -1903 -1924"/>
                              <a:gd name="T99" fmla="*/ -1903 h 79"/>
                              <a:gd name="T100" fmla="+- 0 5017 4848"/>
                              <a:gd name="T101" fmla="*/ T100 w 313"/>
                              <a:gd name="T102" fmla="+- 0 -1920 -1924"/>
                              <a:gd name="T103" fmla="*/ -1920 h 79"/>
                              <a:gd name="T104" fmla="+- 0 4987 4848"/>
                              <a:gd name="T105" fmla="*/ T104 w 313"/>
                              <a:gd name="T106" fmla="+- 0 -1920 -1924"/>
                              <a:gd name="T107" fmla="*/ -1920 h 79"/>
                              <a:gd name="T108" fmla="+- 0 4976 4848"/>
                              <a:gd name="T109" fmla="*/ T108 w 313"/>
                              <a:gd name="T110" fmla="+- 0 -1872 -1924"/>
                              <a:gd name="T111" fmla="*/ -1872 h 79"/>
                              <a:gd name="T112" fmla="+- 0 4987 4848"/>
                              <a:gd name="T113" fmla="*/ T112 w 313"/>
                              <a:gd name="T114" fmla="+- 0 -1849 -1924"/>
                              <a:gd name="T115" fmla="*/ -1849 h 79"/>
                              <a:gd name="T116" fmla="+- 0 5017 4848"/>
                              <a:gd name="T117" fmla="*/ T116 w 313"/>
                              <a:gd name="T118" fmla="+- 0 -1849 -1924"/>
                              <a:gd name="T119" fmla="*/ -1849 h 79"/>
                              <a:gd name="T120" fmla="+- 0 5028 4848"/>
                              <a:gd name="T121" fmla="*/ T120 w 313"/>
                              <a:gd name="T122" fmla="+- 0 -1872 -1924"/>
                              <a:gd name="T123" fmla="*/ -1872 h 79"/>
                              <a:gd name="T124" fmla="+- 0 5092 4848"/>
                              <a:gd name="T125" fmla="*/ T124 w 313"/>
                              <a:gd name="T126" fmla="+- 0 -1907 -1924"/>
                              <a:gd name="T127" fmla="*/ -1907 h 79"/>
                              <a:gd name="T128" fmla="+- 0 5084 4848"/>
                              <a:gd name="T129" fmla="*/ T128 w 313"/>
                              <a:gd name="T130" fmla="+- 0 -1895 -1924"/>
                              <a:gd name="T131" fmla="*/ -1895 h 79"/>
                              <a:gd name="T132" fmla="+- 0 5077 4848"/>
                              <a:gd name="T133" fmla="*/ T132 w 313"/>
                              <a:gd name="T134" fmla="+- 0 -1856 -1924"/>
                              <a:gd name="T135" fmla="*/ -1856 h 79"/>
                              <a:gd name="T136" fmla="+- 0 5059 4848"/>
                              <a:gd name="T137" fmla="*/ T136 w 313"/>
                              <a:gd name="T138" fmla="+- 0 -1856 -1924"/>
                              <a:gd name="T139" fmla="*/ -1856 h 79"/>
                              <a:gd name="T140" fmla="+- 0 5052 4848"/>
                              <a:gd name="T141" fmla="*/ T140 w 313"/>
                              <a:gd name="T142" fmla="+- 0 -1895 -1924"/>
                              <a:gd name="T143" fmla="*/ -1895 h 79"/>
                              <a:gd name="T144" fmla="+- 0 5063 4848"/>
                              <a:gd name="T145" fmla="*/ T144 w 313"/>
                              <a:gd name="T146" fmla="+- 0 -1916 -1924"/>
                              <a:gd name="T147" fmla="*/ -1916 h 79"/>
                              <a:gd name="T148" fmla="+- 0 5083 4848"/>
                              <a:gd name="T149" fmla="*/ T148 w 313"/>
                              <a:gd name="T150" fmla="+- 0 -1903 -1924"/>
                              <a:gd name="T151" fmla="*/ -1903 h 79"/>
                              <a:gd name="T152" fmla="+- 0 5083 4848"/>
                              <a:gd name="T153" fmla="*/ T152 w 313"/>
                              <a:gd name="T154" fmla="+- 0 -1920 -1924"/>
                              <a:gd name="T155" fmla="*/ -1920 h 79"/>
                              <a:gd name="T156" fmla="+- 0 5053 4848"/>
                              <a:gd name="T157" fmla="*/ T156 w 313"/>
                              <a:gd name="T158" fmla="+- 0 -1920 -1924"/>
                              <a:gd name="T159" fmla="*/ -1920 h 79"/>
                              <a:gd name="T160" fmla="+- 0 5042 4848"/>
                              <a:gd name="T161" fmla="*/ T160 w 313"/>
                              <a:gd name="T162" fmla="+- 0 -1897 -1924"/>
                              <a:gd name="T163" fmla="*/ -1897 h 79"/>
                              <a:gd name="T164" fmla="+- 0 5053 4848"/>
                              <a:gd name="T165" fmla="*/ T164 w 313"/>
                              <a:gd name="T166" fmla="+- 0 -1849 -1924"/>
                              <a:gd name="T167" fmla="*/ -1849 h 79"/>
                              <a:gd name="T168" fmla="+- 0 5083 4848"/>
                              <a:gd name="T169" fmla="*/ T168 w 313"/>
                              <a:gd name="T170" fmla="+- 0 -1849 -1924"/>
                              <a:gd name="T171" fmla="*/ -1849 h 79"/>
                              <a:gd name="T172" fmla="+- 0 5094 4848"/>
                              <a:gd name="T173" fmla="*/ T172 w 313"/>
                              <a:gd name="T174" fmla="+- 0 -1872 -1924"/>
                              <a:gd name="T175" fmla="*/ -1872 h 79"/>
                              <a:gd name="T176" fmla="+- 0 5158 4848"/>
                              <a:gd name="T177" fmla="*/ T176 w 313"/>
                              <a:gd name="T178" fmla="+- 0 -1907 -1924"/>
                              <a:gd name="T179" fmla="*/ -1907 h 79"/>
                              <a:gd name="T180" fmla="+- 0 5150 4848"/>
                              <a:gd name="T181" fmla="*/ T180 w 313"/>
                              <a:gd name="T182" fmla="+- 0 -1895 -1924"/>
                              <a:gd name="T183" fmla="*/ -1895 h 79"/>
                              <a:gd name="T184" fmla="+- 0 5143 4848"/>
                              <a:gd name="T185" fmla="*/ T184 w 313"/>
                              <a:gd name="T186" fmla="+- 0 -1856 -1924"/>
                              <a:gd name="T187" fmla="*/ -1856 h 79"/>
                              <a:gd name="T188" fmla="+- 0 5125 4848"/>
                              <a:gd name="T189" fmla="*/ T188 w 313"/>
                              <a:gd name="T190" fmla="+- 0 -1856 -1924"/>
                              <a:gd name="T191" fmla="*/ -1856 h 79"/>
                              <a:gd name="T192" fmla="+- 0 5118 4848"/>
                              <a:gd name="T193" fmla="*/ T192 w 313"/>
                              <a:gd name="T194" fmla="+- 0 -1895 -1924"/>
                              <a:gd name="T195" fmla="*/ -1895 h 79"/>
                              <a:gd name="T196" fmla="+- 0 5129 4848"/>
                              <a:gd name="T197" fmla="*/ T196 w 313"/>
                              <a:gd name="T198" fmla="+- 0 -1916 -1924"/>
                              <a:gd name="T199" fmla="*/ -1916 h 79"/>
                              <a:gd name="T200" fmla="+- 0 5149 4848"/>
                              <a:gd name="T201" fmla="*/ T200 w 313"/>
                              <a:gd name="T202" fmla="+- 0 -1903 -1924"/>
                              <a:gd name="T203" fmla="*/ -1903 h 79"/>
                              <a:gd name="T204" fmla="+- 0 5149 4848"/>
                              <a:gd name="T205" fmla="*/ T204 w 313"/>
                              <a:gd name="T206" fmla="+- 0 -1920 -1924"/>
                              <a:gd name="T207" fmla="*/ -1920 h 79"/>
                              <a:gd name="T208" fmla="+- 0 5119 4848"/>
                              <a:gd name="T209" fmla="*/ T208 w 313"/>
                              <a:gd name="T210" fmla="+- 0 -1920 -1924"/>
                              <a:gd name="T211" fmla="*/ -1920 h 79"/>
                              <a:gd name="T212" fmla="+- 0 5108 4848"/>
                              <a:gd name="T213" fmla="*/ T212 w 313"/>
                              <a:gd name="T214" fmla="+- 0 -1897 -1924"/>
                              <a:gd name="T215" fmla="*/ -1897 h 79"/>
                              <a:gd name="T216" fmla="+- 0 5119 4848"/>
                              <a:gd name="T217" fmla="*/ T216 w 313"/>
                              <a:gd name="T218" fmla="+- 0 -1849 -1924"/>
                              <a:gd name="T219" fmla="*/ -1849 h 79"/>
                              <a:gd name="T220" fmla="+- 0 5149 4848"/>
                              <a:gd name="T221" fmla="*/ T220 w 313"/>
                              <a:gd name="T222" fmla="+- 0 -1849 -1924"/>
                              <a:gd name="T223" fmla="*/ -1849 h 79"/>
                              <a:gd name="T224" fmla="+- 0 5160 4848"/>
                              <a:gd name="T225" fmla="*/ T224 w 313"/>
                              <a:gd name="T226" fmla="+- 0 -1872 -1924"/>
                              <a:gd name="T227" fmla="*/ -1872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313" h="79">
                                <a:moveTo>
                                  <a:pt x="45" y="69"/>
                                </a:moveTo>
                                <a:lnTo>
                                  <a:pt x="28" y="69"/>
                                </a:lnTo>
                                <a:lnTo>
                                  <a:pt x="28" y="11"/>
                                </a:lnTo>
                                <a:lnTo>
                                  <a:pt x="28" y="2"/>
                                </a:lnTo>
                                <a:lnTo>
                                  <a:pt x="18" y="2"/>
                                </a:lnTo>
                                <a:lnTo>
                                  <a:pt x="0" y="5"/>
                                </a:lnTo>
                                <a:lnTo>
                                  <a:pt x="0" y="15"/>
                                </a:lnTo>
                                <a:lnTo>
                                  <a:pt x="18" y="11"/>
                                </a:lnTo>
                                <a:lnTo>
                                  <a:pt x="18" y="69"/>
                                </a:lnTo>
                                <a:lnTo>
                                  <a:pt x="2" y="69"/>
                                </a:lnTo>
                                <a:lnTo>
                                  <a:pt x="2" y="77"/>
                                </a:lnTo>
                                <a:lnTo>
                                  <a:pt x="45" y="77"/>
                                </a:lnTo>
                                <a:lnTo>
                                  <a:pt x="45" y="69"/>
                                </a:lnTo>
                                <a:close/>
                                <a:moveTo>
                                  <a:pt x="110" y="69"/>
                                </a:moveTo>
                                <a:lnTo>
                                  <a:pt x="75" y="69"/>
                                </a:lnTo>
                                <a:lnTo>
                                  <a:pt x="89" y="54"/>
                                </a:lnTo>
                                <a:lnTo>
                                  <a:pt x="94" y="49"/>
                                </a:lnTo>
                                <a:lnTo>
                                  <a:pt x="98" y="44"/>
                                </a:lnTo>
                                <a:lnTo>
                                  <a:pt x="101" y="42"/>
                                </a:lnTo>
                                <a:lnTo>
                                  <a:pt x="105" y="37"/>
                                </a:lnTo>
                                <a:lnTo>
                                  <a:pt x="107" y="33"/>
                                </a:lnTo>
                                <a:lnTo>
                                  <a:pt x="108" y="31"/>
                                </a:lnTo>
                                <a:lnTo>
                                  <a:pt x="109" y="28"/>
                                </a:lnTo>
                                <a:lnTo>
                                  <a:pt x="110" y="25"/>
                                </a:lnTo>
                                <a:lnTo>
                                  <a:pt x="110" y="15"/>
                                </a:lnTo>
                                <a:lnTo>
                                  <a:pt x="108" y="10"/>
                                </a:lnTo>
                                <a:lnTo>
                                  <a:pt x="106" y="9"/>
                                </a:lnTo>
                                <a:lnTo>
                                  <a:pt x="98" y="2"/>
                                </a:lnTo>
                                <a:lnTo>
                                  <a:pt x="92" y="0"/>
                                </a:lnTo>
                                <a:lnTo>
                                  <a:pt x="81" y="0"/>
                                </a:lnTo>
                                <a:lnTo>
                                  <a:pt x="78" y="1"/>
                                </a:lnTo>
                                <a:lnTo>
                                  <a:pt x="71" y="2"/>
                                </a:lnTo>
                                <a:lnTo>
                                  <a:pt x="67" y="4"/>
                                </a:lnTo>
                                <a:lnTo>
                                  <a:pt x="63" y="5"/>
                                </a:lnTo>
                                <a:lnTo>
                                  <a:pt x="63" y="16"/>
                                </a:lnTo>
                                <a:lnTo>
                                  <a:pt x="67" y="13"/>
                                </a:lnTo>
                                <a:lnTo>
                                  <a:pt x="71" y="12"/>
                                </a:lnTo>
                                <a:lnTo>
                                  <a:pt x="78" y="9"/>
                                </a:lnTo>
                                <a:lnTo>
                                  <a:pt x="81" y="9"/>
                                </a:lnTo>
                                <a:lnTo>
                                  <a:pt x="89" y="9"/>
                                </a:lnTo>
                                <a:lnTo>
                                  <a:pt x="93" y="10"/>
                                </a:lnTo>
                                <a:lnTo>
                                  <a:pt x="96" y="13"/>
                                </a:lnTo>
                                <a:lnTo>
                                  <a:pt x="98" y="15"/>
                                </a:lnTo>
                                <a:lnTo>
                                  <a:pt x="100" y="18"/>
                                </a:lnTo>
                                <a:lnTo>
                                  <a:pt x="100" y="25"/>
                                </a:lnTo>
                                <a:lnTo>
                                  <a:pt x="99" y="27"/>
                                </a:lnTo>
                                <a:lnTo>
                                  <a:pt x="97" y="33"/>
                                </a:lnTo>
                                <a:lnTo>
                                  <a:pt x="94" y="36"/>
                                </a:lnTo>
                                <a:lnTo>
                                  <a:pt x="89" y="41"/>
                                </a:lnTo>
                                <a:lnTo>
                                  <a:pt x="85" y="46"/>
                                </a:lnTo>
                                <a:lnTo>
                                  <a:pt x="72" y="59"/>
                                </a:lnTo>
                                <a:lnTo>
                                  <a:pt x="62" y="69"/>
                                </a:lnTo>
                                <a:lnTo>
                                  <a:pt x="62" y="77"/>
                                </a:lnTo>
                                <a:lnTo>
                                  <a:pt x="110" y="77"/>
                                </a:lnTo>
                                <a:lnTo>
                                  <a:pt x="110" y="69"/>
                                </a:lnTo>
                                <a:close/>
                                <a:moveTo>
                                  <a:pt x="180" y="27"/>
                                </a:moveTo>
                                <a:lnTo>
                                  <a:pt x="178" y="17"/>
                                </a:lnTo>
                                <a:lnTo>
                                  <a:pt x="172" y="8"/>
                                </a:lnTo>
                                <a:lnTo>
                                  <a:pt x="170" y="5"/>
                                </a:lnTo>
                                <a:lnTo>
                                  <a:pt x="170" y="29"/>
                                </a:lnTo>
                                <a:lnTo>
                                  <a:pt x="170" y="50"/>
                                </a:lnTo>
                                <a:lnTo>
                                  <a:pt x="168" y="58"/>
                                </a:lnTo>
                                <a:lnTo>
                                  <a:pt x="163" y="68"/>
                                </a:lnTo>
                                <a:lnTo>
                                  <a:pt x="159" y="71"/>
                                </a:lnTo>
                                <a:lnTo>
                                  <a:pt x="149" y="71"/>
                                </a:lnTo>
                                <a:lnTo>
                                  <a:pt x="145" y="68"/>
                                </a:lnTo>
                                <a:lnTo>
                                  <a:pt x="139" y="58"/>
                                </a:lnTo>
                                <a:lnTo>
                                  <a:pt x="138" y="50"/>
                                </a:lnTo>
                                <a:lnTo>
                                  <a:pt x="138" y="29"/>
                                </a:lnTo>
                                <a:lnTo>
                                  <a:pt x="139" y="21"/>
                                </a:lnTo>
                                <a:lnTo>
                                  <a:pt x="145" y="11"/>
                                </a:lnTo>
                                <a:lnTo>
                                  <a:pt x="149" y="8"/>
                                </a:lnTo>
                                <a:lnTo>
                                  <a:pt x="159" y="8"/>
                                </a:lnTo>
                                <a:lnTo>
                                  <a:pt x="163" y="11"/>
                                </a:lnTo>
                                <a:lnTo>
                                  <a:pt x="168" y="21"/>
                                </a:lnTo>
                                <a:lnTo>
                                  <a:pt x="170" y="29"/>
                                </a:lnTo>
                                <a:lnTo>
                                  <a:pt x="170" y="5"/>
                                </a:lnTo>
                                <a:lnTo>
                                  <a:pt x="169" y="4"/>
                                </a:lnTo>
                                <a:lnTo>
                                  <a:pt x="162" y="0"/>
                                </a:lnTo>
                                <a:lnTo>
                                  <a:pt x="145" y="0"/>
                                </a:lnTo>
                                <a:lnTo>
                                  <a:pt x="139" y="4"/>
                                </a:lnTo>
                                <a:lnTo>
                                  <a:pt x="130" y="17"/>
                                </a:lnTo>
                                <a:lnTo>
                                  <a:pt x="128" y="27"/>
                                </a:lnTo>
                                <a:lnTo>
                                  <a:pt x="128" y="52"/>
                                </a:lnTo>
                                <a:lnTo>
                                  <a:pt x="130" y="62"/>
                                </a:lnTo>
                                <a:lnTo>
                                  <a:pt x="134" y="69"/>
                                </a:lnTo>
                                <a:lnTo>
                                  <a:pt x="139" y="75"/>
                                </a:lnTo>
                                <a:lnTo>
                                  <a:pt x="145" y="79"/>
                                </a:lnTo>
                                <a:lnTo>
                                  <a:pt x="162" y="79"/>
                                </a:lnTo>
                                <a:lnTo>
                                  <a:pt x="169" y="75"/>
                                </a:lnTo>
                                <a:lnTo>
                                  <a:pt x="172" y="71"/>
                                </a:lnTo>
                                <a:lnTo>
                                  <a:pt x="178" y="62"/>
                                </a:lnTo>
                                <a:lnTo>
                                  <a:pt x="180" y="52"/>
                                </a:lnTo>
                                <a:lnTo>
                                  <a:pt x="180" y="27"/>
                                </a:lnTo>
                                <a:close/>
                                <a:moveTo>
                                  <a:pt x="246" y="27"/>
                                </a:moveTo>
                                <a:lnTo>
                                  <a:pt x="244" y="17"/>
                                </a:lnTo>
                                <a:lnTo>
                                  <a:pt x="238" y="8"/>
                                </a:lnTo>
                                <a:lnTo>
                                  <a:pt x="236" y="5"/>
                                </a:lnTo>
                                <a:lnTo>
                                  <a:pt x="236" y="29"/>
                                </a:lnTo>
                                <a:lnTo>
                                  <a:pt x="236" y="50"/>
                                </a:lnTo>
                                <a:lnTo>
                                  <a:pt x="235" y="58"/>
                                </a:lnTo>
                                <a:lnTo>
                                  <a:pt x="229" y="68"/>
                                </a:lnTo>
                                <a:lnTo>
                                  <a:pt x="225" y="71"/>
                                </a:lnTo>
                                <a:lnTo>
                                  <a:pt x="215" y="71"/>
                                </a:lnTo>
                                <a:lnTo>
                                  <a:pt x="211" y="68"/>
                                </a:lnTo>
                                <a:lnTo>
                                  <a:pt x="205" y="58"/>
                                </a:lnTo>
                                <a:lnTo>
                                  <a:pt x="204" y="50"/>
                                </a:lnTo>
                                <a:lnTo>
                                  <a:pt x="204" y="29"/>
                                </a:lnTo>
                                <a:lnTo>
                                  <a:pt x="205" y="21"/>
                                </a:lnTo>
                                <a:lnTo>
                                  <a:pt x="211" y="11"/>
                                </a:lnTo>
                                <a:lnTo>
                                  <a:pt x="215" y="8"/>
                                </a:lnTo>
                                <a:lnTo>
                                  <a:pt x="225" y="8"/>
                                </a:lnTo>
                                <a:lnTo>
                                  <a:pt x="229" y="11"/>
                                </a:lnTo>
                                <a:lnTo>
                                  <a:pt x="235" y="21"/>
                                </a:lnTo>
                                <a:lnTo>
                                  <a:pt x="236" y="29"/>
                                </a:lnTo>
                                <a:lnTo>
                                  <a:pt x="236" y="5"/>
                                </a:lnTo>
                                <a:lnTo>
                                  <a:pt x="235" y="4"/>
                                </a:lnTo>
                                <a:lnTo>
                                  <a:pt x="228" y="0"/>
                                </a:lnTo>
                                <a:lnTo>
                                  <a:pt x="211" y="0"/>
                                </a:lnTo>
                                <a:lnTo>
                                  <a:pt x="205" y="4"/>
                                </a:lnTo>
                                <a:lnTo>
                                  <a:pt x="201" y="10"/>
                                </a:lnTo>
                                <a:lnTo>
                                  <a:pt x="196" y="17"/>
                                </a:lnTo>
                                <a:lnTo>
                                  <a:pt x="194" y="27"/>
                                </a:lnTo>
                                <a:lnTo>
                                  <a:pt x="194" y="52"/>
                                </a:lnTo>
                                <a:lnTo>
                                  <a:pt x="196" y="62"/>
                                </a:lnTo>
                                <a:lnTo>
                                  <a:pt x="205" y="75"/>
                                </a:lnTo>
                                <a:lnTo>
                                  <a:pt x="211" y="79"/>
                                </a:lnTo>
                                <a:lnTo>
                                  <a:pt x="228" y="79"/>
                                </a:lnTo>
                                <a:lnTo>
                                  <a:pt x="235" y="75"/>
                                </a:lnTo>
                                <a:lnTo>
                                  <a:pt x="238" y="71"/>
                                </a:lnTo>
                                <a:lnTo>
                                  <a:pt x="244" y="62"/>
                                </a:lnTo>
                                <a:lnTo>
                                  <a:pt x="246" y="52"/>
                                </a:lnTo>
                                <a:lnTo>
                                  <a:pt x="246" y="27"/>
                                </a:lnTo>
                                <a:close/>
                                <a:moveTo>
                                  <a:pt x="312" y="27"/>
                                </a:moveTo>
                                <a:lnTo>
                                  <a:pt x="310" y="17"/>
                                </a:lnTo>
                                <a:lnTo>
                                  <a:pt x="304" y="8"/>
                                </a:lnTo>
                                <a:lnTo>
                                  <a:pt x="302" y="5"/>
                                </a:lnTo>
                                <a:lnTo>
                                  <a:pt x="302" y="29"/>
                                </a:lnTo>
                                <a:lnTo>
                                  <a:pt x="302" y="50"/>
                                </a:lnTo>
                                <a:lnTo>
                                  <a:pt x="301" y="58"/>
                                </a:lnTo>
                                <a:lnTo>
                                  <a:pt x="295" y="68"/>
                                </a:lnTo>
                                <a:lnTo>
                                  <a:pt x="291" y="71"/>
                                </a:lnTo>
                                <a:lnTo>
                                  <a:pt x="281" y="71"/>
                                </a:lnTo>
                                <a:lnTo>
                                  <a:pt x="277" y="68"/>
                                </a:lnTo>
                                <a:lnTo>
                                  <a:pt x="272" y="58"/>
                                </a:lnTo>
                                <a:lnTo>
                                  <a:pt x="270" y="50"/>
                                </a:lnTo>
                                <a:lnTo>
                                  <a:pt x="270" y="29"/>
                                </a:lnTo>
                                <a:lnTo>
                                  <a:pt x="272" y="21"/>
                                </a:lnTo>
                                <a:lnTo>
                                  <a:pt x="277" y="11"/>
                                </a:lnTo>
                                <a:lnTo>
                                  <a:pt x="281" y="8"/>
                                </a:lnTo>
                                <a:lnTo>
                                  <a:pt x="291" y="8"/>
                                </a:lnTo>
                                <a:lnTo>
                                  <a:pt x="295" y="11"/>
                                </a:lnTo>
                                <a:lnTo>
                                  <a:pt x="301" y="21"/>
                                </a:lnTo>
                                <a:lnTo>
                                  <a:pt x="302" y="29"/>
                                </a:lnTo>
                                <a:lnTo>
                                  <a:pt x="302" y="5"/>
                                </a:lnTo>
                                <a:lnTo>
                                  <a:pt x="301" y="4"/>
                                </a:lnTo>
                                <a:lnTo>
                                  <a:pt x="295" y="0"/>
                                </a:lnTo>
                                <a:lnTo>
                                  <a:pt x="278" y="0"/>
                                </a:lnTo>
                                <a:lnTo>
                                  <a:pt x="271" y="4"/>
                                </a:lnTo>
                                <a:lnTo>
                                  <a:pt x="267" y="10"/>
                                </a:lnTo>
                                <a:lnTo>
                                  <a:pt x="262" y="17"/>
                                </a:lnTo>
                                <a:lnTo>
                                  <a:pt x="260" y="27"/>
                                </a:lnTo>
                                <a:lnTo>
                                  <a:pt x="260" y="52"/>
                                </a:lnTo>
                                <a:lnTo>
                                  <a:pt x="262" y="62"/>
                                </a:lnTo>
                                <a:lnTo>
                                  <a:pt x="271" y="75"/>
                                </a:lnTo>
                                <a:lnTo>
                                  <a:pt x="278" y="79"/>
                                </a:lnTo>
                                <a:lnTo>
                                  <a:pt x="295" y="79"/>
                                </a:lnTo>
                                <a:lnTo>
                                  <a:pt x="301" y="75"/>
                                </a:lnTo>
                                <a:lnTo>
                                  <a:pt x="304" y="71"/>
                                </a:lnTo>
                                <a:lnTo>
                                  <a:pt x="310" y="62"/>
                                </a:lnTo>
                                <a:lnTo>
                                  <a:pt x="312" y="52"/>
                                </a:lnTo>
                                <a:lnTo>
                                  <a:pt x="312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Line 442"/>
                        <wps:cNvCnPr>
                          <a:cxnSpLocks noChangeShapeType="1"/>
                        </wps:cNvCnPr>
                        <wps:spPr bwMode="auto">
                          <a:xfrm>
                            <a:off x="4764" y="-2155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52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docshape10"/>
                        <wps:cNvSpPr>
                          <a:spLocks/>
                        </wps:cNvSpPr>
                        <wps:spPr bwMode="auto">
                          <a:xfrm>
                            <a:off x="4848" y="-2193"/>
                            <a:ext cx="313" cy="79"/>
                          </a:xfrm>
                          <a:custGeom>
                            <a:avLst/>
                            <a:gdLst>
                              <a:gd name="T0" fmla="+- 0 4876 4848"/>
                              <a:gd name="T1" fmla="*/ T0 w 313"/>
                              <a:gd name="T2" fmla="+- 0 -2182 -2193"/>
                              <a:gd name="T3" fmla="*/ -2182 h 79"/>
                              <a:gd name="T4" fmla="+- 0 4848 4848"/>
                              <a:gd name="T5" fmla="*/ T4 w 313"/>
                              <a:gd name="T6" fmla="+- 0 -2187 -2193"/>
                              <a:gd name="T7" fmla="*/ -2187 h 79"/>
                              <a:gd name="T8" fmla="+- 0 4866 4848"/>
                              <a:gd name="T9" fmla="*/ T8 w 313"/>
                              <a:gd name="T10" fmla="+- 0 -2124 -2193"/>
                              <a:gd name="T11" fmla="*/ -2124 h 79"/>
                              <a:gd name="T12" fmla="+- 0 4893 4848"/>
                              <a:gd name="T13" fmla="*/ T12 w 313"/>
                              <a:gd name="T14" fmla="+- 0 -2115 -2193"/>
                              <a:gd name="T15" fmla="*/ -2115 h 79"/>
                              <a:gd name="T16" fmla="+- 0 4952 4848"/>
                              <a:gd name="T17" fmla="*/ T16 w 313"/>
                              <a:gd name="T18" fmla="+- 0 -2142 -2193"/>
                              <a:gd name="T19" fmla="*/ -2142 h 79"/>
                              <a:gd name="T20" fmla="+- 0 4942 4848"/>
                              <a:gd name="T21" fmla="*/ T20 w 313"/>
                              <a:gd name="T22" fmla="+- 0 -2191 -2193"/>
                              <a:gd name="T23" fmla="*/ -2191 h 79"/>
                              <a:gd name="T24" fmla="+- 0 4916 4848"/>
                              <a:gd name="T25" fmla="*/ T24 w 313"/>
                              <a:gd name="T26" fmla="+- 0 -2142 -2193"/>
                              <a:gd name="T27" fmla="*/ -2142 h 79"/>
                              <a:gd name="T28" fmla="+- 0 4939 4848"/>
                              <a:gd name="T29" fmla="*/ T28 w 313"/>
                              <a:gd name="T30" fmla="+- 0 -2191 -2193"/>
                              <a:gd name="T31" fmla="*/ -2191 h 79"/>
                              <a:gd name="T32" fmla="+- 0 4942 4848"/>
                              <a:gd name="T33" fmla="*/ T32 w 313"/>
                              <a:gd name="T34" fmla="+- 0 -2133 -2193"/>
                              <a:gd name="T35" fmla="*/ -2133 h 79"/>
                              <a:gd name="T36" fmla="+- 0 4952 4848"/>
                              <a:gd name="T37" fmla="*/ T36 w 313"/>
                              <a:gd name="T38" fmla="+- 0 -2133 -2193"/>
                              <a:gd name="T39" fmla="*/ -2133 h 79"/>
                              <a:gd name="T40" fmla="+- 0 5028 4848"/>
                              <a:gd name="T41" fmla="*/ T40 w 313"/>
                              <a:gd name="T42" fmla="+- 0 -2166 -2193"/>
                              <a:gd name="T43" fmla="*/ -2166 h 79"/>
                              <a:gd name="T44" fmla="+- 0 5018 4848"/>
                              <a:gd name="T45" fmla="*/ T44 w 313"/>
                              <a:gd name="T46" fmla="+- 0 -2188 -2193"/>
                              <a:gd name="T47" fmla="*/ -2188 h 79"/>
                              <a:gd name="T48" fmla="+- 0 5016 4848"/>
                              <a:gd name="T49" fmla="*/ T48 w 313"/>
                              <a:gd name="T50" fmla="+- 0 -2135 -2193"/>
                              <a:gd name="T51" fmla="*/ -2135 h 79"/>
                              <a:gd name="T52" fmla="+- 0 4997 4848"/>
                              <a:gd name="T53" fmla="*/ T52 w 313"/>
                              <a:gd name="T54" fmla="+- 0 -2122 -2193"/>
                              <a:gd name="T55" fmla="*/ -2122 h 79"/>
                              <a:gd name="T56" fmla="+- 0 4986 4848"/>
                              <a:gd name="T57" fmla="*/ T56 w 313"/>
                              <a:gd name="T58" fmla="+- 0 -2143 -2193"/>
                              <a:gd name="T59" fmla="*/ -2143 h 79"/>
                              <a:gd name="T60" fmla="+- 0 4993 4848"/>
                              <a:gd name="T61" fmla="*/ T60 w 313"/>
                              <a:gd name="T62" fmla="+- 0 -2182 -2193"/>
                              <a:gd name="T63" fmla="*/ -2182 h 79"/>
                              <a:gd name="T64" fmla="+- 0 5011 4848"/>
                              <a:gd name="T65" fmla="*/ T64 w 313"/>
                              <a:gd name="T66" fmla="+- 0 -2182 -2193"/>
                              <a:gd name="T67" fmla="*/ -2182 h 79"/>
                              <a:gd name="T68" fmla="+- 0 5018 4848"/>
                              <a:gd name="T69" fmla="*/ T68 w 313"/>
                              <a:gd name="T70" fmla="+- 0 -2188 -2193"/>
                              <a:gd name="T71" fmla="*/ -2188 h 79"/>
                              <a:gd name="T72" fmla="+- 0 4993 4848"/>
                              <a:gd name="T73" fmla="*/ T72 w 313"/>
                              <a:gd name="T74" fmla="+- 0 -2193 -2193"/>
                              <a:gd name="T75" fmla="*/ -2193 h 79"/>
                              <a:gd name="T76" fmla="+- 0 4978 4848"/>
                              <a:gd name="T77" fmla="*/ T76 w 313"/>
                              <a:gd name="T78" fmla="+- 0 -2176 -2193"/>
                              <a:gd name="T79" fmla="*/ -2176 h 79"/>
                              <a:gd name="T80" fmla="+- 0 4978 4848"/>
                              <a:gd name="T81" fmla="*/ T80 w 313"/>
                              <a:gd name="T82" fmla="+- 0 -2131 -2193"/>
                              <a:gd name="T83" fmla="*/ -2131 h 79"/>
                              <a:gd name="T84" fmla="+- 0 5010 4848"/>
                              <a:gd name="T85" fmla="*/ T84 w 313"/>
                              <a:gd name="T86" fmla="+- 0 -2114 -2193"/>
                              <a:gd name="T87" fmla="*/ -2114 h 79"/>
                              <a:gd name="T88" fmla="+- 0 5026 4848"/>
                              <a:gd name="T89" fmla="*/ T88 w 313"/>
                              <a:gd name="T90" fmla="+- 0 -2131 -2193"/>
                              <a:gd name="T91" fmla="*/ -2131 h 79"/>
                              <a:gd name="T92" fmla="+- 0 5094 4848"/>
                              <a:gd name="T93" fmla="*/ T92 w 313"/>
                              <a:gd name="T94" fmla="+- 0 -2166 -2193"/>
                              <a:gd name="T95" fmla="*/ -2166 h 79"/>
                              <a:gd name="T96" fmla="+- 0 5084 4848"/>
                              <a:gd name="T97" fmla="*/ T96 w 313"/>
                              <a:gd name="T98" fmla="+- 0 -2188 -2193"/>
                              <a:gd name="T99" fmla="*/ -2188 h 79"/>
                              <a:gd name="T100" fmla="+- 0 5083 4848"/>
                              <a:gd name="T101" fmla="*/ T100 w 313"/>
                              <a:gd name="T102" fmla="+- 0 -2135 -2193"/>
                              <a:gd name="T103" fmla="*/ -2135 h 79"/>
                              <a:gd name="T104" fmla="+- 0 5063 4848"/>
                              <a:gd name="T105" fmla="*/ T104 w 313"/>
                              <a:gd name="T106" fmla="+- 0 -2122 -2193"/>
                              <a:gd name="T107" fmla="*/ -2122 h 79"/>
                              <a:gd name="T108" fmla="+- 0 5052 4848"/>
                              <a:gd name="T109" fmla="*/ T108 w 313"/>
                              <a:gd name="T110" fmla="+- 0 -2143 -2193"/>
                              <a:gd name="T111" fmla="*/ -2143 h 79"/>
                              <a:gd name="T112" fmla="+- 0 5059 4848"/>
                              <a:gd name="T113" fmla="*/ T112 w 313"/>
                              <a:gd name="T114" fmla="+- 0 -2182 -2193"/>
                              <a:gd name="T115" fmla="*/ -2182 h 79"/>
                              <a:gd name="T116" fmla="+- 0 5077 4848"/>
                              <a:gd name="T117" fmla="*/ T116 w 313"/>
                              <a:gd name="T118" fmla="+- 0 -2182 -2193"/>
                              <a:gd name="T119" fmla="*/ -2182 h 79"/>
                              <a:gd name="T120" fmla="+- 0 5084 4848"/>
                              <a:gd name="T121" fmla="*/ T120 w 313"/>
                              <a:gd name="T122" fmla="+- 0 -2188 -2193"/>
                              <a:gd name="T123" fmla="*/ -2188 h 79"/>
                              <a:gd name="T124" fmla="+- 0 5059 4848"/>
                              <a:gd name="T125" fmla="*/ T124 w 313"/>
                              <a:gd name="T126" fmla="+- 0 -2193 -2193"/>
                              <a:gd name="T127" fmla="*/ -2193 h 79"/>
                              <a:gd name="T128" fmla="+- 0 5042 4848"/>
                              <a:gd name="T129" fmla="*/ T128 w 313"/>
                              <a:gd name="T130" fmla="+- 0 -2166 -2193"/>
                              <a:gd name="T131" fmla="*/ -2166 h 79"/>
                              <a:gd name="T132" fmla="+- 0 5049 4848"/>
                              <a:gd name="T133" fmla="*/ T132 w 313"/>
                              <a:gd name="T134" fmla="+- 0 -2124 -2193"/>
                              <a:gd name="T135" fmla="*/ -2124 h 79"/>
                              <a:gd name="T136" fmla="+- 0 5076 4848"/>
                              <a:gd name="T137" fmla="*/ T136 w 313"/>
                              <a:gd name="T138" fmla="+- 0 -2114 -2193"/>
                              <a:gd name="T139" fmla="*/ -2114 h 79"/>
                              <a:gd name="T140" fmla="+- 0 5092 4848"/>
                              <a:gd name="T141" fmla="*/ T140 w 313"/>
                              <a:gd name="T142" fmla="+- 0 -2131 -2193"/>
                              <a:gd name="T143" fmla="*/ -2131 h 79"/>
                              <a:gd name="T144" fmla="+- 0 5160 4848"/>
                              <a:gd name="T145" fmla="*/ T144 w 313"/>
                              <a:gd name="T146" fmla="+- 0 -2166 -2193"/>
                              <a:gd name="T147" fmla="*/ -2166 h 79"/>
                              <a:gd name="T148" fmla="+- 0 5150 4848"/>
                              <a:gd name="T149" fmla="*/ T148 w 313"/>
                              <a:gd name="T150" fmla="+- 0 -2188 -2193"/>
                              <a:gd name="T151" fmla="*/ -2188 h 79"/>
                              <a:gd name="T152" fmla="+- 0 5149 4848"/>
                              <a:gd name="T153" fmla="*/ T152 w 313"/>
                              <a:gd name="T154" fmla="+- 0 -2135 -2193"/>
                              <a:gd name="T155" fmla="*/ -2135 h 79"/>
                              <a:gd name="T156" fmla="+- 0 5129 4848"/>
                              <a:gd name="T157" fmla="*/ T156 w 313"/>
                              <a:gd name="T158" fmla="+- 0 -2122 -2193"/>
                              <a:gd name="T159" fmla="*/ -2122 h 79"/>
                              <a:gd name="T160" fmla="+- 0 5118 4848"/>
                              <a:gd name="T161" fmla="*/ T160 w 313"/>
                              <a:gd name="T162" fmla="+- 0 -2143 -2193"/>
                              <a:gd name="T163" fmla="*/ -2143 h 79"/>
                              <a:gd name="T164" fmla="+- 0 5125 4848"/>
                              <a:gd name="T165" fmla="*/ T164 w 313"/>
                              <a:gd name="T166" fmla="+- 0 -2182 -2193"/>
                              <a:gd name="T167" fmla="*/ -2182 h 79"/>
                              <a:gd name="T168" fmla="+- 0 5143 4848"/>
                              <a:gd name="T169" fmla="*/ T168 w 313"/>
                              <a:gd name="T170" fmla="+- 0 -2182 -2193"/>
                              <a:gd name="T171" fmla="*/ -2182 h 79"/>
                              <a:gd name="T172" fmla="+- 0 5150 4848"/>
                              <a:gd name="T173" fmla="*/ T172 w 313"/>
                              <a:gd name="T174" fmla="+- 0 -2188 -2193"/>
                              <a:gd name="T175" fmla="*/ -2188 h 79"/>
                              <a:gd name="T176" fmla="+- 0 5126 4848"/>
                              <a:gd name="T177" fmla="*/ T176 w 313"/>
                              <a:gd name="T178" fmla="+- 0 -2193 -2193"/>
                              <a:gd name="T179" fmla="*/ -2193 h 79"/>
                              <a:gd name="T180" fmla="+- 0 5108 4848"/>
                              <a:gd name="T181" fmla="*/ T180 w 313"/>
                              <a:gd name="T182" fmla="+- 0 -2166 -2193"/>
                              <a:gd name="T183" fmla="*/ -2166 h 79"/>
                              <a:gd name="T184" fmla="+- 0 5115 4848"/>
                              <a:gd name="T185" fmla="*/ T184 w 313"/>
                              <a:gd name="T186" fmla="+- 0 -2124 -2193"/>
                              <a:gd name="T187" fmla="*/ -2124 h 79"/>
                              <a:gd name="T188" fmla="+- 0 5143 4848"/>
                              <a:gd name="T189" fmla="*/ T188 w 313"/>
                              <a:gd name="T190" fmla="+- 0 -2114 -2193"/>
                              <a:gd name="T191" fmla="*/ -2114 h 79"/>
                              <a:gd name="T192" fmla="+- 0 5158 4848"/>
                              <a:gd name="T193" fmla="*/ T192 w 313"/>
                              <a:gd name="T194" fmla="+- 0 -2131 -2193"/>
                              <a:gd name="T195" fmla="*/ -2131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13" h="79">
                                <a:moveTo>
                                  <a:pt x="45" y="69"/>
                                </a:moveTo>
                                <a:lnTo>
                                  <a:pt x="28" y="69"/>
                                </a:lnTo>
                                <a:lnTo>
                                  <a:pt x="28" y="11"/>
                                </a:lnTo>
                                <a:lnTo>
                                  <a:pt x="28" y="2"/>
                                </a:lnTo>
                                <a:lnTo>
                                  <a:pt x="18" y="2"/>
                                </a:lnTo>
                                <a:lnTo>
                                  <a:pt x="0" y="6"/>
                                </a:lnTo>
                                <a:lnTo>
                                  <a:pt x="0" y="15"/>
                                </a:lnTo>
                                <a:lnTo>
                                  <a:pt x="18" y="11"/>
                                </a:lnTo>
                                <a:lnTo>
                                  <a:pt x="18" y="69"/>
                                </a:lnTo>
                                <a:lnTo>
                                  <a:pt x="2" y="69"/>
                                </a:lnTo>
                                <a:lnTo>
                                  <a:pt x="2" y="78"/>
                                </a:lnTo>
                                <a:lnTo>
                                  <a:pt x="45" y="78"/>
                                </a:lnTo>
                                <a:lnTo>
                                  <a:pt x="45" y="69"/>
                                </a:lnTo>
                                <a:close/>
                                <a:moveTo>
                                  <a:pt x="115" y="51"/>
                                </a:moveTo>
                                <a:lnTo>
                                  <a:pt x="104" y="51"/>
                                </a:lnTo>
                                <a:lnTo>
                                  <a:pt x="104" y="11"/>
                                </a:lnTo>
                                <a:lnTo>
                                  <a:pt x="104" y="2"/>
                                </a:lnTo>
                                <a:lnTo>
                                  <a:pt x="94" y="2"/>
                                </a:lnTo>
                                <a:lnTo>
                                  <a:pt x="94" y="11"/>
                                </a:lnTo>
                                <a:lnTo>
                                  <a:pt x="94" y="51"/>
                                </a:lnTo>
                                <a:lnTo>
                                  <a:pt x="68" y="51"/>
                                </a:lnTo>
                                <a:lnTo>
                                  <a:pt x="94" y="11"/>
                                </a:lnTo>
                                <a:lnTo>
                                  <a:pt x="94" y="2"/>
                                </a:lnTo>
                                <a:lnTo>
                                  <a:pt x="91" y="2"/>
                                </a:lnTo>
                                <a:lnTo>
                                  <a:pt x="60" y="50"/>
                                </a:lnTo>
                                <a:lnTo>
                                  <a:pt x="60" y="60"/>
                                </a:lnTo>
                                <a:lnTo>
                                  <a:pt x="94" y="60"/>
                                </a:lnTo>
                                <a:lnTo>
                                  <a:pt x="94" y="78"/>
                                </a:lnTo>
                                <a:lnTo>
                                  <a:pt x="104" y="78"/>
                                </a:lnTo>
                                <a:lnTo>
                                  <a:pt x="104" y="60"/>
                                </a:lnTo>
                                <a:lnTo>
                                  <a:pt x="115" y="60"/>
                                </a:lnTo>
                                <a:lnTo>
                                  <a:pt x="115" y="51"/>
                                </a:lnTo>
                                <a:close/>
                                <a:moveTo>
                                  <a:pt x="180" y="27"/>
                                </a:moveTo>
                                <a:lnTo>
                                  <a:pt x="178" y="17"/>
                                </a:lnTo>
                                <a:lnTo>
                                  <a:pt x="172" y="9"/>
                                </a:lnTo>
                                <a:lnTo>
                                  <a:pt x="170" y="5"/>
                                </a:lnTo>
                                <a:lnTo>
                                  <a:pt x="170" y="29"/>
                                </a:lnTo>
                                <a:lnTo>
                                  <a:pt x="170" y="50"/>
                                </a:lnTo>
                                <a:lnTo>
                                  <a:pt x="168" y="58"/>
                                </a:lnTo>
                                <a:lnTo>
                                  <a:pt x="163" y="68"/>
                                </a:lnTo>
                                <a:lnTo>
                                  <a:pt x="159" y="71"/>
                                </a:lnTo>
                                <a:lnTo>
                                  <a:pt x="149" y="71"/>
                                </a:lnTo>
                                <a:lnTo>
                                  <a:pt x="145" y="68"/>
                                </a:lnTo>
                                <a:lnTo>
                                  <a:pt x="139" y="58"/>
                                </a:lnTo>
                                <a:lnTo>
                                  <a:pt x="138" y="50"/>
                                </a:lnTo>
                                <a:lnTo>
                                  <a:pt x="138" y="29"/>
                                </a:lnTo>
                                <a:lnTo>
                                  <a:pt x="139" y="22"/>
                                </a:lnTo>
                                <a:lnTo>
                                  <a:pt x="145" y="11"/>
                                </a:lnTo>
                                <a:lnTo>
                                  <a:pt x="149" y="9"/>
                                </a:lnTo>
                                <a:lnTo>
                                  <a:pt x="159" y="9"/>
                                </a:lnTo>
                                <a:lnTo>
                                  <a:pt x="163" y="11"/>
                                </a:lnTo>
                                <a:lnTo>
                                  <a:pt x="168" y="22"/>
                                </a:lnTo>
                                <a:lnTo>
                                  <a:pt x="170" y="29"/>
                                </a:lnTo>
                                <a:lnTo>
                                  <a:pt x="170" y="5"/>
                                </a:lnTo>
                                <a:lnTo>
                                  <a:pt x="169" y="4"/>
                                </a:lnTo>
                                <a:lnTo>
                                  <a:pt x="162" y="0"/>
                                </a:lnTo>
                                <a:lnTo>
                                  <a:pt x="145" y="0"/>
                                </a:lnTo>
                                <a:lnTo>
                                  <a:pt x="139" y="4"/>
                                </a:lnTo>
                                <a:lnTo>
                                  <a:pt x="134" y="11"/>
                                </a:lnTo>
                                <a:lnTo>
                                  <a:pt x="130" y="17"/>
                                </a:lnTo>
                                <a:lnTo>
                                  <a:pt x="128" y="27"/>
                                </a:lnTo>
                                <a:lnTo>
                                  <a:pt x="128" y="53"/>
                                </a:lnTo>
                                <a:lnTo>
                                  <a:pt x="130" y="62"/>
                                </a:lnTo>
                                <a:lnTo>
                                  <a:pt x="139" y="76"/>
                                </a:lnTo>
                                <a:lnTo>
                                  <a:pt x="145" y="79"/>
                                </a:lnTo>
                                <a:lnTo>
                                  <a:pt x="162" y="79"/>
                                </a:lnTo>
                                <a:lnTo>
                                  <a:pt x="169" y="76"/>
                                </a:lnTo>
                                <a:lnTo>
                                  <a:pt x="172" y="71"/>
                                </a:lnTo>
                                <a:lnTo>
                                  <a:pt x="178" y="62"/>
                                </a:lnTo>
                                <a:lnTo>
                                  <a:pt x="180" y="53"/>
                                </a:lnTo>
                                <a:lnTo>
                                  <a:pt x="180" y="27"/>
                                </a:lnTo>
                                <a:close/>
                                <a:moveTo>
                                  <a:pt x="246" y="27"/>
                                </a:moveTo>
                                <a:lnTo>
                                  <a:pt x="244" y="17"/>
                                </a:lnTo>
                                <a:lnTo>
                                  <a:pt x="238" y="9"/>
                                </a:lnTo>
                                <a:lnTo>
                                  <a:pt x="236" y="5"/>
                                </a:lnTo>
                                <a:lnTo>
                                  <a:pt x="236" y="29"/>
                                </a:lnTo>
                                <a:lnTo>
                                  <a:pt x="236" y="50"/>
                                </a:lnTo>
                                <a:lnTo>
                                  <a:pt x="235" y="58"/>
                                </a:lnTo>
                                <a:lnTo>
                                  <a:pt x="229" y="68"/>
                                </a:lnTo>
                                <a:lnTo>
                                  <a:pt x="225" y="71"/>
                                </a:lnTo>
                                <a:lnTo>
                                  <a:pt x="215" y="71"/>
                                </a:lnTo>
                                <a:lnTo>
                                  <a:pt x="211" y="68"/>
                                </a:lnTo>
                                <a:lnTo>
                                  <a:pt x="205" y="58"/>
                                </a:lnTo>
                                <a:lnTo>
                                  <a:pt x="204" y="50"/>
                                </a:lnTo>
                                <a:lnTo>
                                  <a:pt x="204" y="29"/>
                                </a:lnTo>
                                <a:lnTo>
                                  <a:pt x="205" y="22"/>
                                </a:lnTo>
                                <a:lnTo>
                                  <a:pt x="211" y="11"/>
                                </a:lnTo>
                                <a:lnTo>
                                  <a:pt x="215" y="9"/>
                                </a:lnTo>
                                <a:lnTo>
                                  <a:pt x="225" y="9"/>
                                </a:lnTo>
                                <a:lnTo>
                                  <a:pt x="229" y="11"/>
                                </a:lnTo>
                                <a:lnTo>
                                  <a:pt x="235" y="22"/>
                                </a:lnTo>
                                <a:lnTo>
                                  <a:pt x="236" y="29"/>
                                </a:lnTo>
                                <a:lnTo>
                                  <a:pt x="236" y="5"/>
                                </a:lnTo>
                                <a:lnTo>
                                  <a:pt x="235" y="4"/>
                                </a:lnTo>
                                <a:lnTo>
                                  <a:pt x="228" y="0"/>
                                </a:lnTo>
                                <a:lnTo>
                                  <a:pt x="211" y="0"/>
                                </a:lnTo>
                                <a:lnTo>
                                  <a:pt x="205" y="4"/>
                                </a:lnTo>
                                <a:lnTo>
                                  <a:pt x="196" y="17"/>
                                </a:lnTo>
                                <a:lnTo>
                                  <a:pt x="194" y="27"/>
                                </a:lnTo>
                                <a:lnTo>
                                  <a:pt x="194" y="53"/>
                                </a:lnTo>
                                <a:lnTo>
                                  <a:pt x="196" y="62"/>
                                </a:lnTo>
                                <a:lnTo>
                                  <a:pt x="201" y="69"/>
                                </a:lnTo>
                                <a:lnTo>
                                  <a:pt x="205" y="76"/>
                                </a:lnTo>
                                <a:lnTo>
                                  <a:pt x="211" y="79"/>
                                </a:lnTo>
                                <a:lnTo>
                                  <a:pt x="228" y="79"/>
                                </a:lnTo>
                                <a:lnTo>
                                  <a:pt x="235" y="76"/>
                                </a:lnTo>
                                <a:lnTo>
                                  <a:pt x="238" y="71"/>
                                </a:lnTo>
                                <a:lnTo>
                                  <a:pt x="244" y="62"/>
                                </a:lnTo>
                                <a:lnTo>
                                  <a:pt x="246" y="53"/>
                                </a:lnTo>
                                <a:lnTo>
                                  <a:pt x="246" y="27"/>
                                </a:lnTo>
                                <a:close/>
                                <a:moveTo>
                                  <a:pt x="312" y="27"/>
                                </a:moveTo>
                                <a:lnTo>
                                  <a:pt x="310" y="17"/>
                                </a:lnTo>
                                <a:lnTo>
                                  <a:pt x="304" y="9"/>
                                </a:lnTo>
                                <a:lnTo>
                                  <a:pt x="302" y="5"/>
                                </a:lnTo>
                                <a:lnTo>
                                  <a:pt x="302" y="29"/>
                                </a:lnTo>
                                <a:lnTo>
                                  <a:pt x="302" y="50"/>
                                </a:lnTo>
                                <a:lnTo>
                                  <a:pt x="301" y="58"/>
                                </a:lnTo>
                                <a:lnTo>
                                  <a:pt x="295" y="68"/>
                                </a:lnTo>
                                <a:lnTo>
                                  <a:pt x="291" y="71"/>
                                </a:lnTo>
                                <a:lnTo>
                                  <a:pt x="281" y="71"/>
                                </a:lnTo>
                                <a:lnTo>
                                  <a:pt x="277" y="68"/>
                                </a:lnTo>
                                <a:lnTo>
                                  <a:pt x="272" y="58"/>
                                </a:lnTo>
                                <a:lnTo>
                                  <a:pt x="270" y="50"/>
                                </a:lnTo>
                                <a:lnTo>
                                  <a:pt x="270" y="29"/>
                                </a:lnTo>
                                <a:lnTo>
                                  <a:pt x="272" y="22"/>
                                </a:lnTo>
                                <a:lnTo>
                                  <a:pt x="277" y="11"/>
                                </a:lnTo>
                                <a:lnTo>
                                  <a:pt x="281" y="9"/>
                                </a:lnTo>
                                <a:lnTo>
                                  <a:pt x="291" y="9"/>
                                </a:lnTo>
                                <a:lnTo>
                                  <a:pt x="295" y="11"/>
                                </a:lnTo>
                                <a:lnTo>
                                  <a:pt x="301" y="22"/>
                                </a:lnTo>
                                <a:lnTo>
                                  <a:pt x="302" y="29"/>
                                </a:lnTo>
                                <a:lnTo>
                                  <a:pt x="302" y="5"/>
                                </a:lnTo>
                                <a:lnTo>
                                  <a:pt x="301" y="4"/>
                                </a:lnTo>
                                <a:lnTo>
                                  <a:pt x="295" y="0"/>
                                </a:lnTo>
                                <a:lnTo>
                                  <a:pt x="278" y="0"/>
                                </a:lnTo>
                                <a:lnTo>
                                  <a:pt x="271" y="4"/>
                                </a:lnTo>
                                <a:lnTo>
                                  <a:pt x="262" y="17"/>
                                </a:lnTo>
                                <a:lnTo>
                                  <a:pt x="260" y="27"/>
                                </a:lnTo>
                                <a:lnTo>
                                  <a:pt x="260" y="53"/>
                                </a:lnTo>
                                <a:lnTo>
                                  <a:pt x="262" y="62"/>
                                </a:lnTo>
                                <a:lnTo>
                                  <a:pt x="267" y="69"/>
                                </a:lnTo>
                                <a:lnTo>
                                  <a:pt x="271" y="76"/>
                                </a:lnTo>
                                <a:lnTo>
                                  <a:pt x="278" y="79"/>
                                </a:lnTo>
                                <a:lnTo>
                                  <a:pt x="295" y="79"/>
                                </a:lnTo>
                                <a:lnTo>
                                  <a:pt x="301" y="76"/>
                                </a:lnTo>
                                <a:lnTo>
                                  <a:pt x="304" y="71"/>
                                </a:lnTo>
                                <a:lnTo>
                                  <a:pt x="310" y="62"/>
                                </a:lnTo>
                                <a:lnTo>
                                  <a:pt x="312" y="53"/>
                                </a:lnTo>
                                <a:lnTo>
                                  <a:pt x="312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Line 444"/>
                        <wps:cNvCnPr>
                          <a:cxnSpLocks noChangeShapeType="1"/>
                        </wps:cNvCnPr>
                        <wps:spPr bwMode="auto">
                          <a:xfrm>
                            <a:off x="4764" y="-2424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52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docshape11"/>
                        <wps:cNvSpPr>
                          <a:spLocks/>
                        </wps:cNvSpPr>
                        <wps:spPr bwMode="auto">
                          <a:xfrm>
                            <a:off x="4848" y="-2462"/>
                            <a:ext cx="313" cy="79"/>
                          </a:xfrm>
                          <a:custGeom>
                            <a:avLst/>
                            <a:gdLst>
                              <a:gd name="T0" fmla="+- 0 4876 4848"/>
                              <a:gd name="T1" fmla="*/ T0 w 313"/>
                              <a:gd name="T2" fmla="+- 0 -2450 -2461"/>
                              <a:gd name="T3" fmla="*/ -2450 h 79"/>
                              <a:gd name="T4" fmla="+- 0 4848 4848"/>
                              <a:gd name="T5" fmla="*/ T4 w 313"/>
                              <a:gd name="T6" fmla="+- 0 -2456 -2461"/>
                              <a:gd name="T7" fmla="*/ -2456 h 79"/>
                              <a:gd name="T8" fmla="+- 0 4866 4848"/>
                              <a:gd name="T9" fmla="*/ T8 w 313"/>
                              <a:gd name="T10" fmla="+- 0 -2393 -2461"/>
                              <a:gd name="T11" fmla="*/ -2393 h 79"/>
                              <a:gd name="T12" fmla="+- 0 4893 4848"/>
                              <a:gd name="T13" fmla="*/ T12 w 313"/>
                              <a:gd name="T14" fmla="+- 0 -2384 -2461"/>
                              <a:gd name="T15" fmla="*/ -2384 h 79"/>
                              <a:gd name="T16" fmla="+- 0 4960 4848"/>
                              <a:gd name="T17" fmla="*/ T16 w 313"/>
                              <a:gd name="T18" fmla="+- 0 -2423 -2461"/>
                              <a:gd name="T19" fmla="*/ -2423 h 79"/>
                              <a:gd name="T20" fmla="+- 0 4952 4848"/>
                              <a:gd name="T21" fmla="*/ T20 w 313"/>
                              <a:gd name="T22" fmla="+- 0 -2414 -2461"/>
                              <a:gd name="T23" fmla="*/ -2414 h 79"/>
                              <a:gd name="T24" fmla="+- 0 4945 4848"/>
                              <a:gd name="T25" fmla="*/ T24 w 313"/>
                              <a:gd name="T26" fmla="+- 0 -2392 -2461"/>
                              <a:gd name="T27" fmla="*/ -2392 h 79"/>
                              <a:gd name="T28" fmla="+- 0 4929 4848"/>
                              <a:gd name="T29" fmla="*/ T28 w 313"/>
                              <a:gd name="T30" fmla="+- 0 -2392 -2461"/>
                              <a:gd name="T31" fmla="*/ -2392 h 79"/>
                              <a:gd name="T32" fmla="+- 0 4922 4848"/>
                              <a:gd name="T33" fmla="*/ T32 w 313"/>
                              <a:gd name="T34" fmla="+- 0 -2414 -2461"/>
                              <a:gd name="T35" fmla="*/ -2414 h 79"/>
                              <a:gd name="T36" fmla="+- 0 4930 4848"/>
                              <a:gd name="T37" fmla="*/ T36 w 313"/>
                              <a:gd name="T38" fmla="+- 0 -2425 -2461"/>
                              <a:gd name="T39" fmla="*/ -2425 h 79"/>
                              <a:gd name="T40" fmla="+- 0 4945 4848"/>
                              <a:gd name="T41" fmla="*/ T40 w 313"/>
                              <a:gd name="T42" fmla="+- 0 -2424 -2461"/>
                              <a:gd name="T43" fmla="*/ -2424 h 79"/>
                              <a:gd name="T44" fmla="+- 0 4952 4848"/>
                              <a:gd name="T45" fmla="*/ T44 w 313"/>
                              <a:gd name="T46" fmla="+- 0 -2431 -2461"/>
                              <a:gd name="T47" fmla="*/ -2431 h 79"/>
                              <a:gd name="T48" fmla="+- 0 4934 4848"/>
                              <a:gd name="T49" fmla="*/ T48 w 313"/>
                              <a:gd name="T50" fmla="+- 0 -2434 -2461"/>
                              <a:gd name="T51" fmla="*/ -2434 h 79"/>
                              <a:gd name="T52" fmla="+- 0 4925 4848"/>
                              <a:gd name="T53" fmla="*/ T52 w 313"/>
                              <a:gd name="T54" fmla="+- 0 -2430 -2461"/>
                              <a:gd name="T55" fmla="*/ -2430 h 79"/>
                              <a:gd name="T56" fmla="+- 0 4921 4848"/>
                              <a:gd name="T57" fmla="*/ T56 w 313"/>
                              <a:gd name="T58" fmla="+- 0 -2434 -2461"/>
                              <a:gd name="T59" fmla="*/ -2434 h 79"/>
                              <a:gd name="T60" fmla="+- 0 4935 4848"/>
                              <a:gd name="T61" fmla="*/ T60 w 313"/>
                              <a:gd name="T62" fmla="+- 0 -2453 -2461"/>
                              <a:gd name="T63" fmla="*/ -2453 h 79"/>
                              <a:gd name="T64" fmla="+- 0 4952 4848"/>
                              <a:gd name="T65" fmla="*/ T64 w 313"/>
                              <a:gd name="T66" fmla="+- 0 -2451 -2461"/>
                              <a:gd name="T67" fmla="*/ -2451 h 79"/>
                              <a:gd name="T68" fmla="+- 0 4957 4848"/>
                              <a:gd name="T69" fmla="*/ T68 w 313"/>
                              <a:gd name="T70" fmla="+- 0 -2453 -2461"/>
                              <a:gd name="T71" fmla="*/ -2453 h 79"/>
                              <a:gd name="T72" fmla="+- 0 4952 4848"/>
                              <a:gd name="T73" fmla="*/ T72 w 313"/>
                              <a:gd name="T74" fmla="+- 0 -2460 -2461"/>
                              <a:gd name="T75" fmla="*/ -2460 h 79"/>
                              <a:gd name="T76" fmla="+- 0 4944 4848"/>
                              <a:gd name="T77" fmla="*/ T76 w 313"/>
                              <a:gd name="T78" fmla="+- 0 -2461 -2461"/>
                              <a:gd name="T79" fmla="*/ -2461 h 79"/>
                              <a:gd name="T80" fmla="+- 0 4913 4848"/>
                              <a:gd name="T81" fmla="*/ T80 w 313"/>
                              <a:gd name="T82" fmla="+- 0 -2443 -2461"/>
                              <a:gd name="T83" fmla="*/ -2443 h 79"/>
                              <a:gd name="T84" fmla="+- 0 4912 4848"/>
                              <a:gd name="T85" fmla="*/ T84 w 313"/>
                              <a:gd name="T86" fmla="+- 0 -2399 -2461"/>
                              <a:gd name="T87" fmla="*/ -2399 h 79"/>
                              <a:gd name="T88" fmla="+- 0 4945 4848"/>
                              <a:gd name="T89" fmla="*/ T88 w 313"/>
                              <a:gd name="T90" fmla="+- 0 -2383 -2461"/>
                              <a:gd name="T91" fmla="*/ -2383 h 79"/>
                              <a:gd name="T92" fmla="+- 0 4960 4848"/>
                              <a:gd name="T93" fmla="*/ T92 w 313"/>
                              <a:gd name="T94" fmla="+- 0 -2394 -2461"/>
                              <a:gd name="T95" fmla="*/ -2394 h 79"/>
                              <a:gd name="T96" fmla="+- 0 5028 4848"/>
                              <a:gd name="T97" fmla="*/ T96 w 313"/>
                              <a:gd name="T98" fmla="+- 0 -2435 -2461"/>
                              <a:gd name="T99" fmla="*/ -2435 h 79"/>
                              <a:gd name="T100" fmla="+- 0 5018 4848"/>
                              <a:gd name="T101" fmla="*/ T100 w 313"/>
                              <a:gd name="T102" fmla="+- 0 -2456 -2461"/>
                              <a:gd name="T103" fmla="*/ -2456 h 79"/>
                              <a:gd name="T104" fmla="+- 0 5016 4848"/>
                              <a:gd name="T105" fmla="*/ T104 w 313"/>
                              <a:gd name="T106" fmla="+- 0 -2404 -2461"/>
                              <a:gd name="T107" fmla="*/ -2404 h 79"/>
                              <a:gd name="T108" fmla="+- 0 4997 4848"/>
                              <a:gd name="T109" fmla="*/ T108 w 313"/>
                              <a:gd name="T110" fmla="+- 0 -2391 -2461"/>
                              <a:gd name="T111" fmla="*/ -2391 h 79"/>
                              <a:gd name="T112" fmla="+- 0 4986 4848"/>
                              <a:gd name="T113" fmla="*/ T112 w 313"/>
                              <a:gd name="T114" fmla="+- 0 -2412 -2461"/>
                              <a:gd name="T115" fmla="*/ -2412 h 79"/>
                              <a:gd name="T116" fmla="+- 0 4993 4848"/>
                              <a:gd name="T117" fmla="*/ T116 w 313"/>
                              <a:gd name="T118" fmla="+- 0 -2450 -2461"/>
                              <a:gd name="T119" fmla="*/ -2450 h 79"/>
                              <a:gd name="T120" fmla="+- 0 5011 4848"/>
                              <a:gd name="T121" fmla="*/ T120 w 313"/>
                              <a:gd name="T122" fmla="+- 0 -2450 -2461"/>
                              <a:gd name="T123" fmla="*/ -2450 h 79"/>
                              <a:gd name="T124" fmla="+- 0 5018 4848"/>
                              <a:gd name="T125" fmla="*/ T124 w 313"/>
                              <a:gd name="T126" fmla="+- 0 -2456 -2461"/>
                              <a:gd name="T127" fmla="*/ -2456 h 79"/>
                              <a:gd name="T128" fmla="+- 0 4993 4848"/>
                              <a:gd name="T129" fmla="*/ T128 w 313"/>
                              <a:gd name="T130" fmla="+- 0 -2461 -2461"/>
                              <a:gd name="T131" fmla="*/ -2461 h 79"/>
                              <a:gd name="T132" fmla="+- 0 4976 4848"/>
                              <a:gd name="T133" fmla="*/ T132 w 313"/>
                              <a:gd name="T134" fmla="+- 0 -2435 -2461"/>
                              <a:gd name="T135" fmla="*/ -2435 h 79"/>
                              <a:gd name="T136" fmla="+- 0 4982 4848"/>
                              <a:gd name="T137" fmla="*/ T136 w 313"/>
                              <a:gd name="T138" fmla="+- 0 -2393 -2461"/>
                              <a:gd name="T139" fmla="*/ -2393 h 79"/>
                              <a:gd name="T140" fmla="+- 0 5010 4848"/>
                              <a:gd name="T141" fmla="*/ T140 w 313"/>
                              <a:gd name="T142" fmla="+- 0 -2383 -2461"/>
                              <a:gd name="T143" fmla="*/ -2383 h 79"/>
                              <a:gd name="T144" fmla="+- 0 5026 4848"/>
                              <a:gd name="T145" fmla="*/ T144 w 313"/>
                              <a:gd name="T146" fmla="+- 0 -2399 -2461"/>
                              <a:gd name="T147" fmla="*/ -2399 h 79"/>
                              <a:gd name="T148" fmla="+- 0 5094 4848"/>
                              <a:gd name="T149" fmla="*/ T148 w 313"/>
                              <a:gd name="T150" fmla="+- 0 -2435 -2461"/>
                              <a:gd name="T151" fmla="*/ -2435 h 79"/>
                              <a:gd name="T152" fmla="+- 0 5084 4848"/>
                              <a:gd name="T153" fmla="*/ T152 w 313"/>
                              <a:gd name="T154" fmla="+- 0 -2456 -2461"/>
                              <a:gd name="T155" fmla="*/ -2456 h 79"/>
                              <a:gd name="T156" fmla="+- 0 5083 4848"/>
                              <a:gd name="T157" fmla="*/ T156 w 313"/>
                              <a:gd name="T158" fmla="+- 0 -2404 -2461"/>
                              <a:gd name="T159" fmla="*/ -2404 h 79"/>
                              <a:gd name="T160" fmla="+- 0 5063 4848"/>
                              <a:gd name="T161" fmla="*/ T160 w 313"/>
                              <a:gd name="T162" fmla="+- 0 -2391 -2461"/>
                              <a:gd name="T163" fmla="*/ -2391 h 79"/>
                              <a:gd name="T164" fmla="+- 0 5052 4848"/>
                              <a:gd name="T165" fmla="*/ T164 w 313"/>
                              <a:gd name="T166" fmla="+- 0 -2412 -2461"/>
                              <a:gd name="T167" fmla="*/ -2412 h 79"/>
                              <a:gd name="T168" fmla="+- 0 5059 4848"/>
                              <a:gd name="T169" fmla="*/ T168 w 313"/>
                              <a:gd name="T170" fmla="+- 0 -2450 -2461"/>
                              <a:gd name="T171" fmla="*/ -2450 h 79"/>
                              <a:gd name="T172" fmla="+- 0 5077 4848"/>
                              <a:gd name="T173" fmla="*/ T172 w 313"/>
                              <a:gd name="T174" fmla="+- 0 -2450 -2461"/>
                              <a:gd name="T175" fmla="*/ -2450 h 79"/>
                              <a:gd name="T176" fmla="+- 0 5084 4848"/>
                              <a:gd name="T177" fmla="*/ T176 w 313"/>
                              <a:gd name="T178" fmla="+- 0 -2456 -2461"/>
                              <a:gd name="T179" fmla="*/ -2456 h 79"/>
                              <a:gd name="T180" fmla="+- 0 5059 4848"/>
                              <a:gd name="T181" fmla="*/ T180 w 313"/>
                              <a:gd name="T182" fmla="+- 0 -2461 -2461"/>
                              <a:gd name="T183" fmla="*/ -2461 h 79"/>
                              <a:gd name="T184" fmla="+- 0 5044 4848"/>
                              <a:gd name="T185" fmla="*/ T184 w 313"/>
                              <a:gd name="T186" fmla="+- 0 -2444 -2461"/>
                              <a:gd name="T187" fmla="*/ -2444 h 79"/>
                              <a:gd name="T188" fmla="+- 0 5044 4848"/>
                              <a:gd name="T189" fmla="*/ T188 w 313"/>
                              <a:gd name="T190" fmla="+- 0 -2399 -2461"/>
                              <a:gd name="T191" fmla="*/ -2399 h 79"/>
                              <a:gd name="T192" fmla="+- 0 5076 4848"/>
                              <a:gd name="T193" fmla="*/ T192 w 313"/>
                              <a:gd name="T194" fmla="+- 0 -2383 -2461"/>
                              <a:gd name="T195" fmla="*/ -2383 h 79"/>
                              <a:gd name="T196" fmla="+- 0 5092 4848"/>
                              <a:gd name="T197" fmla="*/ T196 w 313"/>
                              <a:gd name="T198" fmla="+- 0 -2399 -2461"/>
                              <a:gd name="T199" fmla="*/ -2399 h 79"/>
                              <a:gd name="T200" fmla="+- 0 5160 4848"/>
                              <a:gd name="T201" fmla="*/ T200 w 313"/>
                              <a:gd name="T202" fmla="+- 0 -2435 -2461"/>
                              <a:gd name="T203" fmla="*/ -2435 h 79"/>
                              <a:gd name="T204" fmla="+- 0 5150 4848"/>
                              <a:gd name="T205" fmla="*/ T204 w 313"/>
                              <a:gd name="T206" fmla="+- 0 -2456 -2461"/>
                              <a:gd name="T207" fmla="*/ -2456 h 79"/>
                              <a:gd name="T208" fmla="+- 0 5149 4848"/>
                              <a:gd name="T209" fmla="*/ T208 w 313"/>
                              <a:gd name="T210" fmla="+- 0 -2404 -2461"/>
                              <a:gd name="T211" fmla="*/ -2404 h 79"/>
                              <a:gd name="T212" fmla="+- 0 5129 4848"/>
                              <a:gd name="T213" fmla="*/ T212 w 313"/>
                              <a:gd name="T214" fmla="+- 0 -2391 -2461"/>
                              <a:gd name="T215" fmla="*/ -2391 h 79"/>
                              <a:gd name="T216" fmla="+- 0 5118 4848"/>
                              <a:gd name="T217" fmla="*/ T216 w 313"/>
                              <a:gd name="T218" fmla="+- 0 -2412 -2461"/>
                              <a:gd name="T219" fmla="*/ -2412 h 79"/>
                              <a:gd name="T220" fmla="+- 0 5125 4848"/>
                              <a:gd name="T221" fmla="*/ T220 w 313"/>
                              <a:gd name="T222" fmla="+- 0 -2450 -2461"/>
                              <a:gd name="T223" fmla="*/ -2450 h 79"/>
                              <a:gd name="T224" fmla="+- 0 5143 4848"/>
                              <a:gd name="T225" fmla="*/ T224 w 313"/>
                              <a:gd name="T226" fmla="+- 0 -2450 -2461"/>
                              <a:gd name="T227" fmla="*/ -2450 h 79"/>
                              <a:gd name="T228" fmla="+- 0 5150 4848"/>
                              <a:gd name="T229" fmla="*/ T228 w 313"/>
                              <a:gd name="T230" fmla="+- 0 -2456 -2461"/>
                              <a:gd name="T231" fmla="*/ -2456 h 79"/>
                              <a:gd name="T232" fmla="+- 0 5126 4848"/>
                              <a:gd name="T233" fmla="*/ T232 w 313"/>
                              <a:gd name="T234" fmla="+- 0 -2461 -2461"/>
                              <a:gd name="T235" fmla="*/ -2461 h 79"/>
                              <a:gd name="T236" fmla="+- 0 5110 4848"/>
                              <a:gd name="T237" fmla="*/ T236 w 313"/>
                              <a:gd name="T238" fmla="+- 0 -2444 -2461"/>
                              <a:gd name="T239" fmla="*/ -2444 h 79"/>
                              <a:gd name="T240" fmla="+- 0 5110 4848"/>
                              <a:gd name="T241" fmla="*/ T240 w 313"/>
                              <a:gd name="T242" fmla="+- 0 -2399 -2461"/>
                              <a:gd name="T243" fmla="*/ -2399 h 79"/>
                              <a:gd name="T244" fmla="+- 0 5143 4848"/>
                              <a:gd name="T245" fmla="*/ T244 w 313"/>
                              <a:gd name="T246" fmla="+- 0 -2383 -2461"/>
                              <a:gd name="T247" fmla="*/ -2383 h 79"/>
                              <a:gd name="T248" fmla="+- 0 5158 4848"/>
                              <a:gd name="T249" fmla="*/ T248 w 313"/>
                              <a:gd name="T250" fmla="+- 0 -2399 -2461"/>
                              <a:gd name="T251" fmla="*/ -239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13" h="79">
                                <a:moveTo>
                                  <a:pt x="45" y="68"/>
                                </a:moveTo>
                                <a:lnTo>
                                  <a:pt x="28" y="68"/>
                                </a:lnTo>
                                <a:lnTo>
                                  <a:pt x="28" y="11"/>
                                </a:lnTo>
                                <a:lnTo>
                                  <a:pt x="28" y="1"/>
                                </a:lnTo>
                                <a:lnTo>
                                  <a:pt x="18" y="1"/>
                                </a:lnTo>
                                <a:lnTo>
                                  <a:pt x="0" y="5"/>
                                </a:lnTo>
                                <a:lnTo>
                                  <a:pt x="0" y="14"/>
                                </a:lnTo>
                                <a:lnTo>
                                  <a:pt x="18" y="11"/>
                                </a:lnTo>
                                <a:lnTo>
                                  <a:pt x="18" y="68"/>
                                </a:lnTo>
                                <a:lnTo>
                                  <a:pt x="2" y="68"/>
                                </a:lnTo>
                                <a:lnTo>
                                  <a:pt x="2" y="77"/>
                                </a:lnTo>
                                <a:lnTo>
                                  <a:pt x="45" y="77"/>
                                </a:lnTo>
                                <a:lnTo>
                                  <a:pt x="45" y="68"/>
                                </a:lnTo>
                                <a:close/>
                                <a:moveTo>
                                  <a:pt x="114" y="45"/>
                                </a:moveTo>
                                <a:lnTo>
                                  <a:pt x="112" y="38"/>
                                </a:lnTo>
                                <a:lnTo>
                                  <a:pt x="109" y="35"/>
                                </a:lnTo>
                                <a:lnTo>
                                  <a:pt x="104" y="30"/>
                                </a:lnTo>
                                <a:lnTo>
                                  <a:pt x="104" y="47"/>
                                </a:lnTo>
                                <a:lnTo>
                                  <a:pt x="104" y="58"/>
                                </a:lnTo>
                                <a:lnTo>
                                  <a:pt x="103" y="62"/>
                                </a:lnTo>
                                <a:lnTo>
                                  <a:pt x="97" y="69"/>
                                </a:lnTo>
                                <a:lnTo>
                                  <a:pt x="94" y="70"/>
                                </a:lnTo>
                                <a:lnTo>
                                  <a:pt x="84" y="70"/>
                                </a:lnTo>
                                <a:lnTo>
                                  <a:pt x="81" y="69"/>
                                </a:lnTo>
                                <a:lnTo>
                                  <a:pt x="75" y="62"/>
                                </a:lnTo>
                                <a:lnTo>
                                  <a:pt x="74" y="58"/>
                                </a:lnTo>
                                <a:lnTo>
                                  <a:pt x="74" y="47"/>
                                </a:lnTo>
                                <a:lnTo>
                                  <a:pt x="75" y="43"/>
                                </a:lnTo>
                                <a:lnTo>
                                  <a:pt x="81" y="37"/>
                                </a:lnTo>
                                <a:lnTo>
                                  <a:pt x="82" y="36"/>
                                </a:lnTo>
                                <a:lnTo>
                                  <a:pt x="84" y="35"/>
                                </a:lnTo>
                                <a:lnTo>
                                  <a:pt x="94" y="35"/>
                                </a:lnTo>
                                <a:lnTo>
                                  <a:pt x="97" y="37"/>
                                </a:lnTo>
                                <a:lnTo>
                                  <a:pt x="103" y="43"/>
                                </a:lnTo>
                                <a:lnTo>
                                  <a:pt x="104" y="47"/>
                                </a:lnTo>
                                <a:lnTo>
                                  <a:pt x="104" y="30"/>
                                </a:lnTo>
                                <a:lnTo>
                                  <a:pt x="103" y="29"/>
                                </a:lnTo>
                                <a:lnTo>
                                  <a:pt x="97" y="27"/>
                                </a:lnTo>
                                <a:lnTo>
                                  <a:pt x="86" y="27"/>
                                </a:lnTo>
                                <a:lnTo>
                                  <a:pt x="83" y="28"/>
                                </a:lnTo>
                                <a:lnTo>
                                  <a:pt x="80" y="29"/>
                                </a:lnTo>
                                <a:lnTo>
                                  <a:pt x="77" y="31"/>
                                </a:lnTo>
                                <a:lnTo>
                                  <a:pt x="74" y="33"/>
                                </a:lnTo>
                                <a:lnTo>
                                  <a:pt x="72" y="36"/>
                                </a:lnTo>
                                <a:lnTo>
                                  <a:pt x="73" y="27"/>
                                </a:lnTo>
                                <a:lnTo>
                                  <a:pt x="75" y="20"/>
                                </a:lnTo>
                                <a:lnTo>
                                  <a:pt x="82" y="11"/>
                                </a:lnTo>
                                <a:lnTo>
                                  <a:pt x="87" y="8"/>
                                </a:lnTo>
                                <a:lnTo>
                                  <a:pt x="96" y="8"/>
                                </a:lnTo>
                                <a:lnTo>
                                  <a:pt x="99" y="9"/>
                                </a:lnTo>
                                <a:lnTo>
                                  <a:pt x="104" y="10"/>
                                </a:lnTo>
                                <a:lnTo>
                                  <a:pt x="107" y="11"/>
                                </a:lnTo>
                                <a:lnTo>
                                  <a:pt x="109" y="12"/>
                                </a:lnTo>
                                <a:lnTo>
                                  <a:pt x="109" y="8"/>
                                </a:lnTo>
                                <a:lnTo>
                                  <a:pt x="109" y="3"/>
                                </a:lnTo>
                                <a:lnTo>
                                  <a:pt x="107" y="2"/>
                                </a:lnTo>
                                <a:lnTo>
                                  <a:pt x="104" y="1"/>
                                </a:lnTo>
                                <a:lnTo>
                                  <a:pt x="101" y="1"/>
                                </a:lnTo>
                                <a:lnTo>
                                  <a:pt x="99" y="0"/>
                                </a:lnTo>
                                <a:lnTo>
                                  <a:pt x="96" y="0"/>
                                </a:lnTo>
                                <a:lnTo>
                                  <a:pt x="84" y="0"/>
                                </a:lnTo>
                                <a:lnTo>
                                  <a:pt x="76" y="3"/>
                                </a:lnTo>
                                <a:lnTo>
                                  <a:pt x="65" y="18"/>
                                </a:lnTo>
                                <a:lnTo>
                                  <a:pt x="62" y="27"/>
                                </a:lnTo>
                                <a:lnTo>
                                  <a:pt x="62" y="52"/>
                                </a:lnTo>
                                <a:lnTo>
                                  <a:pt x="64" y="62"/>
                                </a:lnTo>
                                <a:lnTo>
                                  <a:pt x="74" y="75"/>
                                </a:lnTo>
                                <a:lnTo>
                                  <a:pt x="80" y="78"/>
                                </a:lnTo>
                                <a:lnTo>
                                  <a:pt x="97" y="78"/>
                                </a:lnTo>
                                <a:lnTo>
                                  <a:pt x="103" y="76"/>
                                </a:lnTo>
                                <a:lnTo>
                                  <a:pt x="108" y="70"/>
                                </a:lnTo>
                                <a:lnTo>
                                  <a:pt x="112" y="67"/>
                                </a:lnTo>
                                <a:lnTo>
                                  <a:pt x="114" y="60"/>
                                </a:lnTo>
                                <a:lnTo>
                                  <a:pt x="114" y="45"/>
                                </a:lnTo>
                                <a:close/>
                                <a:moveTo>
                                  <a:pt x="180" y="26"/>
                                </a:moveTo>
                                <a:lnTo>
                                  <a:pt x="178" y="17"/>
                                </a:lnTo>
                                <a:lnTo>
                                  <a:pt x="172" y="8"/>
                                </a:lnTo>
                                <a:lnTo>
                                  <a:pt x="170" y="5"/>
                                </a:lnTo>
                                <a:lnTo>
                                  <a:pt x="170" y="29"/>
                                </a:lnTo>
                                <a:lnTo>
                                  <a:pt x="170" y="49"/>
                                </a:lnTo>
                                <a:lnTo>
                                  <a:pt x="168" y="57"/>
                                </a:lnTo>
                                <a:lnTo>
                                  <a:pt x="163" y="68"/>
                                </a:lnTo>
                                <a:lnTo>
                                  <a:pt x="159" y="70"/>
                                </a:lnTo>
                                <a:lnTo>
                                  <a:pt x="149" y="70"/>
                                </a:lnTo>
                                <a:lnTo>
                                  <a:pt x="145" y="68"/>
                                </a:lnTo>
                                <a:lnTo>
                                  <a:pt x="139" y="57"/>
                                </a:lnTo>
                                <a:lnTo>
                                  <a:pt x="138" y="49"/>
                                </a:lnTo>
                                <a:lnTo>
                                  <a:pt x="138" y="29"/>
                                </a:lnTo>
                                <a:lnTo>
                                  <a:pt x="139" y="21"/>
                                </a:lnTo>
                                <a:lnTo>
                                  <a:pt x="145" y="11"/>
                                </a:lnTo>
                                <a:lnTo>
                                  <a:pt x="149" y="8"/>
                                </a:lnTo>
                                <a:lnTo>
                                  <a:pt x="159" y="8"/>
                                </a:lnTo>
                                <a:lnTo>
                                  <a:pt x="163" y="11"/>
                                </a:lnTo>
                                <a:lnTo>
                                  <a:pt x="168" y="21"/>
                                </a:lnTo>
                                <a:lnTo>
                                  <a:pt x="170" y="29"/>
                                </a:lnTo>
                                <a:lnTo>
                                  <a:pt x="170" y="5"/>
                                </a:lnTo>
                                <a:lnTo>
                                  <a:pt x="169" y="3"/>
                                </a:lnTo>
                                <a:lnTo>
                                  <a:pt x="162" y="0"/>
                                </a:lnTo>
                                <a:lnTo>
                                  <a:pt x="145" y="0"/>
                                </a:lnTo>
                                <a:lnTo>
                                  <a:pt x="139" y="3"/>
                                </a:lnTo>
                                <a:lnTo>
                                  <a:pt x="130" y="17"/>
                                </a:lnTo>
                                <a:lnTo>
                                  <a:pt x="128" y="26"/>
                                </a:lnTo>
                                <a:lnTo>
                                  <a:pt x="128" y="52"/>
                                </a:lnTo>
                                <a:lnTo>
                                  <a:pt x="130" y="62"/>
                                </a:lnTo>
                                <a:lnTo>
                                  <a:pt x="134" y="68"/>
                                </a:lnTo>
                                <a:lnTo>
                                  <a:pt x="139" y="75"/>
                                </a:lnTo>
                                <a:lnTo>
                                  <a:pt x="145" y="78"/>
                                </a:lnTo>
                                <a:lnTo>
                                  <a:pt x="162" y="78"/>
                                </a:lnTo>
                                <a:lnTo>
                                  <a:pt x="169" y="75"/>
                                </a:lnTo>
                                <a:lnTo>
                                  <a:pt x="172" y="70"/>
                                </a:lnTo>
                                <a:lnTo>
                                  <a:pt x="178" y="62"/>
                                </a:lnTo>
                                <a:lnTo>
                                  <a:pt x="180" y="52"/>
                                </a:lnTo>
                                <a:lnTo>
                                  <a:pt x="180" y="26"/>
                                </a:lnTo>
                                <a:close/>
                                <a:moveTo>
                                  <a:pt x="246" y="26"/>
                                </a:moveTo>
                                <a:lnTo>
                                  <a:pt x="244" y="17"/>
                                </a:lnTo>
                                <a:lnTo>
                                  <a:pt x="238" y="8"/>
                                </a:lnTo>
                                <a:lnTo>
                                  <a:pt x="236" y="5"/>
                                </a:lnTo>
                                <a:lnTo>
                                  <a:pt x="236" y="29"/>
                                </a:lnTo>
                                <a:lnTo>
                                  <a:pt x="236" y="49"/>
                                </a:lnTo>
                                <a:lnTo>
                                  <a:pt x="235" y="57"/>
                                </a:lnTo>
                                <a:lnTo>
                                  <a:pt x="229" y="68"/>
                                </a:lnTo>
                                <a:lnTo>
                                  <a:pt x="225" y="70"/>
                                </a:lnTo>
                                <a:lnTo>
                                  <a:pt x="215" y="70"/>
                                </a:lnTo>
                                <a:lnTo>
                                  <a:pt x="211" y="68"/>
                                </a:lnTo>
                                <a:lnTo>
                                  <a:pt x="205" y="57"/>
                                </a:lnTo>
                                <a:lnTo>
                                  <a:pt x="204" y="49"/>
                                </a:lnTo>
                                <a:lnTo>
                                  <a:pt x="204" y="29"/>
                                </a:lnTo>
                                <a:lnTo>
                                  <a:pt x="205" y="21"/>
                                </a:lnTo>
                                <a:lnTo>
                                  <a:pt x="211" y="11"/>
                                </a:lnTo>
                                <a:lnTo>
                                  <a:pt x="215" y="8"/>
                                </a:lnTo>
                                <a:lnTo>
                                  <a:pt x="225" y="8"/>
                                </a:lnTo>
                                <a:lnTo>
                                  <a:pt x="229" y="11"/>
                                </a:lnTo>
                                <a:lnTo>
                                  <a:pt x="235" y="21"/>
                                </a:lnTo>
                                <a:lnTo>
                                  <a:pt x="236" y="29"/>
                                </a:lnTo>
                                <a:lnTo>
                                  <a:pt x="236" y="5"/>
                                </a:lnTo>
                                <a:lnTo>
                                  <a:pt x="235" y="3"/>
                                </a:lnTo>
                                <a:lnTo>
                                  <a:pt x="228" y="0"/>
                                </a:lnTo>
                                <a:lnTo>
                                  <a:pt x="211" y="0"/>
                                </a:lnTo>
                                <a:lnTo>
                                  <a:pt x="205" y="3"/>
                                </a:lnTo>
                                <a:lnTo>
                                  <a:pt x="201" y="10"/>
                                </a:lnTo>
                                <a:lnTo>
                                  <a:pt x="196" y="17"/>
                                </a:lnTo>
                                <a:lnTo>
                                  <a:pt x="194" y="26"/>
                                </a:lnTo>
                                <a:lnTo>
                                  <a:pt x="194" y="52"/>
                                </a:lnTo>
                                <a:lnTo>
                                  <a:pt x="196" y="62"/>
                                </a:lnTo>
                                <a:lnTo>
                                  <a:pt x="205" y="75"/>
                                </a:lnTo>
                                <a:lnTo>
                                  <a:pt x="211" y="78"/>
                                </a:lnTo>
                                <a:lnTo>
                                  <a:pt x="228" y="78"/>
                                </a:lnTo>
                                <a:lnTo>
                                  <a:pt x="235" y="75"/>
                                </a:lnTo>
                                <a:lnTo>
                                  <a:pt x="238" y="70"/>
                                </a:lnTo>
                                <a:lnTo>
                                  <a:pt x="244" y="62"/>
                                </a:lnTo>
                                <a:lnTo>
                                  <a:pt x="246" y="52"/>
                                </a:lnTo>
                                <a:lnTo>
                                  <a:pt x="246" y="26"/>
                                </a:lnTo>
                                <a:close/>
                                <a:moveTo>
                                  <a:pt x="312" y="26"/>
                                </a:moveTo>
                                <a:lnTo>
                                  <a:pt x="310" y="17"/>
                                </a:lnTo>
                                <a:lnTo>
                                  <a:pt x="304" y="8"/>
                                </a:lnTo>
                                <a:lnTo>
                                  <a:pt x="302" y="5"/>
                                </a:lnTo>
                                <a:lnTo>
                                  <a:pt x="302" y="29"/>
                                </a:lnTo>
                                <a:lnTo>
                                  <a:pt x="302" y="49"/>
                                </a:lnTo>
                                <a:lnTo>
                                  <a:pt x="301" y="57"/>
                                </a:lnTo>
                                <a:lnTo>
                                  <a:pt x="295" y="68"/>
                                </a:lnTo>
                                <a:lnTo>
                                  <a:pt x="291" y="70"/>
                                </a:lnTo>
                                <a:lnTo>
                                  <a:pt x="281" y="70"/>
                                </a:lnTo>
                                <a:lnTo>
                                  <a:pt x="277" y="68"/>
                                </a:lnTo>
                                <a:lnTo>
                                  <a:pt x="272" y="57"/>
                                </a:lnTo>
                                <a:lnTo>
                                  <a:pt x="270" y="49"/>
                                </a:lnTo>
                                <a:lnTo>
                                  <a:pt x="270" y="29"/>
                                </a:lnTo>
                                <a:lnTo>
                                  <a:pt x="272" y="21"/>
                                </a:lnTo>
                                <a:lnTo>
                                  <a:pt x="277" y="11"/>
                                </a:lnTo>
                                <a:lnTo>
                                  <a:pt x="281" y="8"/>
                                </a:lnTo>
                                <a:lnTo>
                                  <a:pt x="291" y="8"/>
                                </a:lnTo>
                                <a:lnTo>
                                  <a:pt x="295" y="11"/>
                                </a:lnTo>
                                <a:lnTo>
                                  <a:pt x="301" y="21"/>
                                </a:lnTo>
                                <a:lnTo>
                                  <a:pt x="302" y="29"/>
                                </a:lnTo>
                                <a:lnTo>
                                  <a:pt x="302" y="5"/>
                                </a:lnTo>
                                <a:lnTo>
                                  <a:pt x="301" y="3"/>
                                </a:lnTo>
                                <a:lnTo>
                                  <a:pt x="295" y="0"/>
                                </a:lnTo>
                                <a:lnTo>
                                  <a:pt x="278" y="0"/>
                                </a:lnTo>
                                <a:lnTo>
                                  <a:pt x="271" y="3"/>
                                </a:lnTo>
                                <a:lnTo>
                                  <a:pt x="267" y="10"/>
                                </a:lnTo>
                                <a:lnTo>
                                  <a:pt x="262" y="17"/>
                                </a:lnTo>
                                <a:lnTo>
                                  <a:pt x="260" y="26"/>
                                </a:lnTo>
                                <a:lnTo>
                                  <a:pt x="260" y="52"/>
                                </a:lnTo>
                                <a:lnTo>
                                  <a:pt x="262" y="62"/>
                                </a:lnTo>
                                <a:lnTo>
                                  <a:pt x="271" y="75"/>
                                </a:lnTo>
                                <a:lnTo>
                                  <a:pt x="278" y="78"/>
                                </a:lnTo>
                                <a:lnTo>
                                  <a:pt x="295" y="78"/>
                                </a:lnTo>
                                <a:lnTo>
                                  <a:pt x="301" y="75"/>
                                </a:lnTo>
                                <a:lnTo>
                                  <a:pt x="304" y="70"/>
                                </a:lnTo>
                                <a:lnTo>
                                  <a:pt x="310" y="62"/>
                                </a:lnTo>
                                <a:lnTo>
                                  <a:pt x="312" y="52"/>
                                </a:lnTo>
                                <a:lnTo>
                                  <a:pt x="312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2F695D" id="docshapegroup2" o:spid="_x0000_s1026" style="position:absolute;margin-left:232.75pt;margin-top:-129.4pt;width:25.25pt;height:112.75pt;z-index:15729152;mso-position-horizontal-relative:page" coordorigin="4655,-2588" coordsize="505,2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JXvyJVgAAH1WAgAOAAAAZHJzL2Uyb0RvYy54bWzsfW1vZLmt5vcF9j8Y&#10;/rgLp31OVdlVjelcBJMXXCB3d7BT+wOqbXfbiO3yLbunZ+6v34cSeUqUSPG4M5NkAQfIlN1mSRTf&#10;ROqIz/nu335+uD/56ebwfLd//HA6/O789OTm8Wp/fff4+cPp/93++Wx9evL8snu83t3vH28+nP5y&#10;83z6b7//7//tu69P72/G/e3+/vrmcIJBHp/ff336cHr78vL0/t2756vbm4fd8+/2TzeP+OOn/eFh&#10;94JfD5/fXR92XzH6w/278fz84t3X/eH66bC/unl+xr/+Mf/x9Pdp/E+fbq5e/venT883Lyf3H07B&#10;20v67yH99yP9993vv9u9/3zYPd3eXTEbu2/g4mF394hJp6H+uHvZnXw53DVDPdxdHfbP+08vv7va&#10;P7zbf/p0d3WT1oDVDOfVav5y2H95Smv5/P7r56dJTBBtJadvHvbqf/30w+Hk7vrD6XKxOT153D1A&#10;Sdf7q+fb3dPNZ5p/JBl9ffr8HqR/OTz9+PTDIS8UP/51f/W3Z/z5Xf13+v1zJj75+PU/9tcYdffl&#10;ZZ9k9POnwwMNgdWf/JxU8cukipufX06u8I+L8fzicnV6coU/DcvFsBlXWVdXt1AofW15scLf8eez&#10;cbVeyx//xN9fnfOXxxFkxOLufZ438cq8/f67p7ur9/g/ixY/NaKNTRDfevlyuDnlQR5mjfGwO/zt&#10;y9MZrOBp93L38e7+7uWXZNEQETH1+NMPd1ckavql0NISVqy1tKDlCVX+zo7WlJRz8rj//nb3+Pnm&#10;D89PcAYIE1+Xfzoc9l9vb3bXz/TPJCM9SvpV8fHx/u7pz3f396Q9+plXDH+q7NEQWrb1P+6vvjzc&#10;PL5k5z3c3GPx+8fn27un59OTw/ubh483sMXDv18nhnbvnw9X/wd8gzn8/HK4ebm6pR8/gQn+dyh2&#10;+kPi+MgkLecZ9hqaoLKlTbYlscThfJnNsLEkSPnw/PKXm/3DCf0AtsFpsvDdT399Jp7Bm5AQ1497&#10;Ep4ImjhjmYNR8jGEwGeRKX5rpPoqL/+RPBjc0LCl/ZABJC//693jzclykWIgE33/mJ376udHdu7J&#10;WNJw21+e4MjZVtRX6Jd5kr68gDjJa1fLZLi79yLoxUWWc2JoctejBFnI92B7lpB37+8fT75+OF2N&#10;l5fpC8/7+7trMd/nw+eP398fTn7a0c6Q/sdhQpEhAj5eJ+sjR/kT//yyu7vPP4PP+0doUQSQ5f1x&#10;f/3LDwdSNP07lPoP0+4o2pUYvqRVsa4kdj+XgTtZR/6LLCL2l/VStLhmRxUtjisEKIral8mPCj1e&#10;fcnOQp4gDoIN8xquQv/0+ZrtcosBPj3cYxv+n2cn5yfL9eWA/2DCpIYjGQw5k/2Pdyfb85OvJzR1&#10;RQNxFEOdwRROzlbrhmwhZBgqEd2eZPZLtrDiYqzler0w2cK+c2RrabMFSy+GOlstNiZbl0KW2AKR&#10;xRYSrGIssLUx2cLmfmRrbbM1aMnDRW1xDaXoE5XF2KCFv1xvRpOzoZT+dhgd3rT4z1YXK1NmQyn/&#10;RGXypjUAqZGhGTZWqmA7XDi8aR2crS7XNm+lEhKVxduotbBcX9i8jaUWtqPnAVoLZP0mb2OphURl&#10;8qa1AJGtTLkhWyvMbXTcYNRagERsnY6lFhKVyZvWwnK9sh10LLWwHR1fwL5Y+hUsyfbRRamFRGXx&#10;ttBacGPaotTCduH4wkJrARIZTZ0uSi0kKpM3rQX4gu2ni1IL24XjCwutBUjE4a3UQqKyeKNsV0U3&#10;eJblp8tSC9ul4wtLrQVELttPkZkcrTdRmbxpLcBPL23eSi1sl44vLLUWsCfYvrAstZCoTN60Fkhk&#10;Nm+lFrYQh7mL0pZeaOFsdb4w7W1VaiFRWbyttBaWG1iIpdNVqYXtyvGFldbC2Wq1tHkrtZCoTN60&#10;FpYbTGvyVmphu3J8YaW14Ma3VakFN75daC2AN3tfuCi1sMXmYer0QmsBWY+t04tSC4nKkhsl9YWF&#10;LDcLO2e7KLWwvXB84UJr4Ww12HvWRamFRGXyprWw3GCrtHR6UWphe+H4wqXWAjzQ5u2y1EKisni7&#10;1FoAb3YMuSy1sEW4N3V6qbXg7ll0sDIlg+6edam1sNw4ez2qq+No20vHFy61FnzeSi24vCGF1/bm&#10;+Cmqk4I3pD6m3NZaC66frkstuH661lpwdboutbBdO76w1lpw87d1qQU3f8NBmZYbPMvyhXWphe3a&#10;8YWN1oIbezelFtzYu9FaWG6Qblu8bUotbFFUmDrdaC0gOth5yKbUQqKy/HSjtQBfsPfTTamF7cbx&#10;hY3WAnZKh7dSC4nK4m0412rAhmordTgv9bDF92zRDedaE5CKnScN56UqEpnNoNYFlmtncQMd2k6B&#10;CQw6PjGca3W4hjecl/pwLW841wpZnWPBlukN56VGwKDjGENTSTuVzVCV0iAzJVjV0mDQ9o2hKqbd&#10;anrQKnG3/6Gqp5El2AxqjSw3G3sjG4ZSI9vBLakHrRIYl73PDkOpkkRmMlhX1Zu1I0FdVg9eXT2M&#10;tZM4icBQVdYgsxnUGoEE7fJ10LX14BXXQ1NdOxXsUJXXILMZ1BqBDdo53qAL7MGrsIe5JfYwr8Ye&#10;qiLb92JdZeN7Thxs62y7JhvqQtvxYjrhVlmyp2Jdag9erT00xbZzuDPQs70psLrZwVCX2xtkc2Yc&#10;1PU2vudIsKm4neoMj/gUgyAzbZCOnZUEnbOKYal3Eq/qHpqy20kThqruBpnNYOMkzl68LDWyHbzS&#10;e2hrbztXGOri22Gwqr6xFzsq1uX34NXfQ1OAe8kCPa4tbBBkpgRX2klW5xs71RpWeifxivChqcI9&#10;G6zKcM8Gqzp8dY7U3XQSXYgPXiU+NKW4lyxUtbiXLFTFOBh0dhJdjQ9eOT409bhzVjBUBbmXLFzU&#10;TnLhMaidxKvJh6Yo95KFqioHmWmDVVmOywT2MdCg6/LBK8yHpjL3koWqNPeShao2B4P2U59BF+eD&#10;V50Pc8vzAc/FSi/2koWqQF+dXzr5oK7QB69EH5oa3ctmqiLdZVDvJL4X6zJ98Or0oSnUPS+uKnXP&#10;i6tS3VexrtUHr1gfmmrdSxaqch1kppNU9frq3KmJB12w4yqPkyw0JTvCAuUq9UPdoarZQWYzWO8k&#10;LoN6J/HK9qGp272tbqOdxNnqcH9NfCk96YaT2HsxroYJIT3rxvdsCY5N4e4cLIxV4Q4yS4IjXX0p&#10;0i3sxXYcHHXhju95DGqVuCcLY1W4FxLEjYLpzsDuNt+z2b3HjRW+R4CfTnDhiW6U0bWCp/0z3Rbb&#10;QoK4lLBNd04wBKjorw4xMhUiviTLC4mhayJGJT+Hmgr0RC630vqcULmcyOU2RZ+cilciR805hxkq&#10;JRP5vJVSYUfkqMfmjE5lViKft1QqehL5vKVSCULk+RpRqCUqCBL5vKVSek7kyKrnLJWS5UQ+b6mU&#10;uibyeUulRJLIkf/NYYbSukQ+b6n03IPIkRvNGZ1SnkQ+b6mUgCTyeUuldIDIsYvPYYY250Q+b6m0&#10;VRI5drg5o9PGlcjnLZUOfxP5vKWm41iip2PUOeyk49H8hXnLTceV6Qtzg9MUnXDsN4ulKT7hGG7W&#10;FyRC0bHYvC+wiumYat4XWMl0bDTrCxKn6Bhn3hdY0XSsMusLEqvomGPeF2TROHaY9wVZ9MyANUjE&#10;Gqbr0f2dJZXbyZZQJs9iSaLWMDNsDRK3qIycN4MsemboSuVaWgPKrFkzSPSismfWFyR+DTMD2CAR&#10;bEBZMG8GWfTMIJbS77RopM2zZpA4NiCNnfOFlJ7SDJRWzvsCmzelecUX8ibOeRxdpq67Ng6nJ+ja&#10;+EjfQWa3e6H0T36kq77p8ultuntK//yw/+lmu08EL6llAOcO4BPHD3nS49/vH0s6joITnfxVPp/S&#10;aHRsjtHgSHk0+at8Zio6lAYV8okuFfJiokqXXCEGGUM+eaysekST3lh0iEtjyT1qGUM+81h04Aoq&#10;HEl3x8qKQoTsUmVJjCJXmUk+ecYs/dzI4a5xmamm/UfGkE8eK8sLj9m6fKF8wRr7bNGhPIhSm4vL&#10;FT2qAFF/OnoSFRPl6foj5YH6LLFmugLIyZS4vYhQPrMoM00g7zwZ/KIn7sz1lGrINPLJ0+X1992B&#10;JdlXHPtfn4geHUEngaGwDQRCoKctNFYw4ywz52JnymlESPKZhUUPoDAjYkhP7hxipuxFxpDPPBaL&#10;Kwge9LASM6Ja6s2Y2cI5c48ou0wQRDMRttneSBwT5lE1E17d759vMHy7Hwz0kBmrxZPSPL27IQwc&#10;b/p8psf+GK9vIOm2Aaj6IhYq1Nw90QhZbn1w41e6MUFzBguggyaQNTLUpsQJAk7de6zROSfGiqiy&#10;wQUzch4WsE+n4rTIPl9MFQiWZ0S50l1j5j6IeSyJvlmwUPtEUjMGE4q6A+7FeAJRCFlksFnf/T0i&#10;XVaCjvoqojP8kIg11J8PdkUjoUztqZEecIFqigNi7vKZIyhT4Qlqd6w8Ix7q9ajoCRNmnGf2U7Ui&#10;/Mhn5oulhUc4vRlF8iEZu22gbbrhhAUE3o37PXmdfWlIIA5EK2SNnjohnm5jlqp1Qzw9YAJhYCl4&#10;gpbIAlnT8z4MFsiQqSL3k8H6PoOHj3nOvqmnZ7RgLbA8Ktrn6JePESIz4OPUaFIuSoIwP9CtEpJu&#10;IBAmi8TLk0axkpcQRV4WSGAfLN2IKrtiNCUrPlrAK62tH0z4FLgffNPFASgq0tOsukkK1j5fnDFH&#10;XswpcxNIdGBNN8rI0ILoxZMGIT/d1prhebzQIOgPbI9ROOdNKyJjfUaTcvSL3J1jaSQQjs2ReOsQ&#10;Lkryo346B4KoJ/16UX+U44Z+0Bw5lPT9deSTl37UF6ogLAlZEORGutlHJhosgM+4gwA8gqkZUX/k&#10;+jwwgxH1NI0WTUqXqmcsgS5pE1k/moxMFomXJw2CpiwhCMEikMA+WLoBFasqmpIVHy2AbTISxzzT&#10;5Tn7UX/k4BroiY0joGI1BTPS9QOYRnDKk+5bEFnfV9I1D5BNwUPijXzmrFvIguglkwaxcOSFBgFY&#10;7DEI56KCkIzdPYpYOd+K3J1jabRSOHDy4/6m2oRwkb5EfZx10BOAdEFjehSAfyxhJhSUx0zED4Lz&#10;KKFaOgAfJ4c9UF+wHABg4Yfb/eG/Tk++Akzqw+nzf37ZESTQ/b8/AsdlMyzJwV7SL0u0a+OXQ/mX&#10;j+Vfdo9XGOrD6cspLrLQj9+/4Dd85cvT4e7zLWYa0tWWx/0fAKn06S4hzRB2R4Yd+SegjqBWUJgy&#10;SbUMOvKPxJRZ56D5hikj+Gm/CmIQalmNOJXCBav318SUyYePZ+v8sOyoxZGKql8XUyZ3/yQ7LTFe&#10;wMF0RZ0xZdLWU9IgGBZ34s7WBN4ysXyEpwHL01CJyLphB9EWYwEWIl0AbNjC9jaNtc136xq2cC5R&#10;DOWyhZJyGsplC5lWMZbLFnaPaaxtboVr2KJzomIsly947nEwl7GqDw7X7tOFxEZg9AT3yBp3wbW8&#10;afGfrXGx0lIlpSrTaInK0iUddRUrdaWG9OM4mmDKtLxpHZxdEsaHYWaUih95IyqLN9pwFG+5Pa+R&#10;G7LJ42iCKdPwVre+XW5suenON6IyedNakPbVlrdSC9vRcQNkbeVKYUm23Ohx2FFuRGXyprUgeBAt&#10;b6UWBFOmkVvd8LZGc6GlU93vRlQWb5Rmlzrl/vyGN6onppUKpkzLm9bC2eV6sHkrtZCoTN60FqQH&#10;vuWt1IJgyrS8aS34vJVacHmjTEzJLeNBNLzRpa2j3LjFreGt7nDzdEqnOtNoZ55Om/62jKPR8lZq&#10;QTBlWt60FmBqtk51bxtRWTql9F7JDT1rFIDpQK7cH+lgalqpYMo0vFEVUIwGP8VlfyO+6bY2orJ4&#10;QxFWjub6KSUSR964p63lrfIFQs8xeSu1AAK7abFqaHN9AUc4JW8ZO6DlTWuB2LJ5K7WQqCy5Vb1s&#10;wFyw91PdysadbA1vqPxKLbixl06/Jy0kKpM3rQWft1ILginT8lb5wuUa2HaGvekWNqIyedNaEDyI&#10;xhdMTJmGNxTWSm6Xl/a+oLvXiMrirWpec/dT3bvGrWstb1oLiKq23HBwUejUkxudHxdeL0gQjdzo&#10;2e5kIYIp0/KmtYCoau/1umeNqCy5NS1raDqx4pvuWOOGtYa3ul/NiyH08HZaqRtDKkwZwX9o5Kab&#10;1bhXreVNa+HscmPvC7pTjahMuWktCPRDy1sZkQRTpuGt7lK7JCxFw091kxpRWbxVPWpLRn1oeNMt&#10;atyh1vJW+8LGjr26P+0SVCZvWguQW2oVb3lTvsDNaS1vWgvufqpb07z9tMaUWZ2fp/7NhjkHU6Zh&#10;r8GU8XKRClPGS0YSKrOKJBkRxWCwDEwTpozBoFYHgolteBWmDJFZ2k2XZjSDngSVX+B7qXeuZbCp&#10;pJcXpmdUmDJrkJkM1rX0BpHdincOpozBYOUeNLPluhWmjM+g1siS0ShaFVcVNWPKGAzWPuLsFxWm&#10;jLdhABtGYndGKnYlqMtqwZRpGWwK60s78awwZS5BZqp41BrBtuGomBoBp10IGLxOcd1gytDMpop1&#10;ee0zqDXi5gMOpkwrwbrEvsRBh8mgrrGJzJRgVWRLB2xrg7rKFkwZg0GtEjdHrjBlvAMKYMOI5riH&#10;OKNRGAyqbUQwZQwGtUpSqWpLsIxbbkVbY8oIEkDLoK63BVOmZbCuuL2TigpThshMFVc1tzTaGwxq&#10;J0G5R8hzBoNaJe5xRYUp4zOoNSJoFAaDpUYmTJmWwab2ds6hKkwZ79AC2DCVDWY8j5ZBXX4LpozB&#10;YO0kzsEFNa8d4xas1FFxVYID7MFOtRxMGYNBrRI32xo0poybblV1uKBRtBLUhbhgyrQMNqW4c4SR&#10;7vlNkR8SdHaSBlMmA44YDJYawem25yQ1pox3jlFhyhCZ6cW4ZMKWwHHQezKgS/KBMWVaCdZFuVdc&#10;Droqd5OFqiwHXEaCbGklqOtywZQxGKyc5JLwPIxKaahLc/vYIN1sVQmr8zDKwZQxGNQqwSMMj8Ey&#10;biUyU8VNgZ7RKFoJ6gpdMGVaBusa3TvboGbOIsyUhxu4cPCGRuHBaFDai4s0b2gUDRrJGxqFZzNv&#10;aBSeZN7QKCLYngQuSwGHCvjcCxOAGkiEekOjoGd4EJYJnSTRigqWWWLlu+lbKiBmfYEKg6S4NzSK&#10;jh64423796JR0C3JCS/r23AWoC8fZ4GqMmhzUr53+54q75JOrnjKZ75oy1TB5V6hYnuTIeQzDyXd&#10;IbOI+jeTeahpjTKRfOYJkQHHCxSuZk0oDiXzyCcvMGdcfSKcWoKpfMkOpiAjyGceKRNNWC/yR/lU&#10;8pxHBevNsUDGkM88FitwHlUwoxig7AIyk3zmGYWqlpbcMDYaxunEF7Kb2vY9y5ZOxeiqOZ3BY7x+&#10;R4C0lfdvaQtVcNNfyII2iqnnN2CNgASxgKDFgx46gWqC6RE9yGfWB6NzRVQ5uAQz0iNfzAjs357N&#10;4X58oup7HlMFguUZkVH0ZmS4n6C5gyXRZ56F2idKj9MgiGBCaRjHHcYe92IVwSLFxgKJCVlg17Na&#10;QNLzRayzr0mWfp+IFZmOC9zwyM2UwaZEZ0gk/H7ko6MrUE1BRbxCPrN3MFXQbsIzBj0YvMSg2YSl&#10;BeK+TeQYFpJxDAi0zRExCAISX4N1pid0EG0gNCFrNNDZCQjut1SauxNw92JgAwmAGeMF3sz9l4EM&#10;mSpyPxms7w4Ju5pkGLDGhXsQlwXkLdIv780hWc53okm5gImWIPloIBAmi8TLk0axUjpQg8hL9yCh&#10;hSiOs9wiXeU9NKLKHhtNye3n0dYh7ef9/VHwFSLhiu32QxOdfENo/VCORwCJKtA6KyCgYqUHM3K3&#10;ZbB7pGe7pPP+9jFw/dBEL71/CFkUCxkLK4qsvNBgC0lPELGEaHNgFURkrM9oUk7YouDBkTlaKUf6&#10;SG71hiDS9/eQEUPO2kOkFzIwhJEDU9+tpZe9v4cIVeCHQhZUEyM924cZBAF4pPfogCwI5yODugX6&#10;HflwLyKDVOdMijA4Zwl0S4tW2o8TI5NF4uVJgz1k5CUEkVoEEtgHSzeiyqqKphTMvP7uJvYRrZNh&#10;GCKpMVlk4Vmh/VA9cnCN1JltKKKaNSOB+MOCImenlweALIj60n4eRK/05gDyvPQw1a16Eiw/kfVL&#10;gpHNNojTYrZB1BcVRGQcY6JJ5Zypn4dIyI0EwiE8Em8d6evNARJ/a2b/F2lmR2BTzewJ5fKf0MyO&#10;w5YUT4590JSaURu0hJmfPx0e6LnN0+H55S83+4cT+uHD6f3d400CCNj9lF+PQdbFJArbgM5+CTZ5&#10;NeLUlf7yLXgJh/2Xx2scEOze397srv/EP7/s7u7zzymYMCbB89MPh99/d4QqoHMF+u3r81P+Z/xw&#10;8vPD/SP+6Qm4CbcvL0/v3737VbvZIUPdzZ62Jtbvr9nNnk9Gz3AdO22lRzWOVEr8uu3saM3A1e1k&#10;qWUrHuaZ7nZxO3sKeyUNdpvi1s8ZrA5NNEemnYb2RGbd0tGXkpZr5zWbcLIjZ/mOWMNZdY0Srz9A&#10;u4XFWXmzFQsAmcUZqrxiodKe3cgMRe+Rs3wXv+GMsrdiLMy5xDVjizXaCafhMp3FW30Xf71KF7Ub&#10;5sy+9pY9rQQSCV5cabJX6iHTmexpVSxd9kpNSGt7y57WBKalV2WZ7JXKyHQWe/U9/PWF8x6lUhnS&#10;3d6wV1/C9z1C97e7LlHdwodPrExv1ZfwR8cr6gZ3X3pIDZXtOW8aG7U6fPZKZUiPeyO9+gI+pII+&#10;Gku5+gZ+orOUW93AX64vbOnpC/j8TteWvcY1CLvAZK9yDQe9oLp/D9ew3wapX+nKb3Rt2dO6gMlT&#10;G77JXqmNTGdJr252X+NCrrVT6Mv33OzesFdfvccTHCfu6Xb3RGeyp9UB27M3MjptmsKo9Lu37Okw&#10;BbmdOzuG7nhPdCZ7Wh1gz37Notny3rBXX7vHtGiQspRLCcK0XFqG3cJFVUWxDS3XThqgr91z13vL&#10;ntYFMeaEZTpkLtkDnSW96ta9q1yz8b1lT+uC2HNsT9+5T3QWe9Wde3iu/dJ3feWee98b9lAolrog&#10;9tAahf9y8nfMo3T3e6Iz2dPqIKc1PVe/xJXv27fs1a5xjj3SZq/aNUBnsqfVgbBsvxpQX7fn2/YN&#10;e/Vlezy2djwXp3ml7RGdxV512x6uYb+HWV+25yb4lj2tC4RbL9+jE+rCNYjOZE+rA+zZGQvd+JqG&#10;kz74lj2tC0qUAKZh2R7OUI7jZTqLveqmPeA0bNvTF+25Fb5hr75m74dlfc/eDctVN7ygfTTZstkN&#10;37KndQGpwEpN6el++ERnSk+rA+AQ9qamX9zK721t2Ksb4n3b0y3xic5ir+mJH232zJ74lr3GNRAh&#10;TenprnhIz+5D2Wh1AC7FYU+5BrfFt+xpXUC5oLTZq1wDdJb06s54V7tOZ3zDYdMZ77tH1Rvv+gdU&#10;L27Ojcne+6v1e1vxvdTSaPColQIxIhMyxYjYI3PjXbWZ0Jaj1oxAqDROnF5ieIyBmNnhsSnKsfc6&#10;PFZVORGaPNZl+SaDDLQ8VnU5A861chy0YiBBL4GumuQToc2jVg1gcuydLl2OL+TIXfIGj1oxFA8d&#10;l6n65BOhyWNdoG9G53iDHtkVPKIvlVpsWx7bGt3LF6pW+ZRY2Dxq1bh73qDLdOmVN3jUioEcvaSB&#10;Xm15XHYmtHnUqgG0j510Oe3yLY9ttU5QMFbmQG/TVDw6aDAJMz+rkBsxM7xa6zO6YJeOeYNHrRjy&#10;GS/20PPjyXwyoSnHqmgHLoKd+g+6apemeYNHrRjyGS/2EIZ2wSMRmjxWlbsgsLRy1KW79M23PDbF&#10;u2+PVfXuZbFANZa18D6TIUQMHkvFoDPd22eWjc942UTVPO+mE0MDW+fyWCpm6p5v5diU8W5KUfXP&#10;p9zD1HVVyPu61pW8NNAbPGrF9HymLubhXDaPWjW+z+hyflhlIDuDx8Zn3Jyiqugp+TB5rEp68Ojs&#10;hbqmlzb6lkejqvf8uinrHb+uOukBSeXEcF3YSye9waNWDOnaORipeun9nIKuYxUxXJB3Wr/W1b00&#10;07c8tvW9m1PUBb5z/pBed6R43CzM85H00t8p4KJ3anRyCrqgWAyIGO7mFHWV7xxCtC313l6o63x8&#10;z+NRK6aXU9SlvnMSge54tWyB4Gl1rYt9fM/hsSn3z92coqr3idD066rgBzyGfVyS3qZc6JoB8Fp7&#10;pMt6Std+TlEV/URo86hVIxAehhz1PuPV/UNb+Ls5RV35ezlFVfoDi8fxGV37DwyI18px0/iMm+PW&#10;5b9nj1X9D7Qbj8cyad4O3glAek+H0jWdPCBKtiez9MJrnZvZRxTpUlUxpMtjejP20R7xPdtn0vWr&#10;YkD4tXdMQe/YVjw65xRjdQbg6nrUZwD4nsfjbJ9J18SmZft5eHpXT7Fs12fS21GmAfHk1jkDSNcq&#10;iwEhRy+nSHfUpiEzoeXXY3UGADnasWfUZwD4niPH9gzAO6dIb3spePTOKcYKeh7YMvZ5bbpxNw24&#10;xfc8HnUwIxU6dWF69dE0ZCY05VidAfg86jOA0TsDGNszAKSapl+P9YN6ENo86nAmUGBNDB/1GcDo&#10;PqtvH9Z7OcVYnwE4OcVYPa5398L0Lq9JMVt8z9F1ewbgxfB08XoaMicfphyrZ/ZAzXPsUZ8B4LVF&#10;Ho9aMRQfPXuszgDKnAJX0d7AejyUB3I73C18A+t5A+s53QIFPfd89vFTuOdvO7VY9Mn5JZPb6Yp2&#10;QI4EjyxyuvjdJ6f6hMhRVMzhnbtbt8jvZ5EjNaTRkWrPIX8D63kD69k9NqEkHSiTGQ04Bp5jRwN3&#10;NeA8cp5ZD9yYhy/MM2x5kewbWE968R9ijImBJLGL0BRnKY6OdJKmZ4avQeIXoQ3OmkEi2DAzhA0M&#10;K4FaeV4QGySKDSjeZ7G0kUWjkp7zhVQgk5SorJ33BTxJyF+YZ97yYk0UO/MWneq4NANe+zWLJe6+&#10;wwwzFz2lWqhLZs1A5UZiaer26m+F8h5fJHMzF02JeJoB6XPBEjJmzIQuEurv+DakKOzKHaSo3OuG&#10;mJUn9VAU6JkL2JuCpvRPyWeGyKBbnUTVbzbk7sBJMjKGfPJYzFm/DVI6DUXxMoZ88lg5M8ETgrxK&#10;+at8Zippfu2PRaUV1jhlXDKGfOaxqDaOqfg1zkE3H51rYKyAe8btCICZmArP5HqS4BmnHU/WJp95&#10;jcw9HtH2xqJjB7KJgCrLK7Acln1ElZ01mJH39WCNbF+BvGZadLZClPs9ebEVToFGZC6fbF+oxyHV&#10;iCrPiBOL3oz8IujAH9ly0I7bHWuWtrk9NeCerRAG1JuR7WvaXERO8snyyjYRuHYWakCUY1yfaB6+&#10;BJtNwDrnk5B/TwwceiGzGVQB8xzF+yOxAfaJslf3OacrHjBl2SdFb/KZ9TevCzxP17cXOv3FdH0z&#10;zhE3P6BI/ZPbPW3Amqds6oERZ6KoPTmxFLQ6swMCeKWnYfBMy5tyXmFZPlmc2R0CKg6RSKR7M9KV&#10;EZqxr0BOIKZzDeFHPjNf3KaN2wG9GZlqSlpkDB/pg541EZOTsrw8Z6CTfBAGzf84jk9kfUfCw49E&#10;JcmV8Cmfec1CFYAqCBkE2ZMN7uHkOYOYf84pUZ+My4lAt/SENrYAetYMqgBbhKu2AKhE0If6smCq&#10;QLA8IzK2nlyZ+yBWsyT6ZsFC7ROl28tkiH1XEHUH3IvxBKIQsshgs777ITTd08YC+ipisfaJWEP9&#10;+QQFqy8vxjkK3JvejQHWp2ghDiuf2XGZKojtPGMQ3HmJQXBnaQVhWyQfkrHbBhsKh7ogBkjgDNYp&#10;gTgQmpA1GuiEeEaTmr7ihni6H0Oe1d/WBAgtcFNGVQs8RrDXZg7Wd4d08woLCGJkumwGsiDgphfQ&#10;gCzSLyOER2SMPB5NShdcZyxByvtAIEwWRTeeNIqVvIQo8rJAApXSrUQsNKLiHLgfvETx0QJeaW3d&#10;fS/d3sMC+sF34FgY6Sk/w4mossiCGQXYKhAZFw6Rs/PJwhQ8JNLLJ6dqTBZFL540ioVsj0HQl+cD&#10;UThnFURkfI4eTcq5U+TuHEujlXJsjuRWh3CRvh/1BSZqUpwX9UeB+exHfcHT6/vryPV9P+oLVRCW&#10;hCxI7EfqW4hD5sgHyUEAlgPqQL/pchEmDclyPRlNykjSwcaVbqXRSvtxQsgi8fKkQdBMV70waRD1&#10;RSCBfYCnOOqLqqIpWfHRAtgmI3HMM12esx+DcV0oLTPQE58vBlSspmBGBt2LwvmmKvclkMgnh3Mm&#10;C8KSQPgFQS7d44QFBaf58jwsCMBij0E4FxWEZNkgo0k5kYrcnWNpJBA+84nEy2RTCBclSdTHAdwb&#10;Nt+/CDYf8lSFzVdit33/SOBy6YHlj09/3V/97fnkcf/9LW5h3Px4u3u62f7ydIMAm9JNhnvLX6Ff&#10;CJnu5OPX/9hfg2aH1SY8PAHY23/6dPIzktBLat6Bj50BTDmF4COoG7UUvmHz7T+9/O5q//AOAru7&#10;unn3dX+4fodn/Ofpp6fD/urm+fnu8XPSByTMaoDo764hXvJrjc2XsqXfEJtvka9OHNX4W2DzOT1o&#10;xTX+udh8iyUh8izQvYKzwhLEDyVLcS+XyKx7uTDeTJW7Ndf5VdFpyysHQzI1DbZ1ugFg7cVQ4Ile&#10;pW5xBo+dBstkFmdQfDEcwGQczAchA7TA1rnP3MAALBJOkCE0JD6KN9BZvNGDD8WcA4ZCzwunpeId&#10;6vZV5ub2/2Lh6JTylmk8iA50JntaFcA1tPHRkLMch5uPzeeaHD1+L9lzbI6ejyrpeeB3pTLmY/Mt&#10;Rrrzbyi3uvJPdJb0Wmw+56Z6qYzt6HhFc91/saJr6hZ7pTZAATqTvdoxvIv0pTLmY/MtgB9gslc1&#10;+xOdxR4l4Fq5tvT0NX/vlj8dWxSjEWMEoWVIr7rjT3Qme41r2G3+9Ah4MuXtbGy+BQKBzV6pDVCA&#10;zmKPSqFivS6qpm7wn43Nt0hwqYb06NxnWi6xZ3c01s39HsIXXRCYhpuPzbe4pC5li71SG6AAnSm9&#10;2jXWdp/gN2LzLRKElsFehc1HdBZ7qDq0crEMC3hRd/TPxuYDY7b0qnZ+ojPZq11jabuGbub3evlx&#10;olIulpRGbfKW9CrXAJ3FXtXID9ewm+R1Hz/6Ok24GBSKFXvoKTXZq5r4F6Az2dORCuzZ+Ypu4Z+N&#10;zbdYOsrF9YWjq2EBoDPZ0+rwoQNLZWzRNGxKr+ndX4yO9FC3K/ZAZ7HXYPPBCCzX+EZsvgW6Q03l&#10;Vl37RGeyV7sGOmxN9kplzMfm86VXagMLcKRX9eu7OEW6Xd/r1m+a9V3PpYe/U5gHe47nVq36YM8u&#10;f74Rm28xEvaPEVjo6kPJHugs5a4r1/CQqL4Rm2+RWnkN9qoOfaKz2Ksa9H3wu1IZW689v+nOXwA7&#10;2ZRe1ZxPdCZ7lWtskPRbrkFXTCZlbL3OfDr+zFSpHiWbcuJe1ZdPdBZ7LTafs218OzbfIuExGwqu&#10;sfmI0Oax2js8fEOAtot4qNp9BTbfApmQqeUam48IbR61ZoApZ2+/aMPVPDpbSLqvplWNEsrmsa7K&#10;QWjyWJflG2cPHqq63C3M28p8cIq3GptvAUKbx9pfPLy2qjj3+vLTvRQtx4RlYdljXZ+D0OSxKtB9&#10;XCfqWjk6Nd6ZaacLAx4UVW7t+kxdpHs+U1Xp4NHOt74dm88N3DU2nxe5h6ovH7hOdsL/7dh87t5X&#10;Y/MRoanrul7fOKjIOGwSHabY41Xs6Z2C2h4vCVvFsse6ZgehzaP2GV/Xump/BTafu81QU+bRxPN+&#10;ZPJYVe6+z+jS/RXYfP4+U1fvns/U5btrj7p+fwU2n7/PVPD67j5DB/6F+QBnzK4E0h2UIvagWDVL&#10;lYGe5RUDQoXuPlPX8d4+UxXy0LXj17qSfwU2H20fts/Uxby3z1RI+z6Gly7nX4HNt3D3mQqbjwhN&#10;n6lKehfrZ9A1/Suw+RbpzUVW7KnLehDaPOrcDFg/jq51Yf8KbD5/n6lre6dCSG+rLUzcxZ4avhmb&#10;z99nmgLf2WeqCt/F0fl2bD4/htdVvlcr0A0zJUeUyFYtM9Dd6CL2YDw79tBbZ4sBafvw9kJclzgO&#10;mQlNe6xqffiMfcaZescLHr1qf2jLfbdWqOt9r1aoCn4X1+nbsfl8OdZFv5dTVFW/7zO67B/mY/P5&#10;Mbyp/J1aoSr9XVyn1JRf6Nor/oe2+kdZYe8zdfkPQrHHN8wkvlNioUJMjfzS9hi05aOix+2R7XTV&#10;KCBHlCDyqTO2Ty4t/Ei0cydRQI6wlkaXu4R9cm7G2yL9nDM6d41uZ4KQ8J33bYZ6z6gDHbnz3fct&#10;8qM5zFDWQ0udmtP7S6UEhMinjveAnLU69RYG5KzV6ZJbn1xwR2bCjnAjzxtmUgu9wy2HOEmbZ8Lp&#10;AI7sgI7N5phZOg1LX5iu1PZ1m46m8hfmGXJ6h0P+wjyvHSRC0WsQZq1BoEbo3GPeF9ie6RBi1hck&#10;TuHB88wvsPu+YSZ1QmIqm5JpzAxbA9Uw+QszNS1ob8PM0CW9O8DcnqlpiV7DdJ84cKD/fzCT8p72&#10;myPpTBuo14jCt52nfVluO8vn00u66YpaBrYxbfbyV/lkKpRQRCWOL3+VT6bKdoYzsxwe5K/yyVR5&#10;00Vb1QwqnCV0qXJ3PC7r9qikS0oiqfAjn5kvugmFNeIheG8sDrMBFZ3yY6zghj4jRKCfqjcjPSah&#10;sfpr5ObZQF5MNdmOSEA+syR4xsByeI24yd/jnuUVWA7LPqLCoQ1ZYX9G7jsJuOcsN5AEUwVSZarA&#10;ouneOLgPMIWY+2nHFM3IJ/tQlgQ22J7sOdee9ncZQz7zWNIV0bcvpopgX3I0CVw7O0dAlD17lqoB&#10;pdEVAw/VX6A0P8kWKUKSTw4SLPg+XwS0TKruq4ddI6BiQBE80OmtkR59YsZA1Yzsgods3bHwWA9j&#10;BVLlGQODYO77kZcF0TcIlmlAlNXTn441HXDOjhhIgan6ypEJu1LnZLm/+7A4AyLWX3e67KiSrYmR&#10;yydHmWQHfYnzXIGlZ+Psm90sC85sRy7DGUZ/dYJG1g8evBcGsT1HNBhDz6949+qLKrMebF45vAR7&#10;VyaaagRRrXxmFWf1Be20LIOgp4/zARyO94TAuVhAxW4VzMjdgUEuxrtgsEZ6+IegF4iLqRrJSwfh&#10;7v0xG88CngBGxMyOBFoTgmsSBBwBhOpLeS6+TnanoJNXBoMge5oVhCCcwfXJOJ/tr0AAofouxTBI&#10;gQUwmk1gAVySBuzTwyTYSSALpgoEyzNi++sJjLlH6t6lmpNUsVD7kp8AofoTplfPzkgTGCYsWKTY&#10;WCAxIQsiO72ZFqwFkZZbvPvLZOn3iViR/flgfjPSKgbXQH9RT9tMhXDUpcozBt3TzPx0ciNhST5z&#10;HGM5BHF7QoSKTCwrKJhTYl3g3hI5g3VKJA6EJmSNBjoxXuBERGlujBdEKCEUGcsn7xkcPgIh/haI&#10;UEFcE2CgIEi+FhGq710DPwSKzGDeRk/w+uSH0RIYoSASCJNFcYsnjaIgQ1xGOQCvNNgSRG6BGSHl&#10;IXlEVNljoymhoxlBTswoEsdvgS/VD9K/Bb5UMCNnxJHOGQKlCUtV6GCyKMjJkWh/AxFfieI022O0&#10;OQhwVGBqAhwVbPIcJKOo8NsAR9UB3N8cJuAo+Yq3OUzAUUIompVPrtg44vSFKFhP/ZJbqILoJWRB&#10;LJyAo/oFgKARBen4BBzV3xwEJykwA0G5iSYV4KhgCYy3GwmEySLxCnBUvw6QJQQhWAQS2Ad4iqO+&#10;qCqako+2gxAm9hFEfbG2SGp8RhBYOJ+99WOwgBtFppafbwVUrM1gRsGX6jt7eqUpNuco6v/K+FLZ&#10;NoKoL/YYRH2RbUg2b1KOfpG7/zbAUbWyJOq/AUc97v/wLwIcBTNSwFEpDioUqH8QcNQFDkRRnR8R&#10;h96Ao64O++e/DziKHkNq4KhSvz8C24sk/pxRwehsREFK0S/z8L/WHEDOcHkmeX2hRnryRQBg09UV&#10;AQ+7+vL88peb/QOxsPsJN0CS+qcXkX6+Zta3WERxfxxAPqnvPK2khGfCQenx+i814S3yM6uSBsfW&#10;xVBgFy8EJqZT8lwSgulpsEwmF39LKjyjKIbDLfnUptNwho1wGiwBRxmc6Vv3xBNdkjc4Q2U5DZbJ&#10;LM5wlqU4u7BlBvefBkvAUQZnSGfKsc6GFTr4TNboycc0XKazeKs7VNebdHu/ERtZzjRcBo6y2NNK&#10;wLRolrLZK/WQ6Uz2tCqWG3TukGpzeDqaJT3BKdij9geLPa0JMLbw2CuVkeks9qq+VAAJpB7khj3k&#10;jQV7qSvVYK9pSr1IwFGG3VU9qURnsqfVseRW+Ja9UhkZOMpiT+uiY3t4ln9crm97TTfqmDqZWvZK&#10;ZWTgKIO95hXRrmvQlZ3JWHz2mkZU6M2yPXr8PQ23TW2oFntaF7ApT7lVE6qnXNqT87QZKW+zSP3G&#10;jfR0C2oCjrLYa1wjvWDbsD0qS6blYhmgs2yPahzFXsbYaNijG0jTcNsEHGWwR7lzMRp5pLNZ0HHl&#10;NF6mM9nT6oDn2tLTjafYoczAQoefmj0EAkze7mV4PK7YA53JnlaHYGy00iuVsU0tp4b0KPWYxx4e&#10;D89hjx4mFwMCe8F2Dd1uirWa0ltpXUBuCUDFkF7Va0p0lvSqVlNXejhIP652m4CjLOlpXVDAcNKB&#10;qs2U6Cz2qi5T1/Z0kyl2PlN6DXCUyx4dlxeu4bKn1YE9197UdH9pAo4ypEcnp4WpQLnnhPxhKLdq&#10;LiU6U3paHegjttMp3VqagKMM9ujUX7PnpQRVXymlDhZ7TVspemStXcMAjrLY07og16D+OEN6OPIo&#10;levtGnT0XKxXkAuawEKPVidbycBRFntaF52UoOompb3Zkl7VTLrcOOmoARxlsNd0kropAT0jnpbr&#10;pwRVHynwM2zbM4CjLPa0LjrKrXpIPeVWLaSQnp1Q6Q7S1EBqsLdpXMNLCar2US8laLpH0cJpuQa9&#10;0XlSRgaOsthrXMNLCarOUUodLNvbaHUIiELjGgZwlMVe7RoXXkpQAUcRncVeCxyVwVsa/kzgKIPD&#10;4Vzv4hRWnKylBo7yedRKAViGrWITOMrkUSuFfITA1YwAWANHeclBuohThEABwTHkqJIrfM/egFvg&#10;KHcHHpqq3M4Qhqosd23RBI6y5NgAR3V41DuJlyakuyuFHAXQo5VjVZwn4CiTx8ZlvFRhqICjvFwB&#10;AFASSlKRtDpHJ7oVclIP4jHmZOAoi8e2RvfyBepmPIYxmKyTMAwNcFSGPG/lSG2PJY9OMTLgkQvT&#10;MWadmzTUwFHexlIDRwnoiMGj9pnR85n51XoNHOWlDoDRUcsWQI+WR12w43uOX9NNg8LAO9kNtYke&#10;VePnDwCAEjq2R0Rc0x511Z6Boyx7pFd8KR59XdeFu3NoBAAoNeTq/MI5EtSlewaOsnhsi3cvkUi3&#10;NiYTh884hwsAgKp4zKAjra51/Z6Bo0wetWLIXZ0DhqEu4Z10YqBz+EI1Aoxi8Kh9xqviW+Aof7+e&#10;WccDAKriEWDCpj3qSj4DR1lybGt5N6eoi3kv76mqeYC3OD6jy/kMHGXyqBUDXbv7TFXRu/tMVdIL&#10;eEura13TZ+Aoi8f5VT0sVXQIHDyKPU5OQe+FmWWPurDPwFEmj7XP+DlFVdv7PGrVYL9OYP2GHLXP&#10;eOX90Nb3rq7rAt85f0g3AEs5QuK2z+gSH99z9hm6K1gMmFMF/Lc9PaQmdSZNunZzirrMR+xweFR1&#10;Pl7o6vGoFQPuvIMI6otXPHr7TFXrrxD8bR51sT8k4CjLHueX+8PMen+oCv4VwDsdHkvFbPE9R454&#10;LY7WtXskMVRFv5v3VFX/CtfAHR5LxYBHLzdrC39X13Xl7+m6Lv0BMGrzqGv/IQFHWbpugKMoVbB9&#10;pi7/vZyirv8B6OjwqH0mQUebPDY+4+YU9RmAk1Ok1+wVoQI+Y/OI91mJnRE4Kr5n2+M4/wxgBCSN&#10;8mtnvx7PdTiDPXo8Kp/B9zwea59x856R2meyfHJ8dHnUqllRcW/lPelNhNOAkKPjM2PzYN7NKcbq&#10;DMDLKcb6DMCVo342j+85cpx/BpAuyE3L9nOKEfcmy3Dm26M+A8D3PB61YvLUpl+n26JzeKzPACjp&#10;MnVdPaX3H9PrpBnceTnFWJ8BFDnFG2hdBymIVIF7SlvIL7eJ9TF2BBBqAhEIyLER0ugz0aC4v307&#10;IVv0R6fSPY0uTad9cobgeAOta9DQBPzpDbTuw+l5etfn0/6ZkI+29ACHTAzp1xz3oKQqkUtfSt8i&#10;udd2i6RkzujSdfsGWvfYiWgJ9p+U8AZa15MS92NthwmooG+r0imIL8wzblxJzM4wzETafAOtmxUE&#10;6JF3Mm+UrfO+wDFsmBnEEqZwmgEF3awZJI4NMwNZKppoBip15swgrzPHF+YtWl5svqUiYNYMlNsn&#10;loD5Mu8LbN6UHs/6wpRq6Vzr78YCpIr45DbdNSeHP/YO5mZABt+dutqOf6+aBlEQQAATnfxVPrm1&#10;MFNNUpW/yqemYsHIH+UzEzFQkehH/iifmQiPSMCUqET+Jp8lDYqurAb5o3zq2frTMU+REGZJKhHh&#10;ek+PK1bOPKqGK+ktapU+MG7g1BTmaT09AIeEcyMKbFGkJp8sPYboSOfDHSqcSITqElSQoHlPyHCn&#10;sifBdLmC5uwLmkNUI0K9TM7fgs4xwbnoM0ans+ArmJEbmQPu6a4brTGYMVMFcuUZEY16YmXuAz9n&#10;SfStgoUaEOVoGswnyg6YF9MJJCFk/eiSruRA+LJTicXIZ3YQOtMEUaCgbBIBUd6I+tPBqmi6oOmW&#10;HkQRVd816AkYqKZQIQuTz7xApgpAA3hGEHeNKy8xaB5lE8RHbywWfEAlSgymFHyqIABI0AyWKUE4&#10;kJmQNQrohHd6pFPqzA3vaKmdYQICttH30fSMD7MG/kJPAom3vt6mwfrekN5wQ3P2bTg9mwVZEG2p&#10;FCHeIv0KWEXAW51aicfIJ++d3F8eLYFumNBKg0mZLBIvTxpFSl5CFHdZIIF9sHQDKgaTiabkEBct&#10;4JXW1o0l6S1JUEE/9uKJbFJUoCeWbEDFagpmFPyXaLDseUG8T3fMsMom3lRmS11jZI/9WD4w6GoU&#10;C3mhUQCWhDgIHqyCKOozSH00KadXUVTgWBqtlGNzJLc6hIv0/ag/MvTTpDgv6o90awuqCwxh5FDS&#10;99eRkTv6UV+ogrAkZEGQG+maH9leP+oL/ksQ9Ud+ahHodwKr6HtZeqwI3qJJ6Y29M5ZAD3GJLJiU&#10;ySLx8qRB0JQlBCFYBBLYB0s3oso7bzQlKz5aANtkJI6Zpps11Y/BI4fDQE9YH6kzoGI19WccOLUN&#10;vDi92gtTTlFBAol8chZCFznI0IJwzpMGQU5O8GY6QRCAxR6DcC4qiMjYhqJJOfpFUYFjaSQQjs2B&#10;eJsQLkryo/5CENkFWcaL+gu6GgENB/ay4FDS99cF3Vchc+kmTEIV+KGQBUFuwS9liqI+3TMCa5Ht&#10;0ZUpkEX65bfGRGQMgRpNKic1wcaF2ZJ0gzjBZIF4R540Cpq8hCgEs0D69jGydCOqrKpgSlF8sAAx&#10;o0AcQhaZbjaPfgwe2dYiPeVUOaKaNSOntoEXj3QRGtYdRH0hi8ISTxoFObpdPMPz6IIveV5fAyPn&#10;01E4ZxUEZGJDwaQS/QJ3l1gaCERicyBeIWuUJVEfJ+pPu5dbYBHlH9KbofBziRb0vL+/u/7z3f09&#10;PeR5Pnz++P394eSn3T2SjfQ/DtSK7D49KH/c09fkEI0Bjwjj6PffEdrRx/31Lz8cTg77F8pbTn66&#10;OeCH2/3hv05Pvh52Tx9On//zy+5wc3py/++Pzx9ON+jtANlL+mW5uhzxy6H8y8fyL7vHKwz14fTl&#10;FK/MpB+/f8Fv+MqXp8Pd51vMNKQLF/8y4GDU0FGCg2GtkNw/AxxsjSvMmLpAlcIZM4FKSZgRTKmn&#10;Q8aUOqEfPpze3z3eJJkKvhQZFZPQcJM50MOek6+UEmJnSFb1DSZ22H95vE5s3t7srv/EP7/s7u7z&#10;z5icrDCBbNU2RyZJkv36/JRFjB9Ofn64f8Q/PcHUbl9ent6/e/d8dXvzsHv+3cPdrwAOhrRGg4Ol&#10;kwbW74+/ATjYJr9Kp1AjPa/9lwUH2wyEGjExfUR+AtPFJVAis5qnUWRkqoyV82uCg21wvdnkDJuS&#10;4szGKsEWrTj7NcHB1quVzRqVgwVvRGdJrbqBvPyVwcHW6cq+oVN6v03JnndjX18+BsyL00BSamLr&#10;XT2mZ+yFJs7wLnBPejgzKNlzpEc7UDEg0LfsXnikl8fhcJXEuRmNCFGMBvYSCo0hPdzjOI6X6Szl&#10;Vm3HQKGxW1voHGVa7XxwsPVmsG2vAgcjOpM9rQ6w59zQL5UxHxxsvXG8tgIHIzqLvarZGOzZjWq6&#10;19hrNW46jTeDY3t0iDBpA2EHdCZ7jWvYPRi6zXg2OBiszlYuHaeX7IHOYq9qMQZ+lG17usN4NjjY&#10;Bk5khuQKHIzoTPaq7cJlr1TGdjY42GZwXKPqLCY6k73aNZxmKno6NiljPjiYa3tVU7Fne6g6eNq8&#10;2W4gGKvfQrcUo1PHhLdqGopd6VX9xJ70qnZihGU7sOC4p5DebHAwN7BUrcReYKk6icGe3e2sG4ln&#10;g4Ot0fVnukbVRUx0lu1VTcTYc+1mGt1DPBscbH3hxL2qgZjoTPZq13B2jW8EB3Mzlqp3mOgs9uhE&#10;LHskwz+gX9JyDd057DUON33Dm3PqgTRSApw+HG0ZFKAz2dO7BlBnbNegE7tjYPF6hukcpVgsMpGN&#10;o1ycoRzHy3QWe3XD8DnioyU93S/stQs33cJr+LgpvapZmOhM9updw8MuK5Wx9TqFm0Zhn71SG5Ce&#10;x55Wh49dVipj6zUJNz3CrnLpRHYyFl+5VYewi12mG4S9/uCmPXiDtN9ULh3jFewRnaVcev5UGDNc&#10;w/bcbwQH26QOQsNzq8ZgorPYq8HBfMAo3RiM79nbbgsO5iZVNTiYl1Wle42FDDvAW6VO0FbkNAan&#10;a3HFgKRfJ/GrwcF8HmsvcQHMlJu8AhxsjXBuWmINDkaEpq7rsnzjAcHpxmBcD3R03TQGr9FW7vBY&#10;qgbeDEKbx8ZfbCjCAQ8Ujv63BaiYx6NWTJ7a4bFUTYfHqkD3Acx0hf4KcDBf13WR7um6qtI7AGal&#10;YtBk5vkMDvvLQAYJeklDDQ7mZQ0tOJgLYFYqBjw6zfTp7pbya3dzqcHBiNC0x6pe9wHMdMH+CnAw&#10;d3+uwcG8DdoAB7OL9kFX7a8AB+vwWKoGPuMkES04GOo2KwcbdOn+CnAwX9dV9e7qugEHcwHMtM94&#10;BfzQwHu72UQNDualE/8AcDA3paDWymPIpQDg5BRVIe8DmOlK/hXgYP5+XRfzzkkNQL5kLQKo55wB&#10;63L+FeBgHR61z7g5RVXS+wBmuqZ/BTjYGkC/9l5Yl/UgNONjVdd3AMy0z3iVfXobpY7hbk5R1/Ze&#10;ToFLLuXW5dujru5xV9/JKegey0wemwLfyXuaCt8DMNMl/ivAwfycoqry3fyxBQezy/xB1/mvAAfz&#10;c4qq1HdzirrWdwHMdLH/CnAwf5+p630vp2jAwVwAM+0zXsk/zK/5a3Awd79uwMFcALMymL0GHMzP&#10;KerK38spqtLfBzDTtf8rwMF8XVflv5tT1PW/D2Cm65n54GB+TlGfAThHFP8AcDA3p6CO+Tk5RQsO&#10;hmBv5Y+ptT7H5gxg5tQzI3UAqxju7tc1OJi3XwPkSw3ZATBTPvMKcDCfx+rJvMtjdQbgA5jpM4BX&#10;gIO5OUUNDkaEVk7RgoN5QHD6DOAV4GDuOUUNDuadU4z1GYALqKfPAPA9O6cYG4Bwn8f6DMDJe8b6&#10;DMAHMFP7DL7n8Vj7jJtTjPXT+uKcAleophcE7m7lnYGAa0nXBNOrKnG5rkF1QvGBy2JbueDah3fB&#10;gv4fe1fXZMdtY/+KKu9ZT/fciTWpSqq2ksdNXjJ/QJZlW5WsZkpWotp/vwckTk8TjQ/eG03kzd4X&#10;t1yDboIgAAIgca4Q89pyTgxrFOLtVm9OLYbRyHkdtCCHX2/kbAHLyUVdhBxrLNfJmjTkLhve8oSi&#10;zSoPVwAzuUcogiLUFQGBJvGAJBUVuU+iAUlW2MjnVlUSNCFHVjWzqlcAs0jfrwBmuftov+shmrZM&#10;4v60Onp/YU6V2y9etBcmXdQVwGzG5BE/dBdxBTBLtrtF0V4eBNB8SqzaJIQXJtVb24WQyc75apS8&#10;deGuAGZJnHKj6v3LBzCLY60t2BqjrR6kafD68d3bT6+kiQUtJe2/aA/5+KtX3/3uV9/17gdpjFFa&#10;+ac0LEwinlGBo4ZJ7ehFEbNbBnsx+Xz6JBigSrUFu/wrnwNV0VyLfBc7QU4EQYCG1spR+OyjdZpt&#10;x+If+exExFfLgZ6IeFYIoTFVSaoRwYFk4iTAwxTVYUA2THmIZ10o2yvRqkvxFgLe6Cg0PrvwNG7C&#10;pchsMtpTja0operLjtOyjIrorvgRn5ys84+jyZysB9w4Zc3JOm8bQDOlwKeqknoj2EL6Ne1Aht3P&#10;kFX6K+UhrFQBckXMpqk1yGUr9VEMyP4qyoBP1YyemuREhF1K5aBtkjlP2nKZ645C6uRiVyIgyWeL&#10;o+Mhac+olHUUx1KqvoD5ymj8UBD13TAnUqC5Ql+IqpBP8F51Lxdpuw0mKlrYxU33TYVdSPkZH9s2&#10;S+odn13/FMmwMGz1TADAyBZIvRyuEKRU3ePgcD6jYud7vkZsNJ6iKraS9nuQENgk2cHjJ5sJwXno&#10;ZKPNZKGhk5Brxaf6TxVOoSZEBUjlTOC0ogueZAXmwoavVrCmzqOAP9jw1XKFYu4GL5Jp1KKxQjWo&#10;QkvdFVNQvI9KIEpWiVcHRflxZgpF9EiBFDP4d8FXyzezl8BXK0ZUDLMCc2EDTiuMXTOGAhSgXb6D&#10;9yogBhbFfjt4L+Nh/i/gqxW2or60Eoj65kq81oVTXrHX38B5uL6R1//3wVfLHc65+Gr5+hJOrPD6&#10;BIMqvD4h4Quv387BYWWF1ydZ4fU5aOH1OYXC61Mg1SL08Kui6sFjNeRXxFfLfTDBvfK8ipItqBRf&#10;rRhR4aaKfOFcGDY6D/obPjUS/MIwbF03tuIuB+OzD0qpbSVd/plPJdONqyI7E1+t8Aovg69mVyH2&#10;+hs4D1+JvD4xgYoogQhDub3OglT1ikThlraP5WZBiKTKZSrgUuWAia9WrK/m95XX13OHalBmmbl0&#10;V2ZSuUBIVoj3iq/24eGxXRVoBfFN29LMh8pW+GDVtWqdejWmouqVuWJEFriKj2mhojB24qsVNRuS&#10;FTHryupIXlZbtfpWeX2Npyt3rktQkHE9i0Hp/Qpzpy8tYn365kJuJDusAr0+Tpyu+Gp///T4w/tP&#10;Uq0QtKuO+vYVALhwb2jAV2u6rvhbf/ggoHTtQPEvT//1+PavP7/68PiHn3C57d1ffnrz9O7hf57e&#10;CWIcJ/H2z//or8j7gi726rvPf3r8HjRvMNt2vYkgaY8//CCneadv9Scqfo3ouxV3d8BcuK13xVd7&#10;/OHTf7x9/O9vILD3b9998/nx4/ffAO73pv3r6ePj23c///z+w49tPSBhXTmI/v33EK+giIz4aj28&#10;VrIXAFjDDdRWyt+to9w4/KUCrK3La7QlPzMdAKw1Mu+yr8E++IIAaxgSzU0eZ/ub9iAAmccZ9ujd&#10;/fDT6y8IsIbb1MBB8lhDvru7Dt/oPN7MLe4vDLCG/AqAGy57yM+2y/WgCFCkzK87A+QqaPbcr8Q0&#10;wNq6ANrGZw9Fgz17oPOkZ+5uh1A5chd3+9w0wBrkBpgmT3rjve1G57JnbEIaPNxWh/1iTAOsxdJD&#10;uPE8XUwgkp4xjPvboBNjvxjTAGux9EaAtVB6pmE7XNyxX3sWYG1dboEn6S3uCLDW6LzFFQj/vVuJ&#10;TGNs1Z4FWEvY268GJoBpeOwZgLUQ2mDs0p4FWEOHBtBUPOmNLdqNzmVvNI0QaEhO2p4tN+rPtu3Z&#10;2AoAcuWyZ0wjALk6jaYRgr1cBrCGRQvc8tiY3eg86SHtGHUPDTieYxnbsmcB1rBZBW557MludC57&#10;1jRe+35v7MhGc6CP/zauBZYVXZbu4o4Aa43OY890YwNoyO8YH5uxZwHWWoDksidH1ZsugwLxlsve&#10;wTR8kKvLANYS9qxpBOyNyxFaLs4Fn2f7EHVg2wbs2HKltjBIz4enM+3X4eKO3ddoanJ1zwKsiUvx&#10;dU9u7+3ZA523uKbz+nT/rd95LVXH7XMPswBrq3Rou7qHIsrz90ABOo8903Qdsjf2XM8CrMGfBQHV&#10;2HDd6Fz2DqbhYw/KTe5n6UXd1rbZGlFwEMzjQvjz9yA90LnsWdMIwP3kdtOOvQCcwAKsxdIb26xD&#10;6dku65sAmWBssp4FWItDgrHDOgwJbIP1TQAidBnAWuxYxubqRuct7hFg7bW/bbT7ss/LOw+whoUL&#10;wgIDsNYIfR6tgUTAN3IQuecxaBQ9AKzFsYEBWAuDAwClcWgCtgQ5pdzt3fMY2Em7bdfp2gdhn1GA&#10;YADWwgih/Y7q7pMAQ/FTo9alteNxGmAt3oal3+t52phMECYAKI10Ksdv/SDwYoC1jMf90iQ8mgQd&#10;gC0+EnDrRdvJMWquRmQ6TFqGDiL9xSbpQaiPCs7wyXitpWtkz2NkMxZgLQ4aDMBaI3TtWg7AB30M&#10;MIEBSkFCAU2YB1iLvbcBWAvdN4DSOLTqYwDsgIyVhI3HKGNvF8x2k8Zah8U2m7OD0JWjSdoBAudn&#10;JhcDrMUxxDIio4dBxBFgDTuwl9xdDLAWBxJwnLulgcARr7lytABrESBBuym7s5kogT8ArCX6OGKk&#10;x/poc/gQQGhM4gHM5ucCeJ/C4T4T+h6bx0e+xyTydxH4xDJm8vMAa0lMYZN5BB/uWluAtRD4Zkzn&#10;5wHWkpjCZvQoTLg8mpQ+BhAac/p5gLUkprBpPYIPn0ezz6Cd2rfrMbFfpgHWkv16BFiLYwrcchn2&#10;GYmkXN8zZvfzAGsJj4cEP1hrk+HfhXY9pvjzAGtJTGGz/MiuTZp/twSZ4MUAa0lMYVP9oBIBoDSz&#10;1jd+KWIZk/15gLXEh9t8H9Vk12YOAGvBz4S03u3dPhOl/AeAtSSmsEl/FFMcANYimxnTfglc3ZoT&#10;4DiHhcE2HNUlcEBFUoRSndCVo039l+BXEeTIeh/jRsl/+23fMTaLSjuLTf93McUVQCiBSJBDS1wQ&#10;vwIIHQCktP3qAZFg73HKoVQIyHEFELLQSgTh2O7O5YLUq7AP2428nFwv2D5M4m8QfmMSfUNbRB/g&#10;AmeUQHtwH+CNpshR8RXjQ3Fwhpw98vipArbv5rJZtBMAL8wp8ULcDalhTbG0wZtt7ewFSwLCJ3Ne&#10;lslJ00NJqWWKJamgtBG2C5EFS1LOaC9sOADFC1Jb6C/MrXNL9PsLk5OWA/P2AnLlqUnTWwky+NwL&#10;nPSkw2rJYWNpEvNsIeiZtMVOsUTYswXJztwLXGlkHnMvcNLbBd1ipem7rgBCRBe8AtewbYjPp9YX&#10;0DEOcpCATrN5Sn6Az/6hrwVck/eUqH/BpfpuaOSZz867Uh26dXkT3QOu6Ta8eaGo/6j9rA/8z0bI&#10;kflU6d2gAAKybf/in/kcyfJWA+1WmyIqBmTjG7dVssNnZ0sqI/Uc9VtzIxbM930mJ5K6l3CV94wo&#10;FR6Zhijvc1SFtlElJsmKMduRGKY5SXbQw0THbTN2qOPas1K03aDI1BaE2yp1iE9VcXaBpetBoIyi&#10;CYxkhQ5c8TTwc+/7brHlTDyN3BAJCVJYPvE0Cv1QPI2CSqFPqiHVc+HkNLN+qtGstuUfk/IwDDbv&#10;ePsaeBpzW9DLwG4wdKYe8qlOQQctOs/aMSJEiwpzupyMCiod6v5qy+jJE5/Km65nNah6vy2E51f4&#10;pPvre2k1U/XNOPpKZ2pdOAeLvf5L4Wnksl7l8Fk263Q6pCrskGSF11+1Jb7qrNY8u2py1vy9WF/C&#10;R5RkPcKpBtVKSTUFjS4rgShZJV4dtHCaqMy3JS1cMAVS6IdKt6LqrrUaUhe+moDqZCWOSdXtCUPu&#10;9f/1eBovBJRRuCWF8yucHBoYmwYd8jJ6se4yie9SOGDqY+HOuQQVmepQNagGUpW5n4mnkYv34MIp&#10;r9jrH5qxo1ifPeBFrM+O8txeZ0EJ+j5c2OH2sTyTY0t85TK1wb5ywP//8DTyUHnVc5DKBev5R64f&#10;q0q3ouqutRiSC194farRrLalAQvHLLy+6lquuKtm2RVV95nFiPC8Em4VVkwEjO1Ego6ET3XAqD20&#10;4K1wSzpo5fUV66Py+nCpMmjlgFVqlTvXJSjIuJ7FoPR+hdenLy0EQt9cxPokOywWvf4VT+PD43/+&#10;QvA04LEGPI1mrl8DT+OEG97IIHc4DEjErnga/ySeBmRo8DRaAf0F8TRO3Yns1vEXjadxurvBlawT&#10;jk6b8kV4GkLm3dkab4vKJUz3Jias7PneW9CRMDaKgCe02rqcjW1uQuZxNt4R/bJ4Gretv9IRGiKf&#10;54n+ehU6j7cXxtO4xcVCV3KmaUfoXPbGpTjdo6vYvV+7X4l5PI3TKt2pnvRQNNjUBBSg89gz7Toh&#10;3MeFeBqndo/RYc+06gidy56xifuTf4NaCinbbOfxNG5x29GVnsHTEDqXPWMY96vfNIawe89ecA1U&#10;ysHDDcuQPYOnEbFn+nNO97hM7+ne2J4TdecI+vPAXri4pjcnWlzTmnO6v/VN40I8jRNu27uLa9py&#10;hM5bXIOnATQSX/cuxNNAjOKzZzpyhM5lb1yO0HLlWODZNKJ2nAOexqnd7nUs1zTjCJ3LnjWNW78P&#10;cGzFiTpxUOM1uofPuYuLo+Dn6YICdB57pg0HpuEv7tiFM42ncYIq++ztV0PY80MB04ED9nxEiLEB&#10;ZxpPQ6Tis7d3VLH0JDXeuQJYri+9sfdmGk/jdBdsaqbxRui8xRVcvYG9AMNqbLuJum5+M+7gkMqd&#10;YBo4pmF6boTOZc+axp3fxitHcM+WO42nEUpPagvb92QavvRMt03oWMZmm2k8jRPUwJWe6bQROk96&#10;qFKMiwuX5m1qF+JpYFkD9var0Sbgsmd6bE73i99PNbbYTONpnFqju6N7pr9G6DzpmfYasOeHBBfi&#10;adze3/vSM601QueyZ00j2HPHxpqor+bQVnMLAAdX90xXjdB57JmmmjCYH3tqopYauX61c1OS4gRu&#10;Wep4O8sVOpe90TRCBLAL8TRODazC0T2DpyF0HntHPI3Fz3Avx9MI81yLpxFluu0a225RQhywdp1/&#10;WxNc6g8y8SOexgmkrhJaPA0h9OVorSQAA2sdBHseg8TjiKdx23AQnaW2eBpC6PJo0/L7ABHscjyN&#10;E1yXL0eTmguhz+NoLyFy1OV4GmFFSDou9iYd1YQWk6BDH/1I8HI8jZhHm6QHdasjnkZk12OaLuAO&#10;fj/kAU8jtmuTqYd2bfA04rUec/Uz8DTCyMHiaQihq4+HfD3Eqhh7NqOM/YinEbpwABGN+hj58EPS&#10;DrAaL/y6HE8jLgiaxD2sCJrMHTbjFxYux9MIAwmLpxFFEovF07iJ+sXH/B3vBTZzyODDWEzakva+&#10;JwrGgItBOsV3CeDD2h3X3T4TZfFHPI1YHw95fBBTmEQ+xhsaM/kz8DRi32PwNELfY7J58OjnBK1L&#10;ayfHKJ9HL/ewMNgFw5jC4GmEMYVJ6e9uIhyxMac/A08jjilMWh/GFCavB25T4HvGxP4MPI04prC5&#10;fRRTyN3rvoRqMxGO2Jjdn4GnEe/XhwTfz6Bby8LAY4QjNqb4Z+BpJDyafSaKKUyaH9v1mOcLzKUf&#10;U8iVid2kYTPRmdiC+xJ7/xjatcn1YxyxMdk/A08jjilsvh/FFCbhv7sJyiWX42mc8EU/DjdJvxC6&#10;cY/F04h53C/Mwxl4GvFeaDP/oDCxmNQ/xhEbc3+8F+jjMfuPihMWTyOMKQ54mhjcjc3GAgBuy0Y8&#10;WptJ5LhfGill+AWeVX5/emeGdxGOWLsm2wkFMw7v+TyuN7j0tfsgNDEqU6zo1B/sOohx2y8w7j4Z&#10;4g21O7p7HoPYbL0ZE83E96wABxh4DE7kV4upGeGIrSOmJt4L5IgfRzFyjGKKdud4mzYmE9QpgLQz&#10;fBKYSMHxqNzq2D74gPciHo8Vs6Ba2y7gb58UffRzLiAWcei+Xy9B7goAZRI2fcQPO7j7DKCkSKeY&#10;cWFMAUQnkjYsn6hOsdoaQIQjtppT+ghTc8VtUbPW0c2VdbIGsFpMzQhHbB1rAHgvkKNTAwgODtZD&#10;DcCPe9ol+K4TutaYtecf24/NbsrzgPcCHg8n9mFMsZoj+yimWE0NIMQRW8dDe7wX8WhtJowpWuvQ&#10;Nu22pbv7detEGuQY5NfreHKP9yIeDzYTxRQwZKput5kgpoBTIh3tOljr8fge7wU8nqzNhHshdiCO&#10;3XgM90JbAwhtZqwB4DefIx5HZwa3F8UUq60BBCceq60BRDhi63iQj/cCHg9H+bEcTQ1gL8crjtgV&#10;Rwy/ofdAbJ5JaB7tkb3iiB0Q1qQcgcaDh+12fw7GQyyeK46YRViT3EoEecUR67+e+Qo/mWll1A6r&#10;REhXHLHEjRNh4uGKI5ZJiZ5rmXRdC33XFUcsEyv92DLpyNjXjFINO+byLYQdznhhDjGulTLEa0gB&#10;ogNEFCMQEFGqAXMvqPOW1HzqBQIiSp489wLq320OW0dbMQc5j24vTAIitsSwvzA5acnS+guTk2bQ&#10;JYnO1KQZdknWMfcCJ70hOzUpIerH8+VR7wisFvWLy2UCSKxqo+5Um7Kyv5TPp4ZVp9+iRvOPfHYi&#10;4tCp9PhHPjsRMl4wxUXn3/jc0yx5Iy1Hm+KpEsKUpBoRTnK6cpBlPjvrqkRzVAeu2C/qod6hQgLB&#10;4ft9+GjV228EgRDoBxmfxG3FjYqcrA+LGtIM2WY5FAqfqiAEQ6l4Q2lCNDfvd1ffj501Y03h4wBt&#10;llHJARRGrKh633MxolwRrrmXn/ADVYGFoFSFXHXEzdFR6nx26WvfPxxpKglUkMAXbtCkVKoWufao&#10;7Asd03Us+Gp3I8FYMUki/BUSI1mp110TC0QCncG2WVLufKr8UffCBCoqHTE3EYJL5bovp86ylrmL&#10;VB1DqTZbccXQKvRCo9ZijqqvODHIRnzdNbHYmeT4FnPMxaWgNwVR385zkVJxcBCV8d5uyYKtgnl6&#10;YZxB5V/rrOX882P5OpKzasRu4LnmEF48p5KL1xBFLjBdoZxIvXROJHcyROlTicrdG1meXKLYgISq&#10;0Galwh2vbA3lWhC+VexpaotbwYoehE/1JD2IwmWRbET1SgUV/WqBq9F+HhH8Fzsko48NXpuM86mB&#10;AGK7Jo18KfEDI41sC3r4lSROomfk/hXGSYpOUuCwEDk1FzVRKvPtkFTFbkIynFVky7shp+b7uUCj&#10;N1EXM1Bsz2p99UcrSjKNgYpB5ZwMSoUGwXSmiuRVCeRM5NTca7GuVXlwFUgxUZVuQXUmcmoxAayR&#10;CHdS2wrV1fpV7lVfAjm1GFEOtzHJyoo1f8VxfapoSla48kUHLXx5u9gO3g5ZHr2Y+kI1gsLnUx8r&#10;d667UUnWLa8alMiphZ9WX1oJRH1zJV7rwimv2OtvsHtc38jr41R6Rl9wJN3IcnvdwE5TpSJVYYck&#10;K5zchpyau8x2OaTWvXbPBWSFOydQaEmm+XEhNiKnFlPQYkElkDORU3OnSaTKwutTIMVE5RYRpFtR&#10;dVOshpTeF3wMtdzMhVGNJrUt9/pUttwHE7Yz9xGUbEGlulGMqOikVRKmSUW1OWiZotoclKzyXjpo&#10;4Qt5rlA4YEqtcOdcgopMdagaVL1fZe5nIqfm+dHBhddef4Pdq7w+0f4KRSB2YG6vRKnMTYdUhR2S&#10;rHByBD8sAuX1TOTUwha1YFipgVaZijBn1VCimgJGEzdXCGRVskK8HLRymjqFygWrQHL9IHJqRaUV&#10;iNydc+GLCVCNCnGQrFLdvo0XPvgFkFOLERWdtPD6q0bAhbFvAKt0HvQ3fPbonGSF1+egldeX5ieJ&#10;t/IVIN5s5c6JnJqrGnWoGJTerzB3+tJipvTNhdxIdth7GetfkVMnkFO/+fz0428///jUfnHtx49v&#10;nn56//aPbz692f8//v356bfv1sefHv/2/buPv/9fAAAA//8DAFBLAwQKAAAAAAAAACEAXRAFfV4B&#10;AABeAQAAFAAAAGRycy9tZWRpYS9pbWFnZTEucG5niVBORw0KGgoAAAANSUhEUgAAAAoAAADZCAIA&#10;AACW+jZrAAAABmJLR0QA/wD/AP+gvaeTAAAACXBIWXMAAA7EAAAOxAGVKw4bAAAA/klEQVRYhe2X&#10;wQ3DMAwDbTmPjtO9sv+/E5QH9CDEKZIvIYohFdmZr/c5vj/HmJXhGeFajeSt1aTcSYPej6m/SNtW&#10;+VTwSOg4qqLy1t6OHJS39v5bzzc2leC89pA8oM3Va20rrW5rKiq/ThpU43Zo7E2T2mlq5LYvtuTq&#10;ieQl8wZbMnnibvYclRtyeLFLPXeupWL8xmRiVB1hsCUeYzqxTnLYDtg7wi4SOw4Rrnifk5GgctU7&#10;oXa34GFhejvl4FqrLW6YbN4ukghT3q432dJY7e4O9LPXGYn1PML0e76xa7m3vPxn8mccGsjvOw4u&#10;MfS8kVwecxHPB/C1c77vdvgAOpIGT4iMJwYAAAAASUVORK5CYIJQSwMEFAAGAAgAAAAhADn82Bji&#10;AAAADAEAAA8AAABkcnMvZG93bnJldi54bWxMj8FKw0AQhu+C77CM4K3dpDGhxGxKKeqpCLaCeNtm&#10;p0lodjZkt0n69o4nPc7Mxz/fX2xm24kRB986UhAvIxBIlTMt1Qo+j6+LNQgfNBndOUIFN/SwKe/v&#10;Cp0bN9EHjodQCw4hn2sFTQh9LqWvGrTaL12PxLezG6wOPA61NIOeONx2chVFmbS6Jf7Q6B53DVaX&#10;w9UqeJv0tE3il3F/Oe9u38f0/Wsfo1KPD/P2GUTAOfzB8KvP6lCy08ldyXjRKXjK0pRRBYtVuuYS&#10;jKRxxvVOvEqSBGRZyP8ly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VCV78iVYAAB9VgIADgAAAAAAAAAAAAAAAAA6AgAAZHJzL2Uyb0RvYy54bWxQSwECLQAK&#10;AAAAAAAAACEAXRAFfV4BAABeAQAAFAAAAAAAAAAAAAAAAACLWgAAZHJzL21lZGlhL2ltYWdlMS5w&#10;bmdQSwECLQAUAAYACAAAACEAOfzYGOIAAAAMAQAADwAAAAAAAAAAAAAAAAAbXAAAZHJzL2Rvd25y&#10;ZXYueG1sUEsBAi0AFAAGAAgAAAAhAKomDr68AAAAIQEAABkAAAAAAAAAAAAAAAAAKl0AAGRycy9f&#10;cmVscy9lMm9Eb2MueG1sLnJlbHNQSwUGAAAAAAYABgB8AQAAHV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3" o:spid="_x0000_s1027" type="#_x0000_t75" style="position:absolute;left:4655;top:-2589;width:104;height: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b6XwgAAANwAAAAPAAAAZHJzL2Rvd25yZXYueG1sRE/dasIw&#10;FL4f+A7hCLsZmm6Ik2qUTSZMb5zVBzg0x7S2OSlNVuvbmwvBy4/vf7HqbS06an3pWMH7OAFBnDtd&#10;slFwOm5GMxA+IGusHZOCG3lYLQcvC0y1u/KBuiwYEUPYp6igCKFJpfR5QRb92DXEkTu71mKIsDVS&#10;t3iN4baWH0kylRZLjg0FNrQuKK+yf6tg82kqs/07hv3brlsf9t8VZ5cfpV6H/dccRKA+PMUP969W&#10;MJnE+fFMPAJyeQcAAP//AwBQSwECLQAUAAYACAAAACEA2+H2y+4AAACFAQAAEwAAAAAAAAAAAAAA&#10;AAAAAAAAW0NvbnRlbnRfVHlwZXNdLnhtbFBLAQItABQABgAIAAAAIQBa9CxbvwAAABUBAAALAAAA&#10;AAAAAAAAAAAAAB8BAABfcmVscy8ucmVsc1BLAQItABQABgAIAAAAIQAhrb6XwgAAANwAAAAPAAAA&#10;AAAAAAAAAAAAAAcCAABkcnMvZG93bnJldi54bWxQSwUGAAAAAAMAAwC3AAAA9gIAAAAA&#10;">
                  <v:imagedata r:id="rId21" o:title=""/>
                </v:shape>
                <v:line id="Line 430" o:spid="_x0000_s1028" style="position:absolute;visibility:visible;mso-wrap-style:square" from="4764,-543" to="4800,-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5WGwQAAANwAAAAPAAAAZHJzL2Rvd25yZXYueG1sRI9Pi8Iw&#10;FMTvwn6H8Bb2pmmliHRNiy4sCHsQ/93fNs+22LyUJrb12xtB8DjMzG+YVT6aRvTUudqygngWgSAu&#10;rK65VHA6/k6XIJxH1thYJgV3cpBnH5MVptoOvKf+4EsRIOxSVFB536ZSuqIig25mW+LgXWxn0AfZ&#10;lVJ3OAS4aeQ8ihbSYM1hocKWfioqroebUbChYjjHkU6GPzvXsmbf/++0Ul+f4/obhKfRv8Ov9lYr&#10;SJIYnmfCEZDZAwAA//8DAFBLAQItABQABgAIAAAAIQDb4fbL7gAAAIUBAAATAAAAAAAAAAAAAAAA&#10;AAAAAABbQ29udGVudF9UeXBlc10ueG1sUEsBAi0AFAAGAAgAAAAhAFr0LFu/AAAAFQEAAAsAAAAA&#10;AAAAAAAAAAAAHwEAAF9yZWxzLy5yZWxzUEsBAi0AFAAGAAgAAAAhAEv3lYbBAAAA3AAAAA8AAAAA&#10;AAAAAAAAAAAABwIAAGRycy9kb3ducmV2LnhtbFBLBQYAAAAAAwADALcAAAD1AgAAAAA=&#10;" strokeweight=".14658mm"/>
                <v:shape id="docshape4" o:spid="_x0000_s1029" style="position:absolute;left:4844;top:-581;width:250;height:79;visibility:visible;mso-wrap-style:square;v-text-anchor:top" coordsize="25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KBNyAAAANwAAAAPAAAAZHJzL2Rvd25yZXYueG1sRI9Ba8JA&#10;FITvQv/D8gpeRDc1Ija6SlsR7EXQSMXbI/tM0mbfptlV0/56Vyj0OMzMN8xs0ZpKXKhxpWUFT4MI&#10;BHFmdcm5gn266k9AOI+ssbJMCn7IwWL+0Jlhou2Vt3TZ+VwECLsEFRTe14mULivIoBvYmjh4J9sY&#10;9EE2udQNXgPcVHIYRWNpsOSwUGBNbwVlX7uzUdBLs890c8jj9ncbfy+fX48fE35XqvvYvkxBeGr9&#10;f/ivvdYKRqMh3M+EIyDnNwAAAP//AwBQSwECLQAUAAYACAAAACEA2+H2y+4AAACFAQAAEwAAAAAA&#10;AAAAAAAAAAAAAAAAW0NvbnRlbnRfVHlwZXNdLnhtbFBLAQItABQABgAIAAAAIQBa9CxbvwAAABUB&#10;AAALAAAAAAAAAAAAAAAAAB8BAABfcmVscy8ucmVsc1BLAQItABQABgAIAAAAIQCDYKBNyAAAANwA&#10;AAAPAAAAAAAAAAAAAAAAAAcCAABkcnMvZG93bnJldi54bWxQSwUGAAAAAAMAAwC3AAAA/AIAAAAA&#10;" path="m48,68r-35,l27,53r5,-4l36,44r3,-3l40,40r3,-4l45,33r2,-5l48,25r,-10l46,10,44,8,36,2,30,,19,,16,,9,2,5,3,1,5r,10l5,13,9,11,16,9,19,8r8,l31,10r5,5l38,18r,7l37,27r-3,5l32,35r-5,6l23,45,4,64,,68r,9l48,77r,-9xm118,26r-2,-9l110,8,108,5r,24l108,50r-2,7l101,68r-4,2l87,70,83,68,77,57,76,50r,-21l77,21,83,11,87,8r10,l101,11r5,10l108,29r,-24l107,3,100,,83,,77,3,68,17r-2,9l66,52r2,10l72,68r5,7l83,78r17,l107,75r3,-5l116,62r2,-10l118,26xm184,26r-2,-9l176,8,174,5r,24l174,50r-2,7l167,68r-4,2l153,70r-4,-2l143,57r-1,-7l142,29r1,-8l149,11r4,-3l163,8r4,3l172,21r2,8l174,5,173,3,166,,149,r-6,3l134,17r-2,9l132,52r2,10l138,68r5,7l149,78r17,l173,75r3,-5l182,62r2,-10l184,26xm250,26r-2,-9l242,8,240,5r,24l240,50r-1,7l233,68r-4,2l219,70r-4,-2l209,57r-1,-7l208,29r1,-8l215,11r4,-3l229,8r4,3l239,21r1,8l240,5,239,3,232,,215,r-6,3l205,10r-5,7l198,26r,26l200,62r9,13l215,78r17,l239,75r3,-5l248,62r2,-10l250,26xe" fillcolor="black" stroked="f">
                  <v:path arrowok="t" o:connecttype="custom" o:connectlocs="27,-527;39,-539;45,-547;48,-565;36,-578;16,-580;1,-575;9,-569;27,-572;38,-562;34,-548;23,-535;0,-503;118,-554;108,-575;106,-523;87,-510;76,-530;83,-569;101,-569;108,-575;83,-580;66,-554;72,-512;100,-502;116,-518;184,-554;174,-575;172,-523;153,-510;142,-530;149,-569;167,-569;174,-575;149,-580;132,-554;138,-512;166,-502;182,-518;250,-554;240,-575;239,-523;219,-510;208,-530;215,-569;233,-569;240,-575;215,-580;200,-563;200,-518;232,-502;248,-518" o:connectangles="0,0,0,0,0,0,0,0,0,0,0,0,0,0,0,0,0,0,0,0,0,0,0,0,0,0,0,0,0,0,0,0,0,0,0,0,0,0,0,0,0,0,0,0,0,0,0,0,0,0,0,0"/>
                </v:shape>
                <v:line id="Line 432" o:spid="_x0000_s1030" style="position:absolute;visibility:visible;mso-wrap-style:square" from="4764,-811" to="4800,-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a5qwgAAANwAAAAPAAAAZHJzL2Rvd25yZXYueG1sRI9Pi8Iw&#10;FMTvC36H8IS9ralaFqmmRQVB2IP47/5snm2xeSlNbLvffiMIexxm5jfMKhtMLTpqXWVZwXQSgSDO&#10;ra64UHA5774WIJxH1lhbJgW/5CBLRx8rTLTt+UjdyRciQNglqKD0vkmkdHlJBt3ENsTBu9vWoA+y&#10;LaRusQ9wU8tZFH1LgxWHhRIb2paUP05Po2BDeX+dRjruf+xMy4p9dztopT7Hw3oJwtPg/8Pv9l4r&#10;iOM5vM6EIyDTPwAAAP//AwBQSwECLQAUAAYACAAAACEA2+H2y+4AAACFAQAAEwAAAAAAAAAAAAAA&#10;AAAAAAAAW0NvbnRlbnRfVHlwZXNdLnhtbFBLAQItABQABgAIAAAAIQBa9CxbvwAAABUBAAALAAAA&#10;AAAAAAAAAAAAAB8BAABfcmVscy8ucmVsc1BLAQItABQABgAIAAAAIQDUaa5qwgAAANwAAAAPAAAA&#10;AAAAAAAAAAAAAAcCAABkcnMvZG93bnJldi54bWxQSwUGAAAAAAMAAwC3AAAA9gIAAAAA&#10;" strokeweight=".14658mm"/>
                <v:shape id="docshape5" o:spid="_x0000_s1031" style="position:absolute;left:4841;top:-849;width:253;height:79;visibility:visible;mso-wrap-style:square;v-text-anchor:top" coordsize="253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sewwAAANwAAAAPAAAAZHJzL2Rvd25yZXYueG1sRI9Ba8JA&#10;FITvQv/D8gredKOEIqmbUFoiXoSqbc+P7OsmbfZt2F01/nu3UPA4zMw3zLoabS/O5EPnWMFinoEg&#10;bpzu2Cj4ONazFYgQkTX2jknBlQJU5cNkjYV2F97T+RCNSBAOBSpoYxwKKUPTksUwdwNx8r6dtxiT&#10;9EZqj5cEt71cZtmTtNhxWmhxoNeWmt/DySoYzPv+zejFrs6+fj4bir7eGK/U9HF8eQYRaYz38H97&#10;qxXkeQ5/Z9IRkOUNAAD//wMAUEsBAi0AFAAGAAgAAAAhANvh9svuAAAAhQEAABMAAAAAAAAAAAAA&#10;AAAAAAAAAFtDb250ZW50X1R5cGVzXS54bWxQSwECLQAUAAYACAAAACEAWvQsW78AAAAVAQAACwAA&#10;AAAAAAAAAAAAAAAfAQAAX3JlbHMvLnJlbHNQSwECLQAUAAYACAAAACEAAQg7HsMAAADcAAAADwAA&#10;AAAAAAAAAAAAAAAHAgAAZHJzL2Rvd25yZXYueG1sUEsFBgAAAAADAAMAtwAAAPcCAAAAAA==&#10;" path="m55,51r-11,l44,10r,-9l34,1r,9l34,51,8,51,34,10r,-9l31,1,,49,,59r34,l34,77r10,l44,59r11,l55,51xm120,27l118,17,112,8,110,5r,24l110,50r-2,8l103,68r-4,3l89,71,85,68,79,58,78,50r,-21l79,21,85,11,89,8r10,l103,11r3,5l108,21r2,8l110,5,109,3,102,,85,,79,3r-5,7l70,17,68,27r,25l70,62r9,13l85,79r17,l109,75r3,-4l118,62r2,-10l120,27xm186,27l184,17,178,8,176,5r,24l176,50r-2,8l169,68r-4,3l155,71r-4,-3l145,58r-1,-8l144,29r1,-8l148,16r3,-5l155,8r10,l169,11r3,5l174,21r2,8l176,5,175,3,168,,151,r-6,3l140,10r-4,7l134,27r,25l136,62r9,13l151,79r17,l175,75r3,-4l184,62r2,-10l186,27xm252,27l250,17,244,8,242,5r,24l242,50r-1,8l235,68r-4,3l221,71r-4,-3l211,58r-1,-8l210,29r1,-8l217,11r4,-3l231,8r4,3l238,16r3,5l242,29r,-24l241,3,234,,217,r-6,3l202,17r-2,10l200,52r2,10l207,69r4,6l217,79r17,l241,75r3,-4l250,62r2,-10l252,27xe" fillcolor="black" stroked="f">
                  <v:path arrowok="t" o:connecttype="custom" o:connectlocs="44,-839;34,-839;34,-839;0,-800;34,-772;55,-790;118,-832;110,-820;103,-781;85,-781;78,-820;89,-841;106,-833;110,-844;85,-849;70,-832;70,-787;102,-770;118,-787;186,-822;176,-844;174,-791;155,-778;144,-799;148,-833;165,-841;174,-828;175,-846;145,-846;134,-822;145,-774;175,-774;186,-797;250,-832;242,-820;235,-781;217,-781;210,-820;221,-841;238,-833;242,-844;217,-849;200,-822;207,-780;234,-770;250,-787" o:connectangles="0,0,0,0,0,0,0,0,0,0,0,0,0,0,0,0,0,0,0,0,0,0,0,0,0,0,0,0,0,0,0,0,0,0,0,0,0,0,0,0,0,0,0,0,0,0"/>
                </v:shape>
                <v:line id="Line 434" o:spid="_x0000_s1032" style="position:absolute;visibility:visible;mso-wrap-style:square" from="4764,-1080" to="4800,-1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JOFwgAAANwAAAAPAAAAZHJzL2Rvd25yZXYueG1sRI9Pi8Iw&#10;FMTvgt8hPMGbpkpXpGtaVBCEPYh/9v62edsWm5fSxLb77c2C4HGYmd8wm2wwteiodZVlBYt5BII4&#10;t7riQsHtepitQTiPrLG2TAr+yEGWjkcbTLTt+UzdxRciQNglqKD0vkmkdHlJBt3cNsTB+7WtQR9k&#10;W0jdYh/gppbLKFpJgxWHhRIb2peU3y8Po2BHef+9iHTcf9mllhX77ueklZpOhu0nCE+Df4df7aNW&#10;EMcf8H8mHAGZPgEAAP//AwBQSwECLQAUAAYACAAAACEA2+H2y+4AAACFAQAAEwAAAAAAAAAAAAAA&#10;AAAAAAAAW0NvbnRlbnRfVHlwZXNdLnhtbFBLAQItABQABgAIAAAAIQBa9CxbvwAAABUBAAALAAAA&#10;AAAAAAAAAAAAAB8BAABfcmVscy8ucmVsc1BLAQItABQABgAIAAAAIQA0zJOFwgAAANwAAAAPAAAA&#10;AAAAAAAAAAAAAAcCAABkcnMvZG93bnJldi54bWxQSwUGAAAAAAMAAwC3AAAA9gIAAAAA&#10;" strokeweight=".14658mm"/>
                <v:shape id="docshape6" o:spid="_x0000_s1033" style="position:absolute;left:4843;top:-1118;width:251;height:79;visibility:visible;mso-wrap-style:square;v-text-anchor:top" coordsize="251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NgLwwAAANwAAAAPAAAAZHJzL2Rvd25yZXYueG1sRI/dagIx&#10;FITvhb5DOIXeaWIVLVujtJWiXvrzAIfN2c3i5mRJ4rp9+6ZQ8HKYmW+Y1WZwregpxMazhulEgSAu&#10;vWm41nA5f4/fQMSEbLD1TBp+KMJm/TRaYWH8nY/Un1ItMoRjgRpsSl0hZSwtOYwT3xFnr/LBYcoy&#10;1NIEvGe4a+WrUgvpsOG8YLGjL0vl9XRzGm4+eDPb26pX9fYQqp363C0vWr88Dx/vIBIN6RH+b++N&#10;hvl8AX9n8hGQ618AAAD//wMAUEsBAi0AFAAGAAgAAAAhANvh9svuAAAAhQEAABMAAAAAAAAAAAAA&#10;AAAAAAAAAFtDb250ZW50X1R5cGVzXS54bWxQSwECLQAUAAYACAAAACEAWvQsW78AAAAVAQAACwAA&#10;AAAAAAAAAAAAAAAfAQAAX3JlbHMvLnJlbHNQSwECLQAUAAYACAAAACEARNTYC8MAAADcAAAADwAA&#10;AAAAAAAAAAAAAAAHAgAAZHJzL2Rvd25yZXYueG1sUEsFBgAAAAADAAMAtwAAAPcCAAAAAA==&#10;" path="m52,45l50,39,47,36,42,31r,17l42,59r-1,4l35,69r-3,2l22,71,19,69,13,63,12,59r,-11l13,43r6,-6l20,37r2,-1l32,36r3,1l41,43r1,5l42,31,41,30,35,27r-11,l21,28r-6,3l12,34r-2,3l11,27r2,-7l20,11,25,9r9,l37,9r3,1l42,11r3,1l47,13r,-4l47,3,44,2r-2,l37,1,34,,22,,14,4,3,18,,27,,52,2,62,12,76r6,3l35,79r6,-2l46,71r4,-4l52,61r,-16xm118,27l116,17,110,9,108,5r,24l108,50r-2,8l101,68r-4,3l87,71,83,68,77,58,76,50r,-21l77,22,83,11,87,9r10,l101,11r5,11l108,29r,-24l107,4,100,,83,,77,4r-5,7l68,17,66,27r,25l68,62r9,14l83,79r17,l107,76r3,-5l116,62r2,-10l118,27xm184,27l182,17,176,9,174,5r,24l174,50r-2,8l167,68r-4,3l153,71r-4,-3l143,58r-1,-8l142,29r1,-7l149,11r4,-2l163,9r4,2l172,22r2,7l174,5,173,4,166,,149,r-6,4l138,11r-4,6l132,27r,25l134,62r9,14l149,79r17,l173,76r3,-5l182,62r2,-10l184,27xm250,27l248,17,242,9,240,5r,24l240,50r-1,8l233,68r-4,3l219,71r-4,-3l209,58r-1,-8l208,29r1,-7l215,11r4,-2l229,9r4,2l239,22r1,7l240,5,239,4,232,,215,r-6,4l200,17r-2,10l198,52r2,10l205,69r4,7l215,79r17,l239,76r3,-5l248,62r2,-10l250,27xe" fillcolor="black" stroked="f">
                  <v:path arrowok="t" o:connecttype="custom" o:connectlocs="47,-1082;42,-1059;32,-1047;13,-1055;13,-1075;22,-1082;41,-1075;41,-1088;21,-1090;10,-1081;20,-1107;37,-1109;45,-1106;47,-1115;37,-1117;14,-1114;0,-1066;18,-1039;46,-1047;52,-1073;110,-1109;108,-1068;97,-1047;77,-1060;77,-1096;97,-1109;108,-1089;100,-1118;72,-1107;66,-1066;83,-1039;110,-1047;118,-1091;176,-1109;174,-1068;163,-1047;143,-1060;143,-1096;163,-1109;174,-1089;166,-1118;138,-1107;132,-1066;149,-1039;176,-1047;184,-1091;242,-1109;240,-1068;229,-1047;209,-1060;209,-1096;229,-1109;240,-1089;232,-1118;200,-1101;200,-1056;215,-1039;242,-1047;250,-1091" o:connectangles="0,0,0,0,0,0,0,0,0,0,0,0,0,0,0,0,0,0,0,0,0,0,0,0,0,0,0,0,0,0,0,0,0,0,0,0,0,0,0,0,0,0,0,0,0,0,0,0,0,0,0,0,0,0,0,0,0,0,0"/>
                </v:shape>
                <v:line id="Line 436" o:spid="_x0000_s1034" style="position:absolute;visibility:visible;mso-wrap-style:square" from="4764,-1349" to="4800,-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qhpwgAAANwAAAAPAAAAZHJzL2Rvd25yZXYueG1sRI9Pi8Iw&#10;FMTvgt8hPMGbpkpZpWtaVBCEPYh/9v62edsWm5fSxLb77c2C4HGYmd8wm2wwteiodZVlBYt5BII4&#10;t7riQsHtepitQTiPrLG2TAr+yEGWjkcbTLTt+UzdxRciQNglqKD0vkmkdHlJBt3cNsTB+7WtQR9k&#10;W0jdYh/gppbLKPqQBisOCyU2tC8pv18eRsGO8v57Eem4/7JLLSv23c9JKzWdDNtPEJ4G/w6/2ket&#10;II5X8H8mHAGZPgEAAP//AwBQSwECLQAUAAYACAAAACEA2+H2y+4AAACFAQAAEwAAAAAAAAAAAAAA&#10;AAAAAAAAW0NvbnRlbnRfVHlwZXNdLnhtbFBLAQItABQABgAIAAAAIQBa9CxbvwAAABUBAAALAAAA&#10;AAAAAAAAAAAAAB8BAABfcmVscy8ucmVsc1BLAQItABQABgAIAAAAIQCrUqhpwgAAANwAAAAPAAAA&#10;AAAAAAAAAAAAAAcCAABkcnMvZG93bnJldi54bWxQSwUGAAAAAAMAAwC3AAAA9gIAAAAA&#10;" strokeweight=".14658mm"/>
                <v:shape id="docshape7" o:spid="_x0000_s1035" style="position:absolute;left:4843;top:-1387;width:251;height:79;visibility:visible;mso-wrap-style:square;v-text-anchor:top" coordsize="251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+nivwAAANwAAAAPAAAAZHJzL2Rvd25yZXYueG1sRE9LbsIw&#10;EN1X4g7WILErdguCKsUgKKqAJZ8DjOJJHDUeR7YJ4fb1olKXT++/2gyuFT2F2HjW8DZVIIhLbxqu&#10;Ndyu368fIGJCNth6Jg1PirBZj15WWBj/4DP1l1SLHMKxQA02pa6QMpaWHMap74gzV/ngMGUYamkC&#10;PnK4a+W7UgvpsOHcYLGjL0vlz+XuNNx98GZ2tFWv6v0pVAe1OyxvWk/Gw/YTRKIh/Yv/3EejYT7P&#10;a/OZfATk+hcAAP//AwBQSwECLQAUAAYACAAAACEA2+H2y+4AAACFAQAAEwAAAAAAAAAAAAAAAAAA&#10;AAAAW0NvbnRlbnRfVHlwZXNdLnhtbFBLAQItABQABgAIAAAAIQBa9CxbvwAAABUBAAALAAAAAAAA&#10;AAAAAAAAAB8BAABfcmVscy8ucmVsc1BLAQItABQABgAIAAAAIQBaB+nivwAAANwAAAAPAAAAAAAA&#10;AAAAAAAAAAcCAABkcnMvZG93bnJldi54bWxQSwUGAAAAAAMAAwC3AAAA8wIAAAAA&#10;" path="m52,51l50,47,48,43,46,41,45,40,41,38r,22l40,64r-6,5l31,70r-10,l17,69,14,66,11,64,10,60r,-9l11,47r6,-5l21,41r10,l34,42r6,5l41,51r,9l41,38,36,36r4,-1l44,33r5,-6l50,24r,-11l48,8r-1,l40,2r,14l40,24r-1,3l34,32r-4,1l21,33,18,32,13,27,12,24r,-8l13,13,18,9,21,8r9,l34,9r5,4l40,16,40,2,39,1,33,,18,,12,1,8,5,4,8,2,13r,11l3,27r5,6l11,35r4,1l11,38,7,40,4,43,1,47,,51,,63r2,5l11,76r6,2l34,78r6,-2l48,70r1,-2l52,63r,-12xm118,26l116,16,110,8,108,5r,24l108,49r-2,8l101,68r-4,2l87,70,83,68,77,57,76,49r,-20l77,21,83,10,87,8r10,l101,10r3,6l106,21r2,8l108,5,107,3,100,,83,,77,3,68,16,66,26r,26l68,62r9,13l83,78r17,l107,75r3,-5l116,62r2,-10l118,26xm184,26l182,16,176,8,174,5r,24l174,49r-2,8l167,68r-4,2l153,70r-4,-2l143,57r-1,-8l142,29r1,-8l146,16r3,-6l153,8r10,l167,10r3,6l172,21r2,8l174,5,173,3,166,,149,r-6,3l134,16r-2,10l132,52r2,10l143,75r6,3l166,78r7,-3l176,70r6,-8l184,52r,-26xm250,26l248,16,242,8,240,4r,25l240,49r-1,8l233,68r-4,2l219,70r-4,-2l209,57r-1,-8l208,29r1,-8l215,10r4,-2l229,8r4,2l236,16r3,5l240,29r,-25l239,3,232,,215,r-6,3l200,16r-2,10l198,52r2,10l209,75r6,3l232,78r7,-3l242,70r6,-8l250,52r,-26xe" fillcolor="black" stroked="f">
                  <v:path arrowok="t" o:connecttype="custom" o:connectlocs="46,-1345;40,-1322;17,-1317;10,-1335;31,-1345;41,-1326;40,-1351;50,-1362;40,-1384;34,-1354;13,-1359;18,-1377;39,-1373;33,-1386;4,-1378;8,-1353;7,-1346;0,-1323;34,-1308;52,-1323;110,-1378;106,-1329;83,-1318;77,-1365;101,-1376;108,-1381;77,-1383;68,-1324;107,-1311;118,-1360;174,-1381;167,-1318;143,-1329;146,-1370;167,-1376;174,-1381;143,-1383;134,-1324;173,-1311;184,-1360;240,-1382;233,-1318;209,-1329;215,-1376;236,-1370;239,-1383;200,-1370;209,-1311;242,-1316" o:connectangles="0,0,0,0,0,0,0,0,0,0,0,0,0,0,0,0,0,0,0,0,0,0,0,0,0,0,0,0,0,0,0,0,0,0,0,0,0,0,0,0,0,0,0,0,0,0,0,0,0"/>
                </v:shape>
                <v:line id="Line 438" o:spid="_x0000_s1036" style="position:absolute;visibility:visible;mso-wrap-style:square" from="4764,-1617" to="4800,-1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ZmAwgAAANwAAAAPAAAAZHJzL2Rvd25yZXYueG1sRI9Pi8Iw&#10;FMTvgt8hPMGbpkpZtGtaVBCEPYh/9v62edsWm5fSxLb77c2C4HGYmd8wm2wwteiodZVlBYt5BII4&#10;t7riQsHtepitQDiPrLG2TAr+yEGWjkcbTLTt+UzdxRciQNglqKD0vkmkdHlJBt3cNsTB+7WtQR9k&#10;W0jdYh/gppbLKPqQBisOCyU2tC8pv18eRsGO8v57Eem4/7JLLSv23c9JKzWdDNtPEJ4G/w6/2ket&#10;II7X8H8mHAGZPgEAAP//AwBQSwECLQAUAAYACAAAACEA2+H2y+4AAACFAQAAEwAAAAAAAAAAAAAA&#10;AAAAAAAAW0NvbnRlbnRfVHlwZXNdLnhtbFBLAQItABQABgAIAAAAIQBa9CxbvwAAABUBAAALAAAA&#10;AAAAAAAAAAAAAB8BAABfcmVscy8ucmVsc1BLAQItABQABgAIAAAAIQC1gZmAwgAAANwAAAAPAAAA&#10;AAAAAAAAAAAAAAcCAABkcnMvZG93bnJldi54bWxQSwUGAAAAAAMAAwC3AAAA9gIAAAAA&#10;" strokeweight=".14658mm"/>
                <v:shape id="docshape8" o:spid="_x0000_s1037" style="position:absolute;left:4848;top:-1656;width:313;height:79;visibility:visible;mso-wrap-style:square;v-text-anchor:top" coordsize="313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jH7wQAAANwAAAAPAAAAZHJzL2Rvd25yZXYueG1sRE/Pa8Iw&#10;FL4P/B/CE3abqUNFqlFENnAHDzph9vZonmkxeSlNVut/bw6Cx4/v93LdOys6akPtWcF4lIEgLr2u&#10;2Sg4/X5/zEGEiKzReiYFdwqwXg3elphrf+MDdcdoRArhkKOCKsYmlzKUFTkMI98QJ+7iW4cxwdZI&#10;3eIthTsrP7NsJh3WnBoqbGhbUXk9/jsFdIrmyxq0Xb+fFz9/WTF250Kp92G/WYCI1MeX+OneaQWT&#10;aZqfzqQjIFcPAAAA//8DAFBLAQItABQABgAIAAAAIQDb4fbL7gAAAIUBAAATAAAAAAAAAAAAAAAA&#10;AAAAAABbQ29udGVudF9UeXBlc10ueG1sUEsBAi0AFAAGAAgAAAAhAFr0LFu/AAAAFQEAAAsAAAAA&#10;AAAAAAAAAAAAHwEAAF9yZWxzLy5yZWxzUEsBAi0AFAAGAAgAAAAhAG2eMfvBAAAA3AAAAA8AAAAA&#10;AAAAAAAAAAAABwIAAGRycy9kb3ducmV2LnhtbFBLBQYAAAAAAwADALcAAAD1AgAAAAA=&#10;" path="m45,68r-17,l28,11,28,1,18,1,,5r,9l18,11r,57l2,68r,9l45,77r,-9xm114,26r-2,-9l106,8,104,5r,24l104,50r-2,7l97,68r-4,2l83,70,79,68,73,57,72,50r,-21l73,21,79,11,83,8r10,l97,11r5,10l104,29r,-24l103,3,96,,79,,73,3r-5,7l64,17r-2,9l62,52r2,10l73,75r6,4l96,79r7,-4l106,70r6,-8l114,52r,-26xm180,26r-2,-9l172,8,170,5r,24l170,50r-2,7l163,68r-4,2l149,70r-4,-2l139,57r-1,-7l138,29r1,-8l145,11r4,-3l159,8r4,3l168,21r2,8l170,5,169,3,162,,145,r-6,3l134,10r-4,7l128,26r,26l130,62r9,13l145,79r17,l169,75r3,-5l178,62r2,-10l180,26xm246,26r-2,-9l238,8,236,5r,24l236,50r-1,7l229,68r-4,2l215,70r-4,-2l205,57r-1,-7l204,29r1,-8l211,11r4,-3l225,8r4,3l235,21r1,8l236,5,235,3,228,,211,r-6,3l196,17r-2,9l194,52r2,10l201,68r4,7l211,79r17,l235,75r3,-5l244,62r2,-10l246,26xm312,26r-2,-9l304,8,302,5r,24l302,50r-1,7l295,68r-4,2l281,70r-4,-2l272,57r-2,-7l270,29r2,-8l277,11r4,-3l291,8r4,3l301,21r1,8l302,5,301,3,295,,278,r-7,3l262,17r-2,9l260,52r2,10l267,68r4,7l278,79r17,l301,75r3,-5l310,62r2,-10l312,26xe" fillcolor="black" stroked="f">
                  <v:path arrowok="t" o:connecttype="custom" o:connectlocs="28,-1644;0,-1650;18,-1587;45,-1578;112,-1638;104,-1626;97,-1587;79,-1587;72,-1626;83,-1647;102,-1634;103,-1652;73,-1652;62,-1629;73,-1580;103,-1580;114,-1603;178,-1638;170,-1626;163,-1587;145,-1587;138,-1626;149,-1647;168,-1634;169,-1652;139,-1652;128,-1629;139,-1580;169,-1580;180,-1603;244,-1638;236,-1626;229,-1587;211,-1587;204,-1626;215,-1647;235,-1634;235,-1652;205,-1652;194,-1603;205,-1580;235,-1580;246,-1603;310,-1638;302,-1626;295,-1587;277,-1587;270,-1626;281,-1647;301,-1634;301,-1652;271,-1652;260,-1603;271,-1580;301,-1580;312,-1603" o:connectangles="0,0,0,0,0,0,0,0,0,0,0,0,0,0,0,0,0,0,0,0,0,0,0,0,0,0,0,0,0,0,0,0,0,0,0,0,0,0,0,0,0,0,0,0,0,0,0,0,0,0,0,0,0,0,0,0"/>
                </v:shape>
                <v:line id="Line 440" o:spid="_x0000_s1038" style="position:absolute;visibility:visible;mso-wrap-style:square" from="4764,-1886" to="4800,-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gNbwQAAANwAAAAPAAAAZHJzL2Rvd25yZXYueG1sRI9Bi8Iw&#10;FITvwv6H8Ba8aVpRWapp2V0QBA+irvdn82zLNi+liW3990YQPA4z8w2zzgZTi45aV1lWEE8jEMS5&#10;1RUXCv5Om8kXCOeRNdaWScGdHGTpx2iNibY9H6g7+kIECLsEFZTeN4mULi/JoJvahjh4V9sa9EG2&#10;hdQt9gFuajmLoqU0WHFYKLGh35Ly/+PNKPihvD/HkZ73OzvTsmLfXfZaqfHn8L0C4Wnw7/CrvdUK&#10;5osYnmfCEZDpAwAA//8DAFBLAQItABQABgAIAAAAIQDb4fbL7gAAAIUBAAATAAAAAAAAAAAAAAAA&#10;AAAAAABbQ29udGVudF9UeXBlc10ueG1sUEsBAi0AFAAGAAgAAAAhAFr0LFu/AAAAFQEAAAsAAAAA&#10;AAAAAAAAAAAAHwEAAF9yZWxzLy5yZWxzUEsBAi0AFAAGAAgAAAAhAM4uA1vBAAAA3AAAAA8AAAAA&#10;AAAAAAAAAAAABwIAAGRycy9kb3ducmV2LnhtbFBLBQYAAAAAAwADALcAAAD1AgAAAAA=&#10;" strokeweight=".14658mm"/>
                <v:shape id="docshape9" o:spid="_x0000_s1039" style="position:absolute;left:4848;top:-1924;width:313;height:79;visibility:visible;mso-wrap-style:square;v-text-anchor:top" coordsize="313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AoXxAAAANwAAAAPAAAAZHJzL2Rvd25yZXYueG1sRI9BawIx&#10;FITvBf9DeEJvNau0RVajiLSgBw9VQff22Dyzi8nLsonr+u9NodDjMDPfMPNl76zoqA21ZwXjUQaC&#10;uPS6ZqPgePh+m4IIEVmj9UwKHhRguRi8zDHX/s4/1O2jEQnCIUcFVYxNLmUoK3IYRr4hTt7Ftw5j&#10;kq2RusV7gjsrJ1n2KR3WnBYqbGhdUXnd35wCOkbzZQ3art9Ni+0pK8buXCj1OuxXMxCR+vgf/mtv&#10;tIL3jwn8nklHQC6eAAAA//8DAFBLAQItABQABgAIAAAAIQDb4fbL7gAAAIUBAAATAAAAAAAAAAAA&#10;AAAAAAAAAABbQ29udGVudF9UeXBlc10ueG1sUEsBAi0AFAAGAAgAAAAhAFr0LFu/AAAAFQEAAAsA&#10;AAAAAAAAAAAAAAAAHwEAAF9yZWxzLy5yZWxzUEsBAi0AFAAGAAgAAAAhAPIAChfEAAAA3AAAAA8A&#10;AAAAAAAAAAAAAAAABwIAAGRycy9kb3ducmV2LnhtbFBLBQYAAAAAAwADALcAAAD4AgAAAAA=&#10;" path="m45,69r-17,l28,11r,-9l18,2,,5,,15,18,11r,58l2,69r,8l45,77r,-8xm110,69r-35,l89,54r5,-5l98,44r3,-2l105,37r2,-4l108,31r1,-3l110,25r,-10l108,10,106,9,98,2,92,,81,,78,1,71,2,67,4,63,5r,11l67,13r4,-1l78,9r3,l89,9r4,1l96,13r2,2l100,18r,7l99,27r-2,6l94,36r-5,5l85,46,72,59,62,69r,8l110,77r,-8xm180,27l178,17,172,8,170,5r,24l170,50r-2,8l163,68r-4,3l149,71r-4,-3l139,58r-1,-8l138,29r1,-8l145,11r4,-3l159,8r4,3l168,21r2,8l170,5,169,4,162,,145,r-6,4l130,17r-2,10l128,52r2,10l134,69r5,6l145,79r17,l169,75r3,-4l178,62r2,-10l180,27xm246,27l244,17,238,8,236,5r,24l236,50r-1,8l229,68r-4,3l215,71r-4,-3l205,58r-1,-8l204,29r1,-8l211,11r4,-3l225,8r4,3l235,21r1,8l236,5,235,4,228,,211,r-6,4l201,10r-5,7l194,27r,25l196,62r9,13l211,79r17,l235,75r3,-4l244,62r2,-10l246,27xm312,27l310,17,304,8,302,5r,24l302,50r-1,8l295,68r-4,3l281,71r-4,-3l272,58r-2,-8l270,29r2,-8l277,11r4,-3l291,8r4,3l301,21r1,8l302,5,301,4,295,,278,r-7,4l267,10r-5,7l260,27r,25l262,62r9,13l278,79r17,l301,75r3,-4l310,62r2,-10l312,27xe" fillcolor="black" stroked="f">
                  <v:path arrowok="t" o:connecttype="custom" o:connectlocs="28,-1913;0,-1919;18,-1855;45,-1847;75,-1855;98,-1880;107,-1891;110,-1899;106,-1915;81,-1924;67,-1920;67,-1911;81,-1915;96,-1911;100,-1899;94,-1888;72,-1865;110,-1847;178,-1907;170,-1895;163,-1856;145,-1856;138,-1895;149,-1916;168,-1903;169,-1920;139,-1920;128,-1872;139,-1849;169,-1849;180,-1872;244,-1907;236,-1895;229,-1856;211,-1856;204,-1895;215,-1916;235,-1903;235,-1920;205,-1920;194,-1897;205,-1849;235,-1849;246,-1872;310,-1907;302,-1895;295,-1856;277,-1856;270,-1895;281,-1916;301,-1903;301,-1920;271,-1920;260,-1897;271,-1849;301,-1849;312,-1872" o:connectangles="0,0,0,0,0,0,0,0,0,0,0,0,0,0,0,0,0,0,0,0,0,0,0,0,0,0,0,0,0,0,0,0,0,0,0,0,0,0,0,0,0,0,0,0,0,0,0,0,0,0,0,0,0,0,0,0,0"/>
                </v:shape>
                <v:line id="Line 442" o:spid="_x0000_s1040" style="position:absolute;visibility:visible;mso-wrap-style:square" from="4764,-2155" to="4800,-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Di3wgAAANwAAAAPAAAAZHJzL2Rvd25yZXYueG1sRI9Bi8Iw&#10;FITvC/6H8IS9ramuLlKbirsgCB5EV+/P5tkWm5fSxLb+eyMIHoeZ+YZJlr2pREuNKy0rGI8iEMSZ&#10;1SXnCo7/6685COeRNVaWScGdHCzTwUeCsbYd76k9+FwECLsYFRTe17GULivIoBvZmjh4F9sY9EE2&#10;udQNdgFuKjmJoh9psOSwUGBNfwVl18PNKPilrDuNIz3ttnaiZcm+Pe+0Up/DfrUA4an37/CrvdEK&#10;prNveJ4JR0CmDwAAAP//AwBQSwECLQAUAAYACAAAACEA2+H2y+4AAACFAQAAEwAAAAAAAAAAAAAA&#10;AAAAAAAAW0NvbnRlbnRfVHlwZXNdLnhtbFBLAQItABQABgAIAAAAIQBa9CxbvwAAABUBAAALAAAA&#10;AAAAAAAAAAAAAB8BAABfcmVscy8ucmVsc1BLAQItABQABgAIAAAAIQBRsDi3wgAAANwAAAAPAAAA&#10;AAAAAAAAAAAAAAcCAABkcnMvZG93bnJldi54bWxQSwUGAAAAAAMAAwC3AAAA9gIAAAAA&#10;" strokeweight=".14658mm"/>
                <v:shape id="docshape10" o:spid="_x0000_s1041" style="position:absolute;left:4848;top:-2193;width:313;height:79;visibility:visible;mso-wrap-style:square;v-text-anchor:top" coordsize="313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Tf4xAAAANwAAAAPAAAAZHJzL2Rvd25yZXYueG1sRI9BawIx&#10;FITvBf9DeIK3mrXYIqtRRCrYg4eqoHt7bJ7ZxeRl2cR1++9NodDjMDPfMItV76zoqA21ZwWTcQaC&#10;uPS6ZqPgdNy+zkCEiKzReiYFPxRgtRy8LDDX/sHf1B2iEQnCIUcFVYxNLmUoK3IYxr4hTt7Vtw5j&#10;kq2RusVHgjsr37LsQzqsOS1U2NCmovJ2uDsFdIrm0xq0Xb+fFV/nrJi4S6HUaNiv5yAi9fE//Nfe&#10;aQXT9yn8nklHQC6fAAAA//8DAFBLAQItABQABgAIAAAAIQDb4fbL7gAAAIUBAAATAAAAAAAAAAAA&#10;AAAAAAAAAABbQ29udGVudF9UeXBlc10ueG1sUEsBAi0AFAAGAAgAAAAhAFr0LFu/AAAAFQEAAAsA&#10;AAAAAAAAAAAAAAAAHwEAAF9yZWxzLy5yZWxzUEsBAi0AFAAGAAgAAAAhABKlN/jEAAAA3AAAAA8A&#10;AAAAAAAAAAAAAAAABwIAAGRycy9kb3ducmV2LnhtbFBLBQYAAAAAAwADALcAAAD4AgAAAAA=&#10;" path="m45,69r-17,l28,11r,-9l18,2,,6r,9l18,11r,58l2,69r,9l45,78r,-9xm115,51r-11,l104,11r,-9l94,2r,9l94,51r-26,l94,11r,-9l91,2,60,50r,10l94,60r,18l104,78r,-18l115,60r,-9xm180,27l178,17,172,9,170,5r,24l170,50r-2,8l163,68r-4,3l149,71r-4,-3l139,58r-1,-8l138,29r1,-7l145,11r4,-2l159,9r4,2l168,22r2,7l170,5,169,4,162,,145,r-6,4l134,11r-4,6l128,27r,26l130,62r9,14l145,79r17,l169,76r3,-5l178,62r2,-9l180,27xm246,27l244,17,238,9,236,5r,24l236,50r-1,8l229,68r-4,3l215,71r-4,-3l205,58r-1,-8l204,29r1,-7l211,11r4,-2l225,9r4,2l235,22r1,7l236,5,235,4,228,,211,r-6,4l196,17r-2,10l194,53r2,9l201,69r4,7l211,79r17,l235,76r3,-5l244,62r2,-9l246,27xm312,27l310,17,304,9,302,5r,24l302,50r-1,8l295,68r-4,3l281,71r-4,-3l272,58r-2,-8l270,29r2,-7l277,11r4,-2l291,9r4,2l301,22r1,7l302,5,301,4,295,,278,r-7,4l262,17r-2,10l260,53r2,9l267,69r4,7l278,79r17,l301,76r3,-5l310,62r2,-9l312,27xe" fillcolor="black" stroked="f">
                  <v:path arrowok="t" o:connecttype="custom" o:connectlocs="28,-2182;0,-2187;18,-2124;45,-2115;104,-2142;94,-2191;68,-2142;91,-2191;94,-2133;104,-2133;180,-2166;170,-2188;168,-2135;149,-2122;138,-2143;145,-2182;163,-2182;170,-2188;145,-2193;130,-2176;130,-2131;162,-2114;178,-2131;246,-2166;236,-2188;235,-2135;215,-2122;204,-2143;211,-2182;229,-2182;236,-2188;211,-2193;194,-2166;201,-2124;228,-2114;244,-2131;312,-2166;302,-2188;301,-2135;281,-2122;270,-2143;277,-2182;295,-2182;302,-2188;278,-2193;260,-2166;267,-2124;295,-2114;310,-2131" o:connectangles="0,0,0,0,0,0,0,0,0,0,0,0,0,0,0,0,0,0,0,0,0,0,0,0,0,0,0,0,0,0,0,0,0,0,0,0,0,0,0,0,0,0,0,0,0,0,0,0,0"/>
                </v:shape>
                <v:line id="Line 444" o:spid="_x0000_s1042" style="position:absolute;visibility:visible;mso-wrap-style:square" from="4764,-2424" to="4800,-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QVYwgAAANwAAAAPAAAAZHJzL2Rvd25yZXYueG1sRI9Pi8Iw&#10;FMTvwn6H8Ba82bSiItVYdoWFhT2I/+7P5tkWm5fSxLZ++40geBxm5jfMOhtMLTpqXWVZQRLFIIhz&#10;qysuFJyOP5MlCOeRNdaWScGDHGSbj9EaU2173lN38IUIEHYpKii9b1IpXV6SQRfZhjh4V9sa9EG2&#10;hdQt9gFuajmN44U0WHFYKLGhbUn57XA3Cr4p789JrGf9n51qWbHvLjut1Phz+FqB8DT4d/jV/tUK&#10;ZvM5PM+EIyA3/wAAAP//AwBQSwECLQAUAAYACAAAACEA2+H2y+4AAACFAQAAEwAAAAAAAAAAAAAA&#10;AAAAAAAAW0NvbnRlbnRfVHlwZXNdLnhtbFBLAQItABQABgAIAAAAIQBa9CxbvwAAABUBAAALAAAA&#10;AAAAAAAAAAAAAB8BAABfcmVscy8ucmVsc1BLAQItABQABgAIAAAAIQCxFQVYwgAAANwAAAAPAAAA&#10;AAAAAAAAAAAAAAcCAABkcnMvZG93bnJldi54bWxQSwUGAAAAAAMAAwC3AAAA9gIAAAAA&#10;" strokeweight=".14658mm"/>
                <v:shape id="docshape11" o:spid="_x0000_s1043" style="position:absolute;left:4848;top:-2462;width:313;height:79;visibility:visible;mso-wrap-style:square;v-text-anchor:top" coordsize="313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wwUxAAAANwAAAAPAAAAZHJzL2Rvd25yZXYueG1sRI9BawIx&#10;FITvhf6H8ArealapIqtRSrFQDx60Qt3bY/PMLiYvyyZd139vBMHjMDPfMItV76zoqA21ZwWjYQaC&#10;uPS6ZqPg8Pv9PgMRIrJG65kUXCnAavn6ssBc+wvvqNtHIxKEQ44KqhibXMpQVuQwDH1DnLyTbx3G&#10;JFsjdYuXBHdWjrNsKh3WnBYqbOirovK8/3cK6BDN2hq0Xb+dFZu/rBi5Y6HU4K3/nIOI1Mdn+NH+&#10;0Qo+JlO4n0lHQC5vAAAA//8DAFBLAQItABQABgAIAAAAIQDb4fbL7gAAAIUBAAATAAAAAAAAAAAA&#10;AAAAAAAAAABbQ29udGVudF9UeXBlc10ueG1sUEsBAi0AFAAGAAgAAAAhAFr0LFu/AAAAFQEAAAsA&#10;AAAAAAAAAAAAAAAAHwEAAF9yZWxzLy5yZWxzUEsBAi0AFAAGAAgAAAAhAI07DBTEAAAA3AAAAA8A&#10;AAAAAAAAAAAAAAAABwIAAGRycy9kb3ducmV2LnhtbFBLBQYAAAAAAwADALcAAAD4AgAAAAA=&#10;" path="m45,68r-17,l28,11,28,1,18,1,,5r,9l18,11r,57l2,68r,9l45,77r,-9xm114,45r-2,-7l109,35r-5,-5l104,47r,11l103,62r-6,7l94,70r-10,l81,69,75,62,74,58r,-11l75,43r6,-6l82,36r2,-1l94,35r3,2l103,43r1,4l104,30r-1,-1l97,27r-11,l83,28r-3,1l77,31r-3,2l72,36r1,-9l75,20r7,-9l87,8r9,l99,9r5,1l107,11r2,1l109,8r,-5l107,2,104,1r-3,l99,,96,,84,,76,3,65,18r-3,9l62,52r2,10l74,75r6,3l97,78r6,-2l108,70r4,-3l114,60r,-15xm180,26r-2,-9l172,8,170,5r,24l170,49r-2,8l163,68r-4,2l149,70r-4,-2l139,57r-1,-8l138,29r1,-8l145,11r4,-3l159,8r4,3l168,21r2,8l170,5,169,3,162,,145,r-6,3l130,17r-2,9l128,52r2,10l134,68r5,7l145,78r17,l169,75r3,-5l178,62r2,-10l180,26xm246,26r-2,-9l238,8,236,5r,24l236,49r-1,8l229,68r-4,2l215,70r-4,-2l205,57r-1,-8l204,29r1,-8l211,11r4,-3l225,8r4,3l235,21r1,8l236,5,235,3,228,,211,r-6,3l201,10r-5,7l194,26r,26l196,62r9,13l211,78r17,l235,75r3,-5l244,62r2,-10l246,26xm312,26r-2,-9l304,8,302,5r,24l302,49r-1,8l295,68r-4,2l281,70r-4,-2l272,57r-2,-8l270,29r2,-8l277,11r4,-3l291,8r4,3l301,21r1,8l302,5,301,3,295,,278,r-7,3l267,10r-5,7l260,26r,26l262,62r9,13l278,78r17,l301,75r3,-5l310,62r2,-10l312,26xe" fillcolor="black" stroked="f">
                  <v:path arrowok="t" o:connecttype="custom" o:connectlocs="28,-2450;0,-2456;18,-2393;45,-2384;112,-2423;104,-2414;97,-2392;81,-2392;74,-2414;82,-2425;97,-2424;104,-2431;86,-2434;77,-2430;73,-2434;87,-2453;104,-2451;109,-2453;104,-2460;96,-2461;65,-2443;64,-2399;97,-2383;112,-2394;180,-2435;170,-2456;168,-2404;149,-2391;138,-2412;145,-2450;163,-2450;170,-2456;145,-2461;128,-2435;134,-2393;162,-2383;178,-2399;246,-2435;236,-2456;235,-2404;215,-2391;204,-2412;211,-2450;229,-2450;236,-2456;211,-2461;196,-2444;196,-2399;228,-2383;244,-2399;312,-2435;302,-2456;301,-2404;281,-2391;270,-2412;277,-2450;295,-2450;302,-2456;278,-2461;262,-2444;262,-2399;295,-2383;310,-2399" o:connectangles="0,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sz w:val="18"/>
        </w:rPr>
        <w:t>Confusion Matrix for the gradient boosting classifier.</w:t>
      </w:r>
      <w:r>
        <w:rPr>
          <w:spacing w:val="1"/>
          <w:sz w:val="18"/>
        </w:rPr>
        <w:t xml:space="preserve"> </w:t>
      </w:r>
      <w:r>
        <w:rPr>
          <w:sz w:val="18"/>
        </w:rPr>
        <w:t>Although there is a little tendency on false negatives, the</w:t>
      </w:r>
      <w:r>
        <w:rPr>
          <w:spacing w:val="1"/>
          <w:sz w:val="18"/>
        </w:rPr>
        <w:t xml:space="preserve"> </w:t>
      </w:r>
      <w:r>
        <w:rPr>
          <w:sz w:val="18"/>
        </w:rPr>
        <w:t>overall</w:t>
      </w:r>
      <w:r>
        <w:rPr>
          <w:spacing w:val="-5"/>
          <w:sz w:val="18"/>
        </w:rPr>
        <w:t xml:space="preserve"> </w:t>
      </w:r>
      <w:r>
        <w:rPr>
          <w:sz w:val="18"/>
        </w:rPr>
        <w:t>accuracy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93.3</w:t>
      </w:r>
      <w:r>
        <w:rPr>
          <w:spacing w:val="-5"/>
          <w:sz w:val="18"/>
        </w:rPr>
        <w:t xml:space="preserve"> </w:t>
      </w:r>
      <w:r>
        <w:rPr>
          <w:sz w:val="18"/>
        </w:rPr>
        <w:t>%</w:t>
      </w:r>
      <w:r>
        <w:rPr>
          <w:spacing w:val="-4"/>
          <w:sz w:val="18"/>
        </w:rPr>
        <w:t xml:space="preserve"> </w:t>
      </w:r>
      <w:r>
        <w:rPr>
          <w:sz w:val="18"/>
        </w:rPr>
        <w:t>on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test</w:t>
      </w:r>
      <w:r>
        <w:rPr>
          <w:spacing w:val="-5"/>
          <w:sz w:val="18"/>
        </w:rPr>
        <w:t xml:space="preserve"> </w:t>
      </w:r>
      <w:r>
        <w:rPr>
          <w:sz w:val="18"/>
        </w:rPr>
        <w:t>set</w:t>
      </w:r>
      <w:r>
        <w:rPr>
          <w:spacing w:val="-4"/>
          <w:sz w:val="18"/>
        </w:rPr>
        <w:t xml:space="preserve"> </w:t>
      </w:r>
      <w:r>
        <w:rPr>
          <w:sz w:val="18"/>
        </w:rPr>
        <w:t>is</w:t>
      </w:r>
      <w:r>
        <w:rPr>
          <w:spacing w:val="-4"/>
          <w:sz w:val="18"/>
        </w:rPr>
        <w:t xml:space="preserve"> </w:t>
      </w:r>
      <w:r>
        <w:rPr>
          <w:sz w:val="18"/>
        </w:rPr>
        <w:t>significantly</w:t>
      </w:r>
      <w:r>
        <w:rPr>
          <w:spacing w:val="-4"/>
          <w:sz w:val="18"/>
        </w:rPr>
        <w:t xml:space="preserve"> </w:t>
      </w:r>
      <w:r>
        <w:rPr>
          <w:sz w:val="18"/>
        </w:rPr>
        <w:t>better</w:t>
      </w:r>
      <w:r>
        <w:rPr>
          <w:spacing w:val="-42"/>
          <w:sz w:val="18"/>
        </w:rPr>
        <w:t xml:space="preserve"> </w:t>
      </w:r>
      <w:r>
        <w:rPr>
          <w:sz w:val="18"/>
        </w:rPr>
        <w:t>than</w:t>
      </w:r>
      <w:r>
        <w:rPr>
          <w:spacing w:val="-2"/>
          <w:sz w:val="18"/>
        </w:rPr>
        <w:t xml:space="preserve"> </w:t>
      </w:r>
      <w:r>
        <w:rPr>
          <w:sz w:val="18"/>
        </w:rPr>
        <w:t>random</w:t>
      </w:r>
      <w:r>
        <w:rPr>
          <w:spacing w:val="-1"/>
          <w:sz w:val="18"/>
        </w:rPr>
        <w:t xml:space="preserve"> </w:t>
      </w:r>
      <w:r>
        <w:rPr>
          <w:sz w:val="18"/>
        </w:rPr>
        <w:t>guessing.</w:t>
      </w:r>
    </w:p>
    <w:p w14:paraId="6C0E0A1A" w14:textId="77777777" w:rsidR="0045732C" w:rsidRDefault="002A74E7">
      <w:pPr>
        <w:pStyle w:val="ListParagraph"/>
        <w:numPr>
          <w:ilvl w:val="0"/>
          <w:numId w:val="6"/>
        </w:numPr>
        <w:tabs>
          <w:tab w:val="left" w:pos="281"/>
        </w:tabs>
        <w:spacing w:before="92" w:line="254" w:lineRule="auto"/>
        <w:ind w:left="1" w:right="816" w:hanging="1"/>
        <w:jc w:val="left"/>
        <w:rPr>
          <w:sz w:val="18"/>
        </w:rPr>
      </w:pPr>
      <w:r>
        <w:rPr>
          <w:w w:val="98"/>
          <w:sz w:val="18"/>
        </w:rPr>
        <w:br w:type="column"/>
      </w:r>
      <w:r>
        <w:rPr>
          <w:sz w:val="18"/>
        </w:rPr>
        <w:t>Classification report for the gradient boosting classifier. The</w:t>
      </w:r>
      <w:r>
        <w:rPr>
          <w:spacing w:val="1"/>
          <w:sz w:val="18"/>
        </w:rPr>
        <w:t xml:space="preserve"> </w:t>
      </w:r>
      <w:r>
        <w:rPr>
          <w:sz w:val="18"/>
        </w:rPr>
        <w:t>tendency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predict</w:t>
      </w:r>
      <w:r>
        <w:rPr>
          <w:spacing w:val="-2"/>
          <w:sz w:val="18"/>
        </w:rPr>
        <w:t xml:space="preserve"> </w:t>
      </w:r>
      <w:proofErr w:type="gramStart"/>
      <w:r>
        <w:rPr>
          <w:sz w:val="18"/>
        </w:rPr>
        <w:t>no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>rather</w:t>
      </w:r>
      <w:r>
        <w:rPr>
          <w:spacing w:val="-3"/>
          <w:sz w:val="18"/>
        </w:rPr>
        <w:t xml:space="preserve"> </w:t>
      </w:r>
      <w:r>
        <w:rPr>
          <w:sz w:val="18"/>
        </w:rPr>
        <w:t>than</w:t>
      </w:r>
      <w:r>
        <w:rPr>
          <w:spacing w:val="-2"/>
          <w:sz w:val="18"/>
        </w:rPr>
        <w:t xml:space="preserve"> </w:t>
      </w:r>
      <w:r>
        <w:rPr>
          <w:sz w:val="18"/>
        </w:rPr>
        <w:t>yes</w:t>
      </w:r>
      <w:r>
        <w:rPr>
          <w:spacing w:val="-3"/>
          <w:sz w:val="18"/>
        </w:rPr>
        <w:t xml:space="preserve"> </w:t>
      </w:r>
      <w:r>
        <w:rPr>
          <w:sz w:val="18"/>
        </w:rPr>
        <w:t>leads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larger</w:t>
      </w:r>
      <w:r>
        <w:rPr>
          <w:spacing w:val="-3"/>
          <w:sz w:val="18"/>
        </w:rPr>
        <w:t xml:space="preserve"> </w:t>
      </w:r>
      <w:r>
        <w:rPr>
          <w:sz w:val="18"/>
        </w:rPr>
        <w:t>F1</w:t>
      </w:r>
      <w:r>
        <w:rPr>
          <w:spacing w:val="-2"/>
          <w:sz w:val="18"/>
        </w:rPr>
        <w:t xml:space="preserve"> </w:t>
      </w:r>
      <w:r>
        <w:rPr>
          <w:sz w:val="18"/>
        </w:rPr>
        <w:t>score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42"/>
          <w:sz w:val="18"/>
        </w:rPr>
        <w:t xml:space="preserve"> </w:t>
      </w:r>
      <w:r>
        <w:rPr>
          <w:sz w:val="18"/>
        </w:rPr>
        <w:t>Tinnitus=No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larger</w:t>
      </w:r>
      <w:r>
        <w:rPr>
          <w:spacing w:val="-2"/>
          <w:sz w:val="18"/>
        </w:rPr>
        <w:t xml:space="preserve"> </w:t>
      </w:r>
      <w:r>
        <w:rPr>
          <w:sz w:val="18"/>
        </w:rPr>
        <w:t>recall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Tinnitus=Yes.</w:t>
      </w:r>
    </w:p>
    <w:p w14:paraId="71A680E7" w14:textId="77777777" w:rsidR="0045732C" w:rsidRDefault="0045732C">
      <w:pPr>
        <w:spacing w:line="254" w:lineRule="auto"/>
        <w:rPr>
          <w:sz w:val="18"/>
        </w:rPr>
        <w:sectPr w:rsidR="0045732C">
          <w:type w:val="continuous"/>
          <w:pgSz w:w="12240" w:h="15840"/>
          <w:pgMar w:top="1100" w:right="960" w:bottom="280" w:left="960" w:header="0" w:footer="648" w:gutter="0"/>
          <w:cols w:num="2" w:space="720" w:equalWidth="0">
            <w:col w:w="4665" w:space="40"/>
            <w:col w:w="5615"/>
          </w:cols>
        </w:sectPr>
      </w:pPr>
    </w:p>
    <w:p w14:paraId="1BAC08B1" w14:textId="77777777" w:rsidR="0045732C" w:rsidRDefault="002A74E7">
      <w:pPr>
        <w:pStyle w:val="BodyText"/>
        <w:spacing w:before="193" w:line="249" w:lineRule="auto"/>
        <w:ind w:left="173" w:right="167"/>
      </w:pPr>
      <w:r>
        <w:rPr>
          <w:rFonts w:ascii="Arial"/>
          <w:b/>
        </w:rPr>
        <w:t>Figure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1.</w:t>
      </w:r>
      <w:r>
        <w:rPr>
          <w:rFonts w:ascii="Arial"/>
          <w:b/>
          <w:spacing w:val="6"/>
        </w:rPr>
        <w:t xml:space="preserve"> </w:t>
      </w:r>
      <w:r>
        <w:t>Confusion</w:t>
      </w:r>
      <w:r>
        <w:rPr>
          <w:spacing w:val="-5"/>
        </w:rPr>
        <w:t xml:space="preserve"> </w:t>
      </w:r>
      <w:r>
        <w:t>matrix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gradient</w:t>
      </w:r>
      <w:r>
        <w:rPr>
          <w:spacing w:val="-5"/>
        </w:rPr>
        <w:t xml:space="preserve"> </w:t>
      </w:r>
      <w:r>
        <w:t>boosting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predict</w:t>
      </w:r>
      <w:r>
        <w:rPr>
          <w:spacing w:val="-5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individual</w:t>
      </w:r>
      <w:r>
        <w:rPr>
          <w:spacing w:val="-47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momentary</w:t>
      </w:r>
      <w:r>
        <w:rPr>
          <w:spacing w:val="-1"/>
        </w:rPr>
        <w:t xml:space="preserve"> </w:t>
      </w:r>
      <w:r>
        <w:t>tinnitus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14:paraId="31D641FF" w14:textId="77777777" w:rsidR="0045732C" w:rsidRDefault="0045732C">
      <w:pPr>
        <w:pStyle w:val="BodyText"/>
        <w:spacing w:before="1"/>
        <w:rPr>
          <w:sz w:val="21"/>
        </w:rPr>
      </w:pPr>
    </w:p>
    <w:p w14:paraId="03AEA95C" w14:textId="77777777" w:rsidR="0045732C" w:rsidRDefault="002A74E7">
      <w:pPr>
        <w:tabs>
          <w:tab w:val="left" w:pos="6694"/>
        </w:tabs>
        <w:spacing w:before="107" w:after="15"/>
        <w:ind w:left="4028"/>
        <w:rPr>
          <w:rFonts w:ascii="Bodoni MT"/>
          <w:b/>
          <w:sz w:val="13"/>
        </w:rPr>
      </w:pPr>
      <w:bookmarkStart w:id="38" w:name="_bookmark1"/>
      <w:bookmarkEnd w:id="38"/>
      <w:proofErr w:type="spellStart"/>
      <w:r>
        <w:rPr>
          <w:rFonts w:ascii="Bodoni MT"/>
          <w:b/>
          <w:w w:val="105"/>
          <w:sz w:val="13"/>
        </w:rPr>
        <w:t>Importances</w:t>
      </w:r>
      <w:proofErr w:type="spellEnd"/>
      <w:r>
        <w:rPr>
          <w:rFonts w:ascii="Bodoni MT"/>
          <w:b/>
          <w:w w:val="105"/>
          <w:sz w:val="13"/>
        </w:rPr>
        <w:tab/>
        <w:t>Ranks</w:t>
      </w:r>
    </w:p>
    <w:tbl>
      <w:tblPr>
        <w:tblStyle w:val="TableNormal1"/>
        <w:tblW w:w="0" w:type="auto"/>
        <w:tblInd w:w="2201" w:type="dxa"/>
        <w:tblLayout w:type="fixed"/>
        <w:tblLook w:val="01E0" w:firstRow="1" w:lastRow="1" w:firstColumn="1" w:lastColumn="1" w:noHBand="0" w:noVBand="0"/>
      </w:tblPr>
      <w:tblGrid>
        <w:gridCol w:w="931"/>
        <w:gridCol w:w="871"/>
        <w:gridCol w:w="873"/>
        <w:gridCol w:w="749"/>
        <w:gridCol w:w="831"/>
        <w:gridCol w:w="831"/>
        <w:gridCol w:w="833"/>
      </w:tblGrid>
      <w:tr w:rsidR="0045732C" w14:paraId="7AB96F44" w14:textId="77777777">
        <w:trPr>
          <w:trHeight w:val="159"/>
        </w:trPr>
        <w:tc>
          <w:tcPr>
            <w:tcW w:w="931" w:type="dxa"/>
            <w:tcBorders>
              <w:top w:val="double" w:sz="6" w:space="0" w:color="000000"/>
              <w:bottom w:val="single" w:sz="6" w:space="0" w:color="000000"/>
              <w:right w:val="single" w:sz="6" w:space="0" w:color="000000"/>
            </w:tcBorders>
          </w:tcPr>
          <w:p w14:paraId="5EA3DA1B" w14:textId="77777777" w:rsidR="0045732C" w:rsidRDefault="002A74E7">
            <w:pPr>
              <w:pStyle w:val="TableParagraph"/>
              <w:spacing w:line="139" w:lineRule="exact"/>
              <w:ind w:right="9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Features</w:t>
            </w:r>
          </w:p>
        </w:tc>
        <w:tc>
          <w:tcPr>
            <w:tcW w:w="87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</w:tcBorders>
          </w:tcPr>
          <w:p w14:paraId="4EF313AD" w14:textId="77777777" w:rsidR="0045732C" w:rsidRDefault="002A74E7">
            <w:pPr>
              <w:pStyle w:val="TableParagraph"/>
              <w:spacing w:line="139" w:lineRule="exact"/>
              <w:ind w:right="55"/>
              <w:rPr>
                <w:b/>
                <w:sz w:val="13"/>
              </w:rPr>
            </w:pPr>
            <w:proofErr w:type="spellStart"/>
            <w:r>
              <w:rPr>
                <w:b/>
                <w:w w:val="105"/>
                <w:sz w:val="13"/>
              </w:rPr>
              <w:t>gini</w:t>
            </w:r>
            <w:proofErr w:type="spellEnd"/>
          </w:p>
        </w:tc>
        <w:tc>
          <w:tcPr>
            <w:tcW w:w="873" w:type="dxa"/>
            <w:tcBorders>
              <w:top w:val="double" w:sz="6" w:space="0" w:color="000000"/>
              <w:bottom w:val="single" w:sz="6" w:space="0" w:color="000000"/>
            </w:tcBorders>
          </w:tcPr>
          <w:p w14:paraId="5E46B3D4" w14:textId="77777777" w:rsidR="0045732C" w:rsidRDefault="002A74E7">
            <w:pPr>
              <w:pStyle w:val="TableParagraph"/>
              <w:spacing w:line="139" w:lineRule="exact"/>
              <w:ind w:right="9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permutation</w:t>
            </w:r>
          </w:p>
        </w:tc>
        <w:tc>
          <w:tcPr>
            <w:tcW w:w="749" w:type="dxa"/>
            <w:tcBorders>
              <w:top w:val="double" w:sz="6" w:space="0" w:color="000000"/>
              <w:bottom w:val="single" w:sz="6" w:space="0" w:color="000000"/>
            </w:tcBorders>
          </w:tcPr>
          <w:p w14:paraId="596DC001" w14:textId="77777777" w:rsidR="0045732C" w:rsidRDefault="002A74E7">
            <w:pPr>
              <w:pStyle w:val="TableParagraph"/>
              <w:spacing w:line="139" w:lineRule="exact"/>
              <w:ind w:right="16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correlation</w:t>
            </w:r>
          </w:p>
        </w:tc>
        <w:tc>
          <w:tcPr>
            <w:tcW w:w="831" w:type="dxa"/>
            <w:tcBorders>
              <w:top w:val="double" w:sz="6" w:space="0" w:color="000000"/>
              <w:bottom w:val="single" w:sz="6" w:space="0" w:color="000000"/>
            </w:tcBorders>
          </w:tcPr>
          <w:p w14:paraId="626BC718" w14:textId="77777777" w:rsidR="0045732C" w:rsidRDefault="002A74E7">
            <w:pPr>
              <w:pStyle w:val="TableParagraph"/>
              <w:spacing w:line="139" w:lineRule="exact"/>
              <w:ind w:right="16"/>
              <w:rPr>
                <w:b/>
                <w:sz w:val="13"/>
              </w:rPr>
            </w:pPr>
            <w:proofErr w:type="spellStart"/>
            <w:r>
              <w:rPr>
                <w:b/>
                <w:w w:val="105"/>
                <w:sz w:val="13"/>
              </w:rPr>
              <w:t>gini</w:t>
            </w:r>
            <w:proofErr w:type="spellEnd"/>
          </w:p>
        </w:tc>
        <w:tc>
          <w:tcPr>
            <w:tcW w:w="831" w:type="dxa"/>
            <w:tcBorders>
              <w:top w:val="double" w:sz="6" w:space="0" w:color="000000"/>
              <w:bottom w:val="single" w:sz="6" w:space="0" w:color="000000"/>
            </w:tcBorders>
          </w:tcPr>
          <w:p w14:paraId="5BC1D0AA" w14:textId="77777777" w:rsidR="0045732C" w:rsidRDefault="002A74E7">
            <w:pPr>
              <w:pStyle w:val="TableParagraph"/>
              <w:spacing w:line="139" w:lineRule="exact"/>
              <w:ind w:right="16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permutation</w:t>
            </w:r>
          </w:p>
        </w:tc>
        <w:tc>
          <w:tcPr>
            <w:tcW w:w="833" w:type="dxa"/>
            <w:tcBorders>
              <w:top w:val="double" w:sz="6" w:space="0" w:color="000000"/>
              <w:bottom w:val="single" w:sz="6" w:space="0" w:color="000000"/>
            </w:tcBorders>
          </w:tcPr>
          <w:p w14:paraId="356EE7A5" w14:textId="77777777" w:rsidR="0045732C" w:rsidRDefault="002A74E7">
            <w:pPr>
              <w:pStyle w:val="TableParagraph"/>
              <w:spacing w:line="139" w:lineRule="exact"/>
              <w:ind w:right="1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correlation</w:t>
            </w:r>
          </w:p>
        </w:tc>
      </w:tr>
      <w:tr w:rsidR="0045732C" w14:paraId="43DF5752" w14:textId="77777777">
        <w:trPr>
          <w:trHeight w:val="174"/>
        </w:trPr>
        <w:tc>
          <w:tcPr>
            <w:tcW w:w="931" w:type="dxa"/>
            <w:tcBorders>
              <w:top w:val="single" w:sz="6" w:space="0" w:color="000000"/>
              <w:right w:val="single" w:sz="6" w:space="0" w:color="000000"/>
            </w:tcBorders>
          </w:tcPr>
          <w:p w14:paraId="36EE8B19" w14:textId="77777777" w:rsidR="0045732C" w:rsidRDefault="002A74E7">
            <w:pPr>
              <w:pStyle w:val="TableParagraph"/>
              <w:spacing w:before="5" w:line="149" w:lineRule="exact"/>
              <w:ind w:right="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AT</w:t>
            </w:r>
          </w:p>
        </w:tc>
        <w:tc>
          <w:tcPr>
            <w:tcW w:w="871" w:type="dxa"/>
            <w:tcBorders>
              <w:top w:val="single" w:sz="6" w:space="0" w:color="000000"/>
              <w:left w:val="single" w:sz="6" w:space="0" w:color="000000"/>
            </w:tcBorders>
          </w:tcPr>
          <w:p w14:paraId="785B209C" w14:textId="77777777" w:rsidR="0045732C" w:rsidRDefault="002A74E7">
            <w:pPr>
              <w:pStyle w:val="TableParagraph"/>
              <w:spacing w:before="5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0.35%</w:t>
            </w:r>
          </w:p>
        </w:tc>
        <w:tc>
          <w:tcPr>
            <w:tcW w:w="873" w:type="dxa"/>
            <w:tcBorders>
              <w:top w:val="single" w:sz="6" w:space="0" w:color="000000"/>
            </w:tcBorders>
          </w:tcPr>
          <w:p w14:paraId="5AFEFB67" w14:textId="77777777" w:rsidR="0045732C" w:rsidRDefault="002A74E7">
            <w:pPr>
              <w:pStyle w:val="TableParagraph"/>
              <w:spacing w:before="5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0.19%</w:t>
            </w:r>
          </w:p>
        </w:tc>
        <w:tc>
          <w:tcPr>
            <w:tcW w:w="749" w:type="dxa"/>
            <w:tcBorders>
              <w:top w:val="single" w:sz="6" w:space="0" w:color="000000"/>
            </w:tcBorders>
          </w:tcPr>
          <w:p w14:paraId="02FF8CA4" w14:textId="77777777" w:rsidR="0045732C" w:rsidRDefault="002A74E7">
            <w:pPr>
              <w:pStyle w:val="TableParagraph"/>
              <w:spacing w:before="5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2.88%</w:t>
            </w:r>
          </w:p>
        </w:tc>
        <w:tc>
          <w:tcPr>
            <w:tcW w:w="831" w:type="dxa"/>
            <w:tcBorders>
              <w:top w:val="single" w:sz="6" w:space="0" w:color="000000"/>
            </w:tcBorders>
            <w:shd w:val="clear" w:color="auto" w:fill="FBFBFF"/>
          </w:tcPr>
          <w:p w14:paraId="20C32A79" w14:textId="77777777" w:rsidR="0045732C" w:rsidRDefault="002A74E7">
            <w:pPr>
              <w:pStyle w:val="TableParagraph"/>
              <w:spacing w:before="5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20</w:t>
            </w:r>
          </w:p>
        </w:tc>
        <w:tc>
          <w:tcPr>
            <w:tcW w:w="831" w:type="dxa"/>
            <w:tcBorders>
              <w:top w:val="single" w:sz="6" w:space="0" w:color="000000"/>
            </w:tcBorders>
            <w:shd w:val="clear" w:color="auto" w:fill="FBFBFF"/>
          </w:tcPr>
          <w:p w14:paraId="7A4134F4" w14:textId="77777777" w:rsidR="0045732C" w:rsidRDefault="002A74E7">
            <w:pPr>
              <w:pStyle w:val="TableParagraph"/>
              <w:spacing w:before="5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20</w:t>
            </w:r>
          </w:p>
        </w:tc>
        <w:tc>
          <w:tcPr>
            <w:tcW w:w="833" w:type="dxa"/>
            <w:tcBorders>
              <w:top w:val="single" w:sz="6" w:space="0" w:color="000000"/>
            </w:tcBorders>
            <w:shd w:val="clear" w:color="auto" w:fill="CAE8D4"/>
          </w:tcPr>
          <w:p w14:paraId="3299730C" w14:textId="77777777" w:rsidR="0045732C" w:rsidRDefault="002A74E7">
            <w:pPr>
              <w:pStyle w:val="TableParagraph"/>
              <w:spacing w:before="5" w:line="149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14</w:t>
            </w:r>
          </w:p>
        </w:tc>
      </w:tr>
      <w:tr w:rsidR="0045732C" w14:paraId="7B765C87" w14:textId="77777777">
        <w:trPr>
          <w:trHeight w:val="181"/>
        </w:trPr>
        <w:tc>
          <w:tcPr>
            <w:tcW w:w="931" w:type="dxa"/>
            <w:tcBorders>
              <w:right w:val="single" w:sz="6" w:space="0" w:color="000000"/>
            </w:tcBorders>
          </w:tcPr>
          <w:p w14:paraId="6A25B4F6" w14:textId="77777777" w:rsidR="0045732C" w:rsidRDefault="002A74E7">
            <w:pPr>
              <w:pStyle w:val="TableParagraph"/>
              <w:spacing w:before="12" w:line="149" w:lineRule="exact"/>
              <w:ind w:right="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CA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439C28D8" w14:textId="77777777" w:rsidR="0045732C" w:rsidRDefault="002A74E7">
            <w:pPr>
              <w:pStyle w:val="TableParagraph"/>
              <w:spacing w:before="12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0.59%</w:t>
            </w:r>
          </w:p>
        </w:tc>
        <w:tc>
          <w:tcPr>
            <w:tcW w:w="873" w:type="dxa"/>
          </w:tcPr>
          <w:p w14:paraId="58D7BA63" w14:textId="77777777" w:rsidR="0045732C" w:rsidRDefault="002A74E7">
            <w:pPr>
              <w:pStyle w:val="TableParagraph"/>
              <w:spacing w:before="12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0.85%</w:t>
            </w:r>
          </w:p>
        </w:tc>
        <w:tc>
          <w:tcPr>
            <w:tcW w:w="749" w:type="dxa"/>
          </w:tcPr>
          <w:p w14:paraId="67165296" w14:textId="77777777" w:rsidR="0045732C" w:rsidRDefault="002A74E7">
            <w:pPr>
              <w:pStyle w:val="TableParagraph"/>
              <w:spacing w:before="12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4.37%</w:t>
            </w:r>
          </w:p>
        </w:tc>
        <w:tc>
          <w:tcPr>
            <w:tcW w:w="831" w:type="dxa"/>
            <w:shd w:val="clear" w:color="auto" w:fill="F3F8F8"/>
          </w:tcPr>
          <w:p w14:paraId="5E6B308A" w14:textId="77777777" w:rsidR="0045732C" w:rsidRDefault="002A74E7">
            <w:pPr>
              <w:pStyle w:val="TableParagraph"/>
              <w:spacing w:before="12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19</w:t>
            </w:r>
          </w:p>
        </w:tc>
        <w:tc>
          <w:tcPr>
            <w:tcW w:w="831" w:type="dxa"/>
            <w:shd w:val="clear" w:color="auto" w:fill="DBEDE2"/>
          </w:tcPr>
          <w:p w14:paraId="5131F520" w14:textId="77777777" w:rsidR="0045732C" w:rsidRDefault="002A74E7">
            <w:pPr>
              <w:pStyle w:val="TableParagraph"/>
              <w:spacing w:before="12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16</w:t>
            </w:r>
          </w:p>
        </w:tc>
        <w:tc>
          <w:tcPr>
            <w:tcW w:w="833" w:type="dxa"/>
            <w:shd w:val="clear" w:color="auto" w:fill="B3DEC0"/>
          </w:tcPr>
          <w:p w14:paraId="0495A20C" w14:textId="77777777" w:rsidR="0045732C" w:rsidRDefault="002A74E7">
            <w:pPr>
              <w:pStyle w:val="TableParagraph"/>
              <w:spacing w:before="12" w:line="149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11</w:t>
            </w:r>
          </w:p>
        </w:tc>
      </w:tr>
      <w:tr w:rsidR="0045732C" w14:paraId="77E5A530" w14:textId="77777777">
        <w:trPr>
          <w:trHeight w:val="181"/>
        </w:trPr>
        <w:tc>
          <w:tcPr>
            <w:tcW w:w="931" w:type="dxa"/>
            <w:tcBorders>
              <w:right w:val="single" w:sz="6" w:space="0" w:color="000000"/>
            </w:tcBorders>
          </w:tcPr>
          <w:p w14:paraId="06C8B3C3" w14:textId="77777777" w:rsidR="0045732C" w:rsidRDefault="002A74E7">
            <w:pPr>
              <w:pStyle w:val="TableParagraph"/>
              <w:spacing w:before="12" w:line="149" w:lineRule="exact"/>
              <w:ind w:right="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CH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5CA4F81C" w14:textId="77777777" w:rsidR="0045732C" w:rsidRDefault="002A74E7">
            <w:pPr>
              <w:pStyle w:val="TableParagraph"/>
              <w:spacing w:before="12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1.65%</w:t>
            </w:r>
          </w:p>
        </w:tc>
        <w:tc>
          <w:tcPr>
            <w:tcW w:w="873" w:type="dxa"/>
          </w:tcPr>
          <w:p w14:paraId="3FCF33D2" w14:textId="77777777" w:rsidR="0045732C" w:rsidRDefault="002A74E7">
            <w:pPr>
              <w:pStyle w:val="TableParagraph"/>
              <w:spacing w:before="12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1.26%</w:t>
            </w:r>
          </w:p>
        </w:tc>
        <w:tc>
          <w:tcPr>
            <w:tcW w:w="749" w:type="dxa"/>
          </w:tcPr>
          <w:p w14:paraId="0B03DD7A" w14:textId="77777777" w:rsidR="0045732C" w:rsidRDefault="002A74E7">
            <w:pPr>
              <w:pStyle w:val="TableParagraph"/>
              <w:spacing w:before="12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9.38%</w:t>
            </w:r>
          </w:p>
        </w:tc>
        <w:tc>
          <w:tcPr>
            <w:tcW w:w="831" w:type="dxa"/>
            <w:shd w:val="clear" w:color="auto" w:fill="C3E4CE"/>
          </w:tcPr>
          <w:p w14:paraId="2E545129" w14:textId="77777777" w:rsidR="0045732C" w:rsidRDefault="002A74E7">
            <w:pPr>
              <w:pStyle w:val="TableParagraph"/>
              <w:spacing w:before="12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14</w:t>
            </w:r>
          </w:p>
        </w:tc>
        <w:tc>
          <w:tcPr>
            <w:tcW w:w="831" w:type="dxa"/>
            <w:shd w:val="clear" w:color="auto" w:fill="C3E4CE"/>
          </w:tcPr>
          <w:p w14:paraId="73BA6271" w14:textId="77777777" w:rsidR="0045732C" w:rsidRDefault="002A74E7">
            <w:pPr>
              <w:pStyle w:val="TableParagraph"/>
              <w:spacing w:before="12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13</w:t>
            </w:r>
          </w:p>
        </w:tc>
        <w:tc>
          <w:tcPr>
            <w:tcW w:w="833" w:type="dxa"/>
            <w:shd w:val="clear" w:color="auto" w:fill="83CA95"/>
          </w:tcPr>
          <w:p w14:paraId="505F6D01" w14:textId="77777777" w:rsidR="0045732C" w:rsidRDefault="002A74E7">
            <w:pPr>
              <w:pStyle w:val="TableParagraph"/>
              <w:spacing w:before="12" w:line="149" w:lineRule="exact"/>
              <w:ind w:right="17"/>
              <w:rPr>
                <w:sz w:val="13"/>
              </w:rPr>
            </w:pPr>
            <w:r>
              <w:rPr>
                <w:w w:val="106"/>
                <w:sz w:val="13"/>
              </w:rPr>
              <w:t>5</w:t>
            </w:r>
          </w:p>
        </w:tc>
      </w:tr>
      <w:tr w:rsidR="0045732C" w14:paraId="4E011E3D" w14:textId="77777777">
        <w:trPr>
          <w:trHeight w:val="181"/>
        </w:trPr>
        <w:tc>
          <w:tcPr>
            <w:tcW w:w="931" w:type="dxa"/>
            <w:tcBorders>
              <w:right w:val="single" w:sz="6" w:space="0" w:color="000000"/>
            </w:tcBorders>
          </w:tcPr>
          <w:p w14:paraId="3FFF1CDF" w14:textId="77777777" w:rsidR="0045732C" w:rsidRDefault="002A74E7">
            <w:pPr>
              <w:pStyle w:val="TableParagraph"/>
              <w:spacing w:before="12" w:line="149" w:lineRule="exact"/>
              <w:ind w:right="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DE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3903695C" w14:textId="77777777" w:rsidR="0045732C" w:rsidRDefault="002A74E7">
            <w:pPr>
              <w:pStyle w:val="TableParagraph"/>
              <w:spacing w:before="12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2.37%</w:t>
            </w:r>
          </w:p>
        </w:tc>
        <w:tc>
          <w:tcPr>
            <w:tcW w:w="873" w:type="dxa"/>
          </w:tcPr>
          <w:p w14:paraId="52EDB9CD" w14:textId="77777777" w:rsidR="0045732C" w:rsidRDefault="002A74E7">
            <w:pPr>
              <w:pStyle w:val="TableParagraph"/>
              <w:spacing w:before="12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1.99%</w:t>
            </w:r>
          </w:p>
        </w:tc>
        <w:tc>
          <w:tcPr>
            <w:tcW w:w="749" w:type="dxa"/>
          </w:tcPr>
          <w:p w14:paraId="04FDBCFA" w14:textId="77777777" w:rsidR="0045732C" w:rsidRDefault="002A74E7">
            <w:pPr>
              <w:pStyle w:val="TableParagraph"/>
              <w:spacing w:before="12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3.64%</w:t>
            </w:r>
          </w:p>
        </w:tc>
        <w:tc>
          <w:tcPr>
            <w:tcW w:w="831" w:type="dxa"/>
            <w:shd w:val="clear" w:color="auto" w:fill="A2D7B1"/>
          </w:tcPr>
          <w:p w14:paraId="15476B96" w14:textId="77777777" w:rsidR="0045732C" w:rsidRDefault="002A74E7">
            <w:pPr>
              <w:pStyle w:val="TableParagraph"/>
              <w:spacing w:before="12" w:line="149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9</w:t>
            </w:r>
          </w:p>
        </w:tc>
        <w:tc>
          <w:tcPr>
            <w:tcW w:w="831" w:type="dxa"/>
            <w:shd w:val="clear" w:color="auto" w:fill="A2D7B1"/>
          </w:tcPr>
          <w:p w14:paraId="6FF705C6" w14:textId="77777777" w:rsidR="0045732C" w:rsidRDefault="002A74E7">
            <w:pPr>
              <w:pStyle w:val="TableParagraph"/>
              <w:spacing w:before="12" w:line="149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9</w:t>
            </w:r>
          </w:p>
        </w:tc>
        <w:tc>
          <w:tcPr>
            <w:tcW w:w="833" w:type="dxa"/>
            <w:shd w:val="clear" w:color="auto" w:fill="C3E4CE"/>
          </w:tcPr>
          <w:p w14:paraId="72A5642E" w14:textId="77777777" w:rsidR="0045732C" w:rsidRDefault="002A74E7">
            <w:pPr>
              <w:pStyle w:val="TableParagraph"/>
              <w:spacing w:before="12" w:line="149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13</w:t>
            </w:r>
          </w:p>
        </w:tc>
      </w:tr>
      <w:tr w:rsidR="0045732C" w14:paraId="0E14DC4E" w14:textId="77777777">
        <w:trPr>
          <w:trHeight w:val="181"/>
        </w:trPr>
        <w:tc>
          <w:tcPr>
            <w:tcW w:w="931" w:type="dxa"/>
            <w:tcBorders>
              <w:right w:val="single" w:sz="6" w:space="0" w:color="000000"/>
            </w:tcBorders>
          </w:tcPr>
          <w:p w14:paraId="1BF1E8CC" w14:textId="77777777" w:rsidR="0045732C" w:rsidRDefault="002A74E7">
            <w:pPr>
              <w:pStyle w:val="TableParagraph"/>
              <w:spacing w:before="12" w:line="149" w:lineRule="exact"/>
              <w:ind w:right="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GB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2A7C9D66" w14:textId="77777777" w:rsidR="0045732C" w:rsidRDefault="002A74E7">
            <w:pPr>
              <w:pStyle w:val="TableParagraph"/>
              <w:spacing w:before="12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0.92%</w:t>
            </w:r>
          </w:p>
        </w:tc>
        <w:tc>
          <w:tcPr>
            <w:tcW w:w="873" w:type="dxa"/>
          </w:tcPr>
          <w:p w14:paraId="09AF09E1" w14:textId="77777777" w:rsidR="0045732C" w:rsidRDefault="002A74E7">
            <w:pPr>
              <w:pStyle w:val="TableParagraph"/>
              <w:spacing w:before="12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0.78%</w:t>
            </w:r>
          </w:p>
        </w:tc>
        <w:tc>
          <w:tcPr>
            <w:tcW w:w="749" w:type="dxa"/>
          </w:tcPr>
          <w:p w14:paraId="1B1ABC94" w14:textId="77777777" w:rsidR="0045732C" w:rsidRDefault="002A74E7">
            <w:pPr>
              <w:pStyle w:val="TableParagraph"/>
              <w:spacing w:before="12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0.00%</w:t>
            </w:r>
          </w:p>
        </w:tc>
        <w:tc>
          <w:tcPr>
            <w:tcW w:w="831" w:type="dxa"/>
            <w:shd w:val="clear" w:color="auto" w:fill="F3F8F8"/>
          </w:tcPr>
          <w:p w14:paraId="6BC14A50" w14:textId="77777777" w:rsidR="0045732C" w:rsidRDefault="002A74E7">
            <w:pPr>
              <w:pStyle w:val="TableParagraph"/>
              <w:spacing w:before="12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16</w:t>
            </w:r>
          </w:p>
        </w:tc>
        <w:tc>
          <w:tcPr>
            <w:tcW w:w="831" w:type="dxa"/>
            <w:shd w:val="clear" w:color="auto" w:fill="F3F8F8"/>
          </w:tcPr>
          <w:p w14:paraId="714CC304" w14:textId="77777777" w:rsidR="0045732C" w:rsidRDefault="002A74E7">
            <w:pPr>
              <w:pStyle w:val="TableParagraph"/>
              <w:spacing w:before="12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17</w:t>
            </w:r>
          </w:p>
        </w:tc>
        <w:tc>
          <w:tcPr>
            <w:tcW w:w="833" w:type="dxa"/>
            <w:shd w:val="clear" w:color="auto" w:fill="FBFBFF"/>
          </w:tcPr>
          <w:p w14:paraId="28E25648" w14:textId="77777777" w:rsidR="0045732C" w:rsidRDefault="002A74E7">
            <w:pPr>
              <w:pStyle w:val="TableParagraph"/>
              <w:spacing w:before="12" w:line="149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20</w:t>
            </w:r>
          </w:p>
        </w:tc>
      </w:tr>
      <w:tr w:rsidR="0045732C" w14:paraId="1EEED52A" w14:textId="77777777">
        <w:trPr>
          <w:trHeight w:val="182"/>
        </w:trPr>
        <w:tc>
          <w:tcPr>
            <w:tcW w:w="931" w:type="dxa"/>
            <w:tcBorders>
              <w:right w:val="single" w:sz="6" w:space="0" w:color="000000"/>
            </w:tcBorders>
          </w:tcPr>
          <w:p w14:paraId="51544F23" w14:textId="77777777" w:rsidR="0045732C" w:rsidRDefault="002A74E7">
            <w:pPr>
              <w:pStyle w:val="TableParagraph"/>
              <w:spacing w:before="12" w:line="150" w:lineRule="exact"/>
              <w:ind w:right="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IT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2A6CD166" w14:textId="77777777" w:rsidR="0045732C" w:rsidRDefault="002A74E7">
            <w:pPr>
              <w:pStyle w:val="TableParagraph"/>
              <w:spacing w:before="12" w:line="150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0.62%</w:t>
            </w:r>
          </w:p>
        </w:tc>
        <w:tc>
          <w:tcPr>
            <w:tcW w:w="873" w:type="dxa"/>
          </w:tcPr>
          <w:p w14:paraId="2BAA0E2C" w14:textId="77777777" w:rsidR="0045732C" w:rsidRDefault="002A74E7">
            <w:pPr>
              <w:pStyle w:val="TableParagraph"/>
              <w:spacing w:before="12" w:line="150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0.35%</w:t>
            </w:r>
          </w:p>
        </w:tc>
        <w:tc>
          <w:tcPr>
            <w:tcW w:w="749" w:type="dxa"/>
          </w:tcPr>
          <w:p w14:paraId="35EE78D7" w14:textId="77777777" w:rsidR="0045732C" w:rsidRDefault="002A74E7">
            <w:pPr>
              <w:pStyle w:val="TableParagraph"/>
              <w:spacing w:before="12" w:line="150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7.61%</w:t>
            </w:r>
          </w:p>
        </w:tc>
        <w:tc>
          <w:tcPr>
            <w:tcW w:w="831" w:type="dxa"/>
            <w:shd w:val="clear" w:color="auto" w:fill="F3F8F8"/>
          </w:tcPr>
          <w:p w14:paraId="189E9531" w14:textId="77777777" w:rsidR="0045732C" w:rsidRDefault="002A74E7">
            <w:pPr>
              <w:pStyle w:val="TableParagraph"/>
              <w:spacing w:before="12" w:line="150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18</w:t>
            </w:r>
          </w:p>
        </w:tc>
        <w:tc>
          <w:tcPr>
            <w:tcW w:w="831" w:type="dxa"/>
            <w:shd w:val="clear" w:color="auto" w:fill="F3F8F8"/>
          </w:tcPr>
          <w:p w14:paraId="16CE3E69" w14:textId="77777777" w:rsidR="0045732C" w:rsidRDefault="002A74E7">
            <w:pPr>
              <w:pStyle w:val="TableParagraph"/>
              <w:spacing w:before="12" w:line="150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19</w:t>
            </w:r>
          </w:p>
        </w:tc>
        <w:tc>
          <w:tcPr>
            <w:tcW w:w="833" w:type="dxa"/>
            <w:shd w:val="clear" w:color="auto" w:fill="92D1A3"/>
          </w:tcPr>
          <w:p w14:paraId="013D122C" w14:textId="77777777" w:rsidR="0045732C" w:rsidRDefault="002A74E7">
            <w:pPr>
              <w:pStyle w:val="TableParagraph"/>
              <w:spacing w:before="12" w:line="150" w:lineRule="exact"/>
              <w:ind w:right="17"/>
              <w:rPr>
                <w:sz w:val="13"/>
              </w:rPr>
            </w:pPr>
            <w:r>
              <w:rPr>
                <w:w w:val="106"/>
                <w:sz w:val="13"/>
              </w:rPr>
              <w:t>7</w:t>
            </w:r>
          </w:p>
        </w:tc>
      </w:tr>
      <w:tr w:rsidR="0045732C" w14:paraId="67A40FD9" w14:textId="77777777">
        <w:trPr>
          <w:trHeight w:val="179"/>
        </w:trPr>
        <w:tc>
          <w:tcPr>
            <w:tcW w:w="931" w:type="dxa"/>
            <w:tcBorders>
              <w:right w:val="single" w:sz="6" w:space="0" w:color="000000"/>
            </w:tcBorders>
          </w:tcPr>
          <w:p w14:paraId="4B74620F" w14:textId="77777777" w:rsidR="0045732C" w:rsidRDefault="002A74E7">
            <w:pPr>
              <w:pStyle w:val="TableParagraph"/>
              <w:spacing w:before="11" w:line="149" w:lineRule="exact"/>
              <w:ind w:right="9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NL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4AE2A876" w14:textId="77777777" w:rsidR="0045732C" w:rsidRDefault="002A74E7">
            <w:pPr>
              <w:pStyle w:val="TableParagraph"/>
              <w:spacing w:before="11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0.93%</w:t>
            </w:r>
          </w:p>
        </w:tc>
        <w:tc>
          <w:tcPr>
            <w:tcW w:w="873" w:type="dxa"/>
          </w:tcPr>
          <w:p w14:paraId="74659247" w14:textId="77777777" w:rsidR="0045732C" w:rsidRDefault="002A74E7">
            <w:pPr>
              <w:pStyle w:val="TableParagraph"/>
              <w:spacing w:before="11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0.99%</w:t>
            </w:r>
          </w:p>
        </w:tc>
        <w:tc>
          <w:tcPr>
            <w:tcW w:w="749" w:type="dxa"/>
          </w:tcPr>
          <w:p w14:paraId="77A99EB5" w14:textId="77777777" w:rsidR="0045732C" w:rsidRDefault="002A74E7">
            <w:pPr>
              <w:pStyle w:val="TableParagraph"/>
              <w:spacing w:before="11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0.25%</w:t>
            </w:r>
          </w:p>
        </w:tc>
        <w:tc>
          <w:tcPr>
            <w:tcW w:w="831" w:type="dxa"/>
            <w:shd w:val="clear" w:color="auto" w:fill="D2EBDC"/>
          </w:tcPr>
          <w:p w14:paraId="413A7BC4" w14:textId="77777777" w:rsidR="0045732C" w:rsidRDefault="002A74E7">
            <w:pPr>
              <w:pStyle w:val="TableParagraph"/>
              <w:spacing w:before="11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15</w:t>
            </w:r>
          </w:p>
        </w:tc>
        <w:tc>
          <w:tcPr>
            <w:tcW w:w="831" w:type="dxa"/>
            <w:shd w:val="clear" w:color="auto" w:fill="D2EBDC"/>
          </w:tcPr>
          <w:p w14:paraId="7BAAEB56" w14:textId="77777777" w:rsidR="0045732C" w:rsidRDefault="002A74E7">
            <w:pPr>
              <w:pStyle w:val="TableParagraph"/>
              <w:spacing w:before="11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15</w:t>
            </w:r>
          </w:p>
        </w:tc>
        <w:tc>
          <w:tcPr>
            <w:tcW w:w="833" w:type="dxa"/>
            <w:shd w:val="clear" w:color="auto" w:fill="E2F1EA"/>
          </w:tcPr>
          <w:p w14:paraId="671339FA" w14:textId="77777777" w:rsidR="0045732C" w:rsidRDefault="002A74E7">
            <w:pPr>
              <w:pStyle w:val="TableParagraph"/>
              <w:spacing w:before="11" w:line="149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17</w:t>
            </w:r>
          </w:p>
        </w:tc>
      </w:tr>
      <w:tr w:rsidR="0045732C" w14:paraId="6116E015" w14:textId="77777777">
        <w:trPr>
          <w:trHeight w:val="181"/>
        </w:trPr>
        <w:tc>
          <w:tcPr>
            <w:tcW w:w="931" w:type="dxa"/>
            <w:tcBorders>
              <w:right w:val="single" w:sz="6" w:space="0" w:color="000000"/>
            </w:tcBorders>
          </w:tcPr>
          <w:p w14:paraId="1C00E47B" w14:textId="77777777" w:rsidR="0045732C" w:rsidRDefault="002A74E7">
            <w:pPr>
              <w:pStyle w:val="TableParagraph"/>
              <w:spacing w:before="12" w:line="149" w:lineRule="exact"/>
              <w:ind w:right="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NO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694A04B1" w14:textId="77777777" w:rsidR="0045732C" w:rsidRDefault="002A74E7">
            <w:pPr>
              <w:pStyle w:val="TableParagraph"/>
              <w:spacing w:before="12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0.84%</w:t>
            </w:r>
          </w:p>
        </w:tc>
        <w:tc>
          <w:tcPr>
            <w:tcW w:w="873" w:type="dxa"/>
          </w:tcPr>
          <w:p w14:paraId="57A2FB7A" w14:textId="77777777" w:rsidR="0045732C" w:rsidRDefault="002A74E7">
            <w:pPr>
              <w:pStyle w:val="TableParagraph"/>
              <w:spacing w:before="12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0.38%</w:t>
            </w:r>
          </w:p>
        </w:tc>
        <w:tc>
          <w:tcPr>
            <w:tcW w:w="749" w:type="dxa"/>
          </w:tcPr>
          <w:p w14:paraId="229656DB" w14:textId="77777777" w:rsidR="0045732C" w:rsidRDefault="002A74E7">
            <w:pPr>
              <w:pStyle w:val="TableParagraph"/>
              <w:spacing w:before="12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7.51%</w:t>
            </w:r>
          </w:p>
        </w:tc>
        <w:tc>
          <w:tcPr>
            <w:tcW w:w="831" w:type="dxa"/>
            <w:shd w:val="clear" w:color="auto" w:fill="EBF5F0"/>
          </w:tcPr>
          <w:p w14:paraId="7C8ED9BC" w14:textId="77777777" w:rsidR="0045732C" w:rsidRDefault="002A74E7">
            <w:pPr>
              <w:pStyle w:val="TableParagraph"/>
              <w:spacing w:before="12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17</w:t>
            </w:r>
          </w:p>
        </w:tc>
        <w:tc>
          <w:tcPr>
            <w:tcW w:w="831" w:type="dxa"/>
            <w:shd w:val="clear" w:color="auto" w:fill="EBF5F0"/>
          </w:tcPr>
          <w:p w14:paraId="0F43FAC2" w14:textId="77777777" w:rsidR="0045732C" w:rsidRDefault="002A74E7">
            <w:pPr>
              <w:pStyle w:val="TableParagraph"/>
              <w:spacing w:before="12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18</w:t>
            </w:r>
          </w:p>
        </w:tc>
        <w:tc>
          <w:tcPr>
            <w:tcW w:w="833" w:type="dxa"/>
            <w:shd w:val="clear" w:color="auto" w:fill="9BD3AB"/>
          </w:tcPr>
          <w:p w14:paraId="3DF7A8E3" w14:textId="77777777" w:rsidR="0045732C" w:rsidRDefault="002A74E7">
            <w:pPr>
              <w:pStyle w:val="TableParagraph"/>
              <w:spacing w:before="12" w:line="149" w:lineRule="exact"/>
              <w:ind w:right="17"/>
              <w:rPr>
                <w:sz w:val="13"/>
              </w:rPr>
            </w:pPr>
            <w:r>
              <w:rPr>
                <w:w w:val="106"/>
                <w:sz w:val="13"/>
              </w:rPr>
              <w:t>8</w:t>
            </w:r>
          </w:p>
        </w:tc>
      </w:tr>
      <w:tr w:rsidR="0045732C" w14:paraId="6CC8AA00" w14:textId="77777777">
        <w:trPr>
          <w:trHeight w:val="182"/>
        </w:trPr>
        <w:tc>
          <w:tcPr>
            <w:tcW w:w="931" w:type="dxa"/>
            <w:tcBorders>
              <w:right w:val="single" w:sz="6" w:space="0" w:color="000000"/>
            </w:tcBorders>
          </w:tcPr>
          <w:p w14:paraId="459F7ABE" w14:textId="77777777" w:rsidR="0045732C" w:rsidRDefault="002A74E7">
            <w:pPr>
              <w:pStyle w:val="TableParagraph"/>
              <w:spacing w:before="12" w:line="150" w:lineRule="exact"/>
              <w:ind w:right="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RU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1234A132" w14:textId="77777777" w:rsidR="0045732C" w:rsidRDefault="002A74E7">
            <w:pPr>
              <w:pStyle w:val="TableParagraph"/>
              <w:spacing w:before="12" w:line="150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2.19%</w:t>
            </w:r>
          </w:p>
        </w:tc>
        <w:tc>
          <w:tcPr>
            <w:tcW w:w="873" w:type="dxa"/>
          </w:tcPr>
          <w:p w14:paraId="0818AA4C" w14:textId="77777777" w:rsidR="0045732C" w:rsidRDefault="002A74E7">
            <w:pPr>
              <w:pStyle w:val="TableParagraph"/>
              <w:spacing w:before="12" w:line="150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1.09%</w:t>
            </w:r>
          </w:p>
        </w:tc>
        <w:tc>
          <w:tcPr>
            <w:tcW w:w="749" w:type="dxa"/>
          </w:tcPr>
          <w:p w14:paraId="3549E2C0" w14:textId="77777777" w:rsidR="0045732C" w:rsidRDefault="002A74E7">
            <w:pPr>
              <w:pStyle w:val="TableParagraph"/>
              <w:spacing w:before="12" w:line="150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13.41%</w:t>
            </w:r>
          </w:p>
        </w:tc>
        <w:tc>
          <w:tcPr>
            <w:tcW w:w="831" w:type="dxa"/>
            <w:shd w:val="clear" w:color="auto" w:fill="B3DEC0"/>
          </w:tcPr>
          <w:p w14:paraId="6E8CC1FA" w14:textId="77777777" w:rsidR="0045732C" w:rsidRDefault="002A74E7">
            <w:pPr>
              <w:pStyle w:val="TableParagraph"/>
              <w:spacing w:before="12" w:line="150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10</w:t>
            </w:r>
          </w:p>
        </w:tc>
        <w:tc>
          <w:tcPr>
            <w:tcW w:w="831" w:type="dxa"/>
            <w:shd w:val="clear" w:color="auto" w:fill="CAE8D4"/>
          </w:tcPr>
          <w:p w14:paraId="28FA990B" w14:textId="77777777" w:rsidR="0045732C" w:rsidRDefault="002A74E7">
            <w:pPr>
              <w:pStyle w:val="TableParagraph"/>
              <w:spacing w:before="12" w:line="150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14</w:t>
            </w:r>
          </w:p>
        </w:tc>
        <w:tc>
          <w:tcPr>
            <w:tcW w:w="833" w:type="dxa"/>
            <w:shd w:val="clear" w:color="auto" w:fill="73C487"/>
          </w:tcPr>
          <w:p w14:paraId="30CE1356" w14:textId="77777777" w:rsidR="0045732C" w:rsidRDefault="002A74E7">
            <w:pPr>
              <w:pStyle w:val="TableParagraph"/>
              <w:spacing w:before="12" w:line="150" w:lineRule="exact"/>
              <w:ind w:right="17"/>
              <w:rPr>
                <w:sz w:val="13"/>
              </w:rPr>
            </w:pPr>
            <w:r>
              <w:rPr>
                <w:w w:val="106"/>
                <w:sz w:val="13"/>
              </w:rPr>
              <w:t>3</w:t>
            </w:r>
          </w:p>
        </w:tc>
      </w:tr>
      <w:tr w:rsidR="0045732C" w14:paraId="3C04A804" w14:textId="77777777">
        <w:trPr>
          <w:trHeight w:val="172"/>
        </w:trPr>
        <w:tc>
          <w:tcPr>
            <w:tcW w:w="931" w:type="dxa"/>
            <w:tcBorders>
              <w:bottom w:val="single" w:sz="6" w:space="0" w:color="000000"/>
              <w:right w:val="single" w:sz="6" w:space="0" w:color="000000"/>
            </w:tcBorders>
          </w:tcPr>
          <w:p w14:paraId="692EA115" w14:textId="77777777" w:rsidR="0045732C" w:rsidRDefault="002A74E7">
            <w:pPr>
              <w:pStyle w:val="TableParagraph"/>
              <w:spacing w:before="11" w:line="141" w:lineRule="exact"/>
              <w:ind w:right="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US</w:t>
            </w:r>
          </w:p>
        </w:tc>
        <w:tc>
          <w:tcPr>
            <w:tcW w:w="871" w:type="dxa"/>
            <w:tcBorders>
              <w:left w:val="single" w:sz="6" w:space="0" w:color="000000"/>
              <w:bottom w:val="single" w:sz="6" w:space="0" w:color="000000"/>
            </w:tcBorders>
          </w:tcPr>
          <w:p w14:paraId="3CE68FCD" w14:textId="77777777" w:rsidR="0045732C" w:rsidRDefault="002A74E7">
            <w:pPr>
              <w:pStyle w:val="TableParagraph"/>
              <w:spacing w:before="11" w:line="141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2.10%</w:t>
            </w:r>
          </w:p>
        </w:tc>
        <w:tc>
          <w:tcPr>
            <w:tcW w:w="873" w:type="dxa"/>
            <w:tcBorders>
              <w:bottom w:val="single" w:sz="6" w:space="0" w:color="000000"/>
            </w:tcBorders>
          </w:tcPr>
          <w:p w14:paraId="742777E6" w14:textId="77777777" w:rsidR="0045732C" w:rsidRDefault="002A74E7">
            <w:pPr>
              <w:pStyle w:val="TableParagraph"/>
              <w:spacing w:before="11" w:line="141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2.26%</w:t>
            </w:r>
          </w:p>
        </w:tc>
        <w:tc>
          <w:tcPr>
            <w:tcW w:w="749" w:type="dxa"/>
            <w:tcBorders>
              <w:bottom w:val="single" w:sz="6" w:space="0" w:color="000000"/>
            </w:tcBorders>
          </w:tcPr>
          <w:p w14:paraId="292F96E3" w14:textId="77777777" w:rsidR="0045732C" w:rsidRDefault="002A74E7">
            <w:pPr>
              <w:pStyle w:val="TableParagraph"/>
              <w:spacing w:before="11" w:line="141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7.77%</w:t>
            </w:r>
          </w:p>
        </w:tc>
        <w:tc>
          <w:tcPr>
            <w:tcW w:w="831" w:type="dxa"/>
            <w:tcBorders>
              <w:bottom w:val="single" w:sz="6" w:space="0" w:color="000000"/>
            </w:tcBorders>
            <w:shd w:val="clear" w:color="auto" w:fill="B3DEC0"/>
          </w:tcPr>
          <w:p w14:paraId="21BC3E56" w14:textId="77777777" w:rsidR="0045732C" w:rsidRDefault="002A74E7">
            <w:pPr>
              <w:pStyle w:val="TableParagraph"/>
              <w:spacing w:before="11" w:line="141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11</w:t>
            </w:r>
          </w:p>
        </w:tc>
        <w:tc>
          <w:tcPr>
            <w:tcW w:w="831" w:type="dxa"/>
            <w:tcBorders>
              <w:bottom w:val="single" w:sz="6" w:space="0" w:color="000000"/>
            </w:tcBorders>
            <w:shd w:val="clear" w:color="auto" w:fill="8ACE9D"/>
          </w:tcPr>
          <w:p w14:paraId="4DB021BD" w14:textId="77777777" w:rsidR="0045732C" w:rsidRDefault="002A74E7">
            <w:pPr>
              <w:pStyle w:val="TableParagraph"/>
              <w:spacing w:before="11" w:line="141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7</w:t>
            </w:r>
          </w:p>
        </w:tc>
        <w:tc>
          <w:tcPr>
            <w:tcW w:w="833" w:type="dxa"/>
            <w:tcBorders>
              <w:bottom w:val="single" w:sz="6" w:space="0" w:color="000000"/>
            </w:tcBorders>
            <w:shd w:val="clear" w:color="auto" w:fill="8ACE9D"/>
          </w:tcPr>
          <w:p w14:paraId="790B27D9" w14:textId="77777777" w:rsidR="0045732C" w:rsidRDefault="002A74E7">
            <w:pPr>
              <w:pStyle w:val="TableParagraph"/>
              <w:spacing w:before="11" w:line="141" w:lineRule="exact"/>
              <w:ind w:right="17"/>
              <w:rPr>
                <w:sz w:val="13"/>
              </w:rPr>
            </w:pPr>
            <w:r>
              <w:rPr>
                <w:w w:val="106"/>
                <w:sz w:val="13"/>
              </w:rPr>
              <w:t>6</w:t>
            </w:r>
          </w:p>
        </w:tc>
      </w:tr>
      <w:tr w:rsidR="0045732C" w14:paraId="3CD205B8" w14:textId="77777777">
        <w:trPr>
          <w:trHeight w:val="174"/>
        </w:trPr>
        <w:tc>
          <w:tcPr>
            <w:tcW w:w="931" w:type="dxa"/>
            <w:tcBorders>
              <w:top w:val="single" w:sz="6" w:space="0" w:color="000000"/>
              <w:right w:val="single" w:sz="6" w:space="0" w:color="000000"/>
            </w:tcBorders>
          </w:tcPr>
          <w:p w14:paraId="19AE88C8" w14:textId="77777777" w:rsidR="0045732C" w:rsidRDefault="002A74E7">
            <w:pPr>
              <w:pStyle w:val="TableParagraph"/>
              <w:spacing w:before="5" w:line="149" w:lineRule="exact"/>
              <w:ind w:right="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autumn</w:t>
            </w:r>
          </w:p>
        </w:tc>
        <w:tc>
          <w:tcPr>
            <w:tcW w:w="871" w:type="dxa"/>
            <w:tcBorders>
              <w:top w:val="single" w:sz="6" w:space="0" w:color="000000"/>
              <w:left w:val="single" w:sz="6" w:space="0" w:color="000000"/>
            </w:tcBorders>
          </w:tcPr>
          <w:p w14:paraId="57C226A3" w14:textId="77777777" w:rsidR="0045732C" w:rsidRDefault="002A74E7">
            <w:pPr>
              <w:pStyle w:val="TableParagraph"/>
              <w:spacing w:before="5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2.48%</w:t>
            </w:r>
          </w:p>
        </w:tc>
        <w:tc>
          <w:tcPr>
            <w:tcW w:w="873" w:type="dxa"/>
            <w:tcBorders>
              <w:top w:val="single" w:sz="6" w:space="0" w:color="000000"/>
            </w:tcBorders>
          </w:tcPr>
          <w:p w14:paraId="4E512E14" w14:textId="77777777" w:rsidR="0045732C" w:rsidRDefault="002A74E7">
            <w:pPr>
              <w:pStyle w:val="TableParagraph"/>
              <w:spacing w:before="5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1.88%</w:t>
            </w:r>
          </w:p>
        </w:tc>
        <w:tc>
          <w:tcPr>
            <w:tcW w:w="749" w:type="dxa"/>
            <w:tcBorders>
              <w:top w:val="single" w:sz="6" w:space="0" w:color="000000"/>
            </w:tcBorders>
          </w:tcPr>
          <w:p w14:paraId="1B61A091" w14:textId="77777777" w:rsidR="0045732C" w:rsidRDefault="002A74E7">
            <w:pPr>
              <w:pStyle w:val="TableParagraph"/>
              <w:spacing w:before="5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3.87%</w:t>
            </w:r>
          </w:p>
        </w:tc>
        <w:tc>
          <w:tcPr>
            <w:tcW w:w="831" w:type="dxa"/>
            <w:tcBorders>
              <w:top w:val="single" w:sz="6" w:space="0" w:color="000000"/>
            </w:tcBorders>
            <w:shd w:val="clear" w:color="auto" w:fill="ABDBB8"/>
          </w:tcPr>
          <w:p w14:paraId="0B59925A" w14:textId="77777777" w:rsidR="0045732C" w:rsidRDefault="002A74E7">
            <w:pPr>
              <w:pStyle w:val="TableParagraph"/>
              <w:tabs>
                <w:tab w:val="left" w:pos="739"/>
              </w:tabs>
              <w:spacing w:before="5" w:line="149" w:lineRule="exact"/>
              <w:ind w:right="-15"/>
              <w:rPr>
                <w:sz w:val="13"/>
              </w:rPr>
            </w:pPr>
            <w:r>
              <w:rPr>
                <w:rFonts w:ascii="Times New Roman"/>
                <w:color w:val="000000"/>
                <w:w w:val="106"/>
                <w:sz w:val="13"/>
                <w:shd w:val="clear" w:color="auto" w:fill="92D1A3"/>
              </w:rPr>
              <w:t xml:space="preserve"> </w:t>
            </w:r>
            <w:r>
              <w:rPr>
                <w:rFonts w:ascii="Times New Roman"/>
                <w:color w:val="000000"/>
                <w:sz w:val="13"/>
                <w:shd w:val="clear" w:color="auto" w:fill="92D1A3"/>
              </w:rPr>
              <w:tab/>
            </w:r>
            <w:r>
              <w:rPr>
                <w:color w:val="000000"/>
                <w:w w:val="105"/>
                <w:sz w:val="13"/>
                <w:shd w:val="clear" w:color="auto" w:fill="92D1A3"/>
              </w:rPr>
              <w:t>7</w:t>
            </w:r>
            <w:r>
              <w:rPr>
                <w:color w:val="000000"/>
                <w:spacing w:val="-7"/>
                <w:sz w:val="13"/>
                <w:shd w:val="clear" w:color="auto" w:fill="92D1A3"/>
              </w:rPr>
              <w:t xml:space="preserve"> </w:t>
            </w:r>
          </w:p>
        </w:tc>
        <w:tc>
          <w:tcPr>
            <w:tcW w:w="831" w:type="dxa"/>
            <w:tcBorders>
              <w:top w:val="single" w:sz="6" w:space="0" w:color="000000"/>
            </w:tcBorders>
            <w:shd w:val="clear" w:color="auto" w:fill="ABDBB8"/>
          </w:tcPr>
          <w:p w14:paraId="0650389A" w14:textId="77777777" w:rsidR="0045732C" w:rsidRDefault="002A74E7">
            <w:pPr>
              <w:pStyle w:val="TableParagraph"/>
              <w:spacing w:before="5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10</w:t>
            </w:r>
          </w:p>
        </w:tc>
        <w:tc>
          <w:tcPr>
            <w:tcW w:w="833" w:type="dxa"/>
            <w:tcBorders>
              <w:top w:val="single" w:sz="6" w:space="0" w:color="000000"/>
            </w:tcBorders>
            <w:shd w:val="clear" w:color="auto" w:fill="ABDBB8"/>
          </w:tcPr>
          <w:p w14:paraId="4E981E5F" w14:textId="77777777" w:rsidR="0045732C" w:rsidRDefault="002A74E7">
            <w:pPr>
              <w:pStyle w:val="TableParagraph"/>
              <w:spacing w:before="5" w:line="149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12</w:t>
            </w:r>
          </w:p>
        </w:tc>
      </w:tr>
      <w:tr w:rsidR="0045732C" w14:paraId="684D751F" w14:textId="77777777">
        <w:trPr>
          <w:trHeight w:val="181"/>
        </w:trPr>
        <w:tc>
          <w:tcPr>
            <w:tcW w:w="931" w:type="dxa"/>
            <w:tcBorders>
              <w:right w:val="single" w:sz="6" w:space="0" w:color="000000"/>
            </w:tcBorders>
          </w:tcPr>
          <w:p w14:paraId="60322A33" w14:textId="77777777" w:rsidR="0045732C" w:rsidRDefault="002A74E7">
            <w:pPr>
              <w:pStyle w:val="TableParagraph"/>
              <w:spacing w:before="13" w:line="149" w:lineRule="exact"/>
              <w:ind w:right="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spring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7F89D5DE" w14:textId="77777777" w:rsidR="0045732C" w:rsidRDefault="002A74E7">
            <w:pPr>
              <w:pStyle w:val="TableParagraph"/>
              <w:spacing w:before="13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1.93%</w:t>
            </w:r>
          </w:p>
        </w:tc>
        <w:tc>
          <w:tcPr>
            <w:tcW w:w="873" w:type="dxa"/>
          </w:tcPr>
          <w:p w14:paraId="65DEA2B4" w14:textId="77777777" w:rsidR="0045732C" w:rsidRDefault="002A74E7">
            <w:pPr>
              <w:pStyle w:val="TableParagraph"/>
              <w:spacing w:before="13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1.29%</w:t>
            </w:r>
          </w:p>
        </w:tc>
        <w:tc>
          <w:tcPr>
            <w:tcW w:w="749" w:type="dxa"/>
          </w:tcPr>
          <w:p w14:paraId="2914B360" w14:textId="77777777" w:rsidR="0045732C" w:rsidRDefault="002A74E7">
            <w:pPr>
              <w:pStyle w:val="TableParagraph"/>
              <w:spacing w:before="13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0.14%</w:t>
            </w:r>
          </w:p>
        </w:tc>
        <w:tc>
          <w:tcPr>
            <w:tcW w:w="831" w:type="dxa"/>
            <w:shd w:val="clear" w:color="auto" w:fill="B3DEC0"/>
          </w:tcPr>
          <w:p w14:paraId="1A323781" w14:textId="77777777" w:rsidR="0045732C" w:rsidRDefault="002A74E7">
            <w:pPr>
              <w:pStyle w:val="TableParagraph"/>
              <w:spacing w:before="13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12</w:t>
            </w:r>
          </w:p>
        </w:tc>
        <w:tc>
          <w:tcPr>
            <w:tcW w:w="831" w:type="dxa"/>
            <w:shd w:val="clear" w:color="auto" w:fill="B3DEC0"/>
          </w:tcPr>
          <w:p w14:paraId="13880A3C" w14:textId="77777777" w:rsidR="0045732C" w:rsidRDefault="002A74E7">
            <w:pPr>
              <w:pStyle w:val="TableParagraph"/>
              <w:spacing w:before="13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12</w:t>
            </w:r>
          </w:p>
        </w:tc>
        <w:tc>
          <w:tcPr>
            <w:tcW w:w="833" w:type="dxa"/>
            <w:shd w:val="clear" w:color="auto" w:fill="EBF5F0"/>
          </w:tcPr>
          <w:p w14:paraId="64FD6661" w14:textId="77777777" w:rsidR="0045732C" w:rsidRDefault="002A74E7">
            <w:pPr>
              <w:pStyle w:val="TableParagraph"/>
              <w:spacing w:before="13" w:line="149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18</w:t>
            </w:r>
          </w:p>
        </w:tc>
      </w:tr>
      <w:tr w:rsidR="0045732C" w14:paraId="0CBE353C" w14:textId="77777777">
        <w:trPr>
          <w:trHeight w:val="182"/>
        </w:trPr>
        <w:tc>
          <w:tcPr>
            <w:tcW w:w="931" w:type="dxa"/>
            <w:tcBorders>
              <w:right w:val="single" w:sz="6" w:space="0" w:color="000000"/>
            </w:tcBorders>
          </w:tcPr>
          <w:p w14:paraId="7E9316F3" w14:textId="77777777" w:rsidR="0045732C" w:rsidRDefault="002A74E7">
            <w:pPr>
              <w:pStyle w:val="TableParagraph"/>
              <w:spacing w:before="12" w:line="150" w:lineRule="exact"/>
              <w:ind w:right="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summer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6BE46FAC" w14:textId="77777777" w:rsidR="0045732C" w:rsidRDefault="002A74E7">
            <w:pPr>
              <w:pStyle w:val="TableParagraph"/>
              <w:spacing w:before="12" w:line="150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1.86%</w:t>
            </w:r>
          </w:p>
        </w:tc>
        <w:tc>
          <w:tcPr>
            <w:tcW w:w="873" w:type="dxa"/>
          </w:tcPr>
          <w:p w14:paraId="359CFC04" w14:textId="77777777" w:rsidR="0045732C" w:rsidRDefault="002A74E7">
            <w:pPr>
              <w:pStyle w:val="TableParagraph"/>
              <w:spacing w:before="12" w:line="150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1.66%</w:t>
            </w:r>
          </w:p>
        </w:tc>
        <w:tc>
          <w:tcPr>
            <w:tcW w:w="749" w:type="dxa"/>
          </w:tcPr>
          <w:p w14:paraId="627CF9E5" w14:textId="77777777" w:rsidR="0045732C" w:rsidRDefault="002A74E7">
            <w:pPr>
              <w:pStyle w:val="TableParagraph"/>
              <w:spacing w:before="12" w:line="150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1.59%</w:t>
            </w:r>
          </w:p>
        </w:tc>
        <w:tc>
          <w:tcPr>
            <w:tcW w:w="831" w:type="dxa"/>
            <w:shd w:val="clear" w:color="auto" w:fill="B3DEC0"/>
          </w:tcPr>
          <w:p w14:paraId="6F8BBB3A" w14:textId="77777777" w:rsidR="0045732C" w:rsidRDefault="002A74E7">
            <w:pPr>
              <w:pStyle w:val="TableParagraph"/>
              <w:tabs>
                <w:tab w:val="left" w:pos="671"/>
              </w:tabs>
              <w:spacing w:before="12" w:line="150" w:lineRule="exact"/>
              <w:ind w:right="-15"/>
              <w:rPr>
                <w:sz w:val="13"/>
              </w:rPr>
            </w:pPr>
            <w:r>
              <w:rPr>
                <w:rFonts w:ascii="Times New Roman"/>
                <w:color w:val="000000"/>
                <w:w w:val="106"/>
                <w:sz w:val="13"/>
                <w:shd w:val="clear" w:color="auto" w:fill="C3E4CE"/>
              </w:rPr>
              <w:t xml:space="preserve"> </w:t>
            </w:r>
            <w:r>
              <w:rPr>
                <w:rFonts w:ascii="Times New Roman"/>
                <w:color w:val="000000"/>
                <w:sz w:val="13"/>
                <w:shd w:val="clear" w:color="auto" w:fill="C3E4CE"/>
              </w:rPr>
              <w:tab/>
            </w:r>
            <w:r>
              <w:rPr>
                <w:color w:val="000000"/>
                <w:w w:val="105"/>
                <w:sz w:val="13"/>
                <w:shd w:val="clear" w:color="auto" w:fill="C3E4CE"/>
              </w:rPr>
              <w:t>13</w:t>
            </w:r>
            <w:r>
              <w:rPr>
                <w:color w:val="000000"/>
                <w:spacing w:val="-7"/>
                <w:sz w:val="13"/>
                <w:shd w:val="clear" w:color="auto" w:fill="C3E4CE"/>
              </w:rPr>
              <w:t xml:space="preserve"> </w:t>
            </w:r>
          </w:p>
        </w:tc>
        <w:tc>
          <w:tcPr>
            <w:tcW w:w="831" w:type="dxa"/>
            <w:shd w:val="clear" w:color="auto" w:fill="B3DEC0"/>
          </w:tcPr>
          <w:p w14:paraId="5E9A95A2" w14:textId="77777777" w:rsidR="0045732C" w:rsidRDefault="002A74E7">
            <w:pPr>
              <w:pStyle w:val="TableParagraph"/>
              <w:spacing w:before="12" w:line="150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11</w:t>
            </w:r>
          </w:p>
        </w:tc>
        <w:tc>
          <w:tcPr>
            <w:tcW w:w="833" w:type="dxa"/>
            <w:shd w:val="clear" w:color="auto" w:fill="DBEDE2"/>
          </w:tcPr>
          <w:p w14:paraId="6B6B418A" w14:textId="77777777" w:rsidR="0045732C" w:rsidRDefault="002A74E7">
            <w:pPr>
              <w:pStyle w:val="TableParagraph"/>
              <w:spacing w:before="12" w:line="150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16</w:t>
            </w:r>
          </w:p>
        </w:tc>
      </w:tr>
      <w:tr w:rsidR="0045732C" w14:paraId="19EE6CF7" w14:textId="77777777">
        <w:trPr>
          <w:trHeight w:val="172"/>
        </w:trPr>
        <w:tc>
          <w:tcPr>
            <w:tcW w:w="931" w:type="dxa"/>
            <w:tcBorders>
              <w:bottom w:val="single" w:sz="6" w:space="0" w:color="000000"/>
              <w:right w:val="single" w:sz="6" w:space="0" w:color="000000"/>
            </w:tcBorders>
          </w:tcPr>
          <w:p w14:paraId="780CFA10" w14:textId="77777777" w:rsidR="0045732C" w:rsidRDefault="002A74E7">
            <w:pPr>
              <w:pStyle w:val="TableParagraph"/>
              <w:spacing w:before="11" w:line="141" w:lineRule="exact"/>
              <w:ind w:right="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winter</w:t>
            </w:r>
          </w:p>
        </w:tc>
        <w:tc>
          <w:tcPr>
            <w:tcW w:w="871" w:type="dxa"/>
            <w:tcBorders>
              <w:left w:val="single" w:sz="6" w:space="0" w:color="000000"/>
              <w:bottom w:val="single" w:sz="6" w:space="0" w:color="000000"/>
            </w:tcBorders>
          </w:tcPr>
          <w:p w14:paraId="24E22BA7" w14:textId="77777777" w:rsidR="0045732C" w:rsidRDefault="002A74E7">
            <w:pPr>
              <w:pStyle w:val="TableParagraph"/>
              <w:spacing w:before="11" w:line="141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2.46%</w:t>
            </w:r>
          </w:p>
        </w:tc>
        <w:tc>
          <w:tcPr>
            <w:tcW w:w="873" w:type="dxa"/>
            <w:tcBorders>
              <w:bottom w:val="single" w:sz="6" w:space="0" w:color="000000"/>
            </w:tcBorders>
          </w:tcPr>
          <w:p w14:paraId="13B1789E" w14:textId="77777777" w:rsidR="0045732C" w:rsidRDefault="002A74E7">
            <w:pPr>
              <w:pStyle w:val="TableParagraph"/>
              <w:spacing w:before="11" w:line="141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2.23%</w:t>
            </w:r>
          </w:p>
        </w:tc>
        <w:tc>
          <w:tcPr>
            <w:tcW w:w="749" w:type="dxa"/>
            <w:tcBorders>
              <w:bottom w:val="single" w:sz="6" w:space="0" w:color="000000"/>
            </w:tcBorders>
          </w:tcPr>
          <w:p w14:paraId="1A6CFBCD" w14:textId="77777777" w:rsidR="0045732C" w:rsidRDefault="002A74E7">
            <w:pPr>
              <w:pStyle w:val="TableParagraph"/>
              <w:spacing w:before="11" w:line="141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5.15%</w:t>
            </w:r>
          </w:p>
        </w:tc>
        <w:tc>
          <w:tcPr>
            <w:tcW w:w="831" w:type="dxa"/>
            <w:tcBorders>
              <w:bottom w:val="single" w:sz="6" w:space="0" w:color="000000"/>
            </w:tcBorders>
            <w:shd w:val="clear" w:color="auto" w:fill="9BD3AB"/>
          </w:tcPr>
          <w:p w14:paraId="62049600" w14:textId="77777777" w:rsidR="0045732C" w:rsidRDefault="002A74E7">
            <w:pPr>
              <w:pStyle w:val="TableParagraph"/>
              <w:spacing w:before="11" w:line="141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8</w:t>
            </w:r>
          </w:p>
        </w:tc>
        <w:tc>
          <w:tcPr>
            <w:tcW w:w="831" w:type="dxa"/>
            <w:tcBorders>
              <w:bottom w:val="single" w:sz="6" w:space="0" w:color="000000"/>
            </w:tcBorders>
            <w:shd w:val="clear" w:color="auto" w:fill="9BD3AB"/>
          </w:tcPr>
          <w:p w14:paraId="64FB767C" w14:textId="77777777" w:rsidR="0045732C" w:rsidRDefault="002A74E7">
            <w:pPr>
              <w:pStyle w:val="TableParagraph"/>
              <w:spacing w:before="11" w:line="141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8</w:t>
            </w:r>
          </w:p>
        </w:tc>
        <w:tc>
          <w:tcPr>
            <w:tcW w:w="833" w:type="dxa"/>
            <w:tcBorders>
              <w:bottom w:val="single" w:sz="6" w:space="0" w:color="000000"/>
            </w:tcBorders>
            <w:shd w:val="clear" w:color="auto" w:fill="ABDBB8"/>
          </w:tcPr>
          <w:p w14:paraId="1DFD4FE3" w14:textId="77777777" w:rsidR="0045732C" w:rsidRDefault="002A74E7">
            <w:pPr>
              <w:pStyle w:val="TableParagraph"/>
              <w:spacing w:before="11" w:line="141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10</w:t>
            </w:r>
          </w:p>
        </w:tc>
      </w:tr>
      <w:tr w:rsidR="0045732C" w14:paraId="55CC9A88" w14:textId="77777777">
        <w:trPr>
          <w:trHeight w:val="174"/>
        </w:trPr>
        <w:tc>
          <w:tcPr>
            <w:tcW w:w="931" w:type="dxa"/>
            <w:tcBorders>
              <w:top w:val="single" w:sz="6" w:space="0" w:color="000000"/>
              <w:right w:val="single" w:sz="6" w:space="0" w:color="000000"/>
            </w:tcBorders>
          </w:tcPr>
          <w:p w14:paraId="6AD70DBB" w14:textId="77777777" w:rsidR="0045732C" w:rsidRDefault="002A74E7">
            <w:pPr>
              <w:pStyle w:val="TableParagraph"/>
              <w:spacing w:before="5" w:line="149" w:lineRule="exact"/>
              <w:ind w:right="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Male</w:t>
            </w:r>
          </w:p>
        </w:tc>
        <w:tc>
          <w:tcPr>
            <w:tcW w:w="871" w:type="dxa"/>
            <w:tcBorders>
              <w:top w:val="single" w:sz="6" w:space="0" w:color="000000"/>
              <w:left w:val="single" w:sz="6" w:space="0" w:color="000000"/>
            </w:tcBorders>
          </w:tcPr>
          <w:p w14:paraId="57369C25" w14:textId="77777777" w:rsidR="0045732C" w:rsidRDefault="002A74E7">
            <w:pPr>
              <w:pStyle w:val="TableParagraph"/>
              <w:spacing w:before="5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3.81%</w:t>
            </w:r>
          </w:p>
        </w:tc>
        <w:tc>
          <w:tcPr>
            <w:tcW w:w="873" w:type="dxa"/>
            <w:tcBorders>
              <w:top w:val="single" w:sz="6" w:space="0" w:color="000000"/>
            </w:tcBorders>
          </w:tcPr>
          <w:p w14:paraId="65110FC8" w14:textId="77777777" w:rsidR="0045732C" w:rsidRDefault="002A74E7">
            <w:pPr>
              <w:pStyle w:val="TableParagraph"/>
              <w:spacing w:before="5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4.38%</w:t>
            </w:r>
          </w:p>
        </w:tc>
        <w:tc>
          <w:tcPr>
            <w:tcW w:w="749" w:type="dxa"/>
            <w:tcBorders>
              <w:top w:val="single" w:sz="6" w:space="0" w:color="000000"/>
            </w:tcBorders>
          </w:tcPr>
          <w:p w14:paraId="5A974B6A" w14:textId="77777777" w:rsidR="0045732C" w:rsidRDefault="002A74E7">
            <w:pPr>
              <w:pStyle w:val="TableParagraph"/>
              <w:spacing w:before="5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6.43%</w:t>
            </w:r>
          </w:p>
        </w:tc>
        <w:tc>
          <w:tcPr>
            <w:tcW w:w="831" w:type="dxa"/>
            <w:tcBorders>
              <w:top w:val="single" w:sz="6" w:space="0" w:color="000000"/>
            </w:tcBorders>
            <w:shd w:val="clear" w:color="auto" w:fill="8ACE9D"/>
          </w:tcPr>
          <w:p w14:paraId="79350097" w14:textId="77777777" w:rsidR="0045732C" w:rsidRDefault="002A74E7">
            <w:pPr>
              <w:pStyle w:val="TableParagraph"/>
              <w:spacing w:before="5" w:line="149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6</w:t>
            </w:r>
          </w:p>
        </w:tc>
        <w:tc>
          <w:tcPr>
            <w:tcW w:w="831" w:type="dxa"/>
            <w:tcBorders>
              <w:top w:val="single" w:sz="6" w:space="0" w:color="000000"/>
            </w:tcBorders>
            <w:shd w:val="clear" w:color="auto" w:fill="8ACE9D"/>
          </w:tcPr>
          <w:p w14:paraId="01648DF5" w14:textId="77777777" w:rsidR="0045732C" w:rsidRDefault="002A74E7">
            <w:pPr>
              <w:pStyle w:val="TableParagraph"/>
              <w:spacing w:before="5" w:line="149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6</w:t>
            </w:r>
          </w:p>
        </w:tc>
        <w:tc>
          <w:tcPr>
            <w:tcW w:w="833" w:type="dxa"/>
            <w:tcBorders>
              <w:top w:val="single" w:sz="6" w:space="0" w:color="000000"/>
            </w:tcBorders>
            <w:shd w:val="clear" w:color="auto" w:fill="A2D7B1"/>
          </w:tcPr>
          <w:p w14:paraId="09A68F1A" w14:textId="77777777" w:rsidR="0045732C" w:rsidRDefault="002A74E7">
            <w:pPr>
              <w:pStyle w:val="TableParagraph"/>
              <w:spacing w:before="5" w:line="149" w:lineRule="exact"/>
              <w:ind w:right="17"/>
              <w:rPr>
                <w:sz w:val="13"/>
              </w:rPr>
            </w:pPr>
            <w:r>
              <w:rPr>
                <w:w w:val="106"/>
                <w:sz w:val="13"/>
              </w:rPr>
              <w:t>9</w:t>
            </w:r>
          </w:p>
        </w:tc>
      </w:tr>
      <w:tr w:rsidR="0045732C" w14:paraId="40FD7E32" w14:textId="77777777">
        <w:trPr>
          <w:trHeight w:val="173"/>
        </w:trPr>
        <w:tc>
          <w:tcPr>
            <w:tcW w:w="931" w:type="dxa"/>
            <w:tcBorders>
              <w:bottom w:val="single" w:sz="6" w:space="0" w:color="000000"/>
              <w:right w:val="single" w:sz="6" w:space="0" w:color="000000"/>
            </w:tcBorders>
          </w:tcPr>
          <w:p w14:paraId="255140B1" w14:textId="77777777" w:rsidR="0045732C" w:rsidRDefault="002A74E7">
            <w:pPr>
              <w:pStyle w:val="TableParagraph"/>
              <w:spacing w:before="12" w:line="141" w:lineRule="exact"/>
              <w:ind w:right="8"/>
              <w:rPr>
                <w:b/>
                <w:sz w:val="13"/>
              </w:rPr>
            </w:pPr>
            <w:proofErr w:type="spellStart"/>
            <w:r>
              <w:rPr>
                <w:b/>
                <w:w w:val="105"/>
                <w:sz w:val="13"/>
              </w:rPr>
              <w:t>year_of_birth</w:t>
            </w:r>
            <w:proofErr w:type="spellEnd"/>
          </w:p>
        </w:tc>
        <w:tc>
          <w:tcPr>
            <w:tcW w:w="871" w:type="dxa"/>
            <w:tcBorders>
              <w:left w:val="single" w:sz="6" w:space="0" w:color="000000"/>
              <w:bottom w:val="single" w:sz="6" w:space="0" w:color="000000"/>
            </w:tcBorders>
          </w:tcPr>
          <w:p w14:paraId="392B8A09" w14:textId="77777777" w:rsidR="0045732C" w:rsidRDefault="002A74E7">
            <w:pPr>
              <w:pStyle w:val="TableParagraph"/>
              <w:spacing w:before="12" w:line="141" w:lineRule="exact"/>
              <w:ind w:right="54"/>
              <w:rPr>
                <w:sz w:val="13"/>
              </w:rPr>
            </w:pPr>
            <w:r>
              <w:rPr>
                <w:w w:val="105"/>
                <w:sz w:val="13"/>
              </w:rPr>
              <w:t>24.89%</w:t>
            </w:r>
          </w:p>
        </w:tc>
        <w:tc>
          <w:tcPr>
            <w:tcW w:w="873" w:type="dxa"/>
            <w:tcBorders>
              <w:bottom w:val="single" w:sz="6" w:space="0" w:color="000000"/>
            </w:tcBorders>
          </w:tcPr>
          <w:p w14:paraId="565B5CE6" w14:textId="77777777" w:rsidR="0045732C" w:rsidRDefault="002A74E7">
            <w:pPr>
              <w:pStyle w:val="TableParagraph"/>
              <w:spacing w:before="12" w:line="141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29.77%</w:t>
            </w:r>
          </w:p>
        </w:tc>
        <w:tc>
          <w:tcPr>
            <w:tcW w:w="749" w:type="dxa"/>
            <w:tcBorders>
              <w:bottom w:val="single" w:sz="6" w:space="0" w:color="000000"/>
            </w:tcBorders>
          </w:tcPr>
          <w:p w14:paraId="0A07D766" w14:textId="77777777" w:rsidR="0045732C" w:rsidRDefault="002A74E7">
            <w:pPr>
              <w:pStyle w:val="TableParagraph"/>
              <w:spacing w:before="12" w:line="141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-11.57%</w:t>
            </w:r>
          </w:p>
        </w:tc>
        <w:tc>
          <w:tcPr>
            <w:tcW w:w="831" w:type="dxa"/>
            <w:tcBorders>
              <w:bottom w:val="single" w:sz="6" w:space="0" w:color="000000"/>
            </w:tcBorders>
            <w:shd w:val="clear" w:color="auto" w:fill="62BD7A"/>
          </w:tcPr>
          <w:p w14:paraId="69DF107C" w14:textId="77777777" w:rsidR="0045732C" w:rsidRDefault="002A74E7">
            <w:pPr>
              <w:pStyle w:val="TableParagraph"/>
              <w:spacing w:before="12" w:line="141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1</w:t>
            </w:r>
          </w:p>
        </w:tc>
        <w:tc>
          <w:tcPr>
            <w:tcW w:w="831" w:type="dxa"/>
            <w:tcBorders>
              <w:bottom w:val="single" w:sz="6" w:space="0" w:color="000000"/>
            </w:tcBorders>
            <w:shd w:val="clear" w:color="auto" w:fill="62BD7A"/>
          </w:tcPr>
          <w:p w14:paraId="2D885A3C" w14:textId="77777777" w:rsidR="0045732C" w:rsidRDefault="002A74E7">
            <w:pPr>
              <w:pStyle w:val="TableParagraph"/>
              <w:spacing w:before="12" w:line="141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1</w:t>
            </w:r>
          </w:p>
        </w:tc>
        <w:tc>
          <w:tcPr>
            <w:tcW w:w="833" w:type="dxa"/>
            <w:tcBorders>
              <w:bottom w:val="single" w:sz="6" w:space="0" w:color="000000"/>
            </w:tcBorders>
            <w:shd w:val="clear" w:color="auto" w:fill="7AC68F"/>
          </w:tcPr>
          <w:p w14:paraId="62FA8CEE" w14:textId="77777777" w:rsidR="0045732C" w:rsidRDefault="002A74E7">
            <w:pPr>
              <w:pStyle w:val="TableParagraph"/>
              <w:spacing w:before="12" w:line="141" w:lineRule="exact"/>
              <w:ind w:right="17"/>
              <w:rPr>
                <w:sz w:val="13"/>
              </w:rPr>
            </w:pPr>
            <w:r>
              <w:rPr>
                <w:w w:val="106"/>
                <w:sz w:val="13"/>
              </w:rPr>
              <w:t>4</w:t>
            </w:r>
          </w:p>
        </w:tc>
      </w:tr>
      <w:tr w:rsidR="0045732C" w14:paraId="5D34762F" w14:textId="77777777">
        <w:trPr>
          <w:trHeight w:val="174"/>
        </w:trPr>
        <w:tc>
          <w:tcPr>
            <w:tcW w:w="931" w:type="dxa"/>
            <w:tcBorders>
              <w:top w:val="single" w:sz="6" w:space="0" w:color="000000"/>
              <w:right w:val="single" w:sz="6" w:space="0" w:color="000000"/>
            </w:tcBorders>
          </w:tcPr>
          <w:p w14:paraId="57DF280B" w14:textId="77777777" w:rsidR="0045732C" w:rsidRDefault="002A74E7">
            <w:pPr>
              <w:pStyle w:val="TableParagraph"/>
              <w:spacing w:before="5" w:line="149" w:lineRule="exact"/>
              <w:ind w:right="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question4</w:t>
            </w:r>
          </w:p>
        </w:tc>
        <w:tc>
          <w:tcPr>
            <w:tcW w:w="871" w:type="dxa"/>
            <w:tcBorders>
              <w:top w:val="single" w:sz="6" w:space="0" w:color="000000"/>
              <w:left w:val="single" w:sz="6" w:space="0" w:color="000000"/>
            </w:tcBorders>
          </w:tcPr>
          <w:p w14:paraId="27100CB5" w14:textId="77777777" w:rsidR="0045732C" w:rsidRDefault="002A74E7">
            <w:pPr>
              <w:pStyle w:val="TableParagraph"/>
              <w:spacing w:before="5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9.12%</w:t>
            </w:r>
          </w:p>
        </w:tc>
        <w:tc>
          <w:tcPr>
            <w:tcW w:w="873" w:type="dxa"/>
            <w:tcBorders>
              <w:top w:val="single" w:sz="6" w:space="0" w:color="000000"/>
            </w:tcBorders>
          </w:tcPr>
          <w:p w14:paraId="2DC44602" w14:textId="77777777" w:rsidR="0045732C" w:rsidRDefault="002A74E7">
            <w:pPr>
              <w:pStyle w:val="TableParagraph"/>
              <w:spacing w:before="5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11.41%</w:t>
            </w:r>
          </w:p>
        </w:tc>
        <w:tc>
          <w:tcPr>
            <w:tcW w:w="749" w:type="dxa"/>
            <w:tcBorders>
              <w:top w:val="single" w:sz="6" w:space="0" w:color="000000"/>
            </w:tcBorders>
          </w:tcPr>
          <w:p w14:paraId="5DBE94CA" w14:textId="77777777" w:rsidR="0045732C" w:rsidRDefault="002A74E7">
            <w:pPr>
              <w:pStyle w:val="TableParagraph"/>
              <w:spacing w:before="5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-18.38%</w:t>
            </w:r>
          </w:p>
        </w:tc>
        <w:tc>
          <w:tcPr>
            <w:tcW w:w="831" w:type="dxa"/>
            <w:tcBorders>
              <w:top w:val="single" w:sz="6" w:space="0" w:color="000000"/>
            </w:tcBorders>
            <w:shd w:val="clear" w:color="auto" w:fill="83CA95"/>
          </w:tcPr>
          <w:p w14:paraId="735EEFF5" w14:textId="77777777" w:rsidR="0045732C" w:rsidRDefault="002A74E7">
            <w:pPr>
              <w:pStyle w:val="TableParagraph"/>
              <w:spacing w:before="5" w:line="149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4</w:t>
            </w:r>
          </w:p>
        </w:tc>
        <w:tc>
          <w:tcPr>
            <w:tcW w:w="831" w:type="dxa"/>
            <w:tcBorders>
              <w:top w:val="single" w:sz="6" w:space="0" w:color="000000"/>
            </w:tcBorders>
            <w:shd w:val="clear" w:color="auto" w:fill="83CA95"/>
          </w:tcPr>
          <w:p w14:paraId="1C287D65" w14:textId="77777777" w:rsidR="0045732C" w:rsidRDefault="002A74E7">
            <w:pPr>
              <w:pStyle w:val="TableParagraph"/>
              <w:spacing w:before="5" w:line="149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4</w:t>
            </w:r>
          </w:p>
        </w:tc>
        <w:tc>
          <w:tcPr>
            <w:tcW w:w="833" w:type="dxa"/>
            <w:tcBorders>
              <w:top w:val="single" w:sz="6" w:space="0" w:color="000000"/>
            </w:tcBorders>
            <w:shd w:val="clear" w:color="auto" w:fill="62BD7A"/>
          </w:tcPr>
          <w:p w14:paraId="585F5B0A" w14:textId="77777777" w:rsidR="0045732C" w:rsidRDefault="002A74E7">
            <w:pPr>
              <w:pStyle w:val="TableParagraph"/>
              <w:spacing w:before="5" w:line="149" w:lineRule="exact"/>
              <w:ind w:right="17"/>
              <w:rPr>
                <w:sz w:val="13"/>
              </w:rPr>
            </w:pPr>
            <w:r>
              <w:rPr>
                <w:w w:val="106"/>
                <w:sz w:val="13"/>
              </w:rPr>
              <w:t>1</w:t>
            </w:r>
          </w:p>
        </w:tc>
      </w:tr>
      <w:tr w:rsidR="0045732C" w14:paraId="279FD587" w14:textId="77777777">
        <w:trPr>
          <w:trHeight w:val="182"/>
        </w:trPr>
        <w:tc>
          <w:tcPr>
            <w:tcW w:w="931" w:type="dxa"/>
            <w:tcBorders>
              <w:right w:val="single" w:sz="6" w:space="0" w:color="000000"/>
            </w:tcBorders>
          </w:tcPr>
          <w:p w14:paraId="40A6C3F6" w14:textId="77777777" w:rsidR="0045732C" w:rsidRDefault="002A74E7">
            <w:pPr>
              <w:pStyle w:val="TableParagraph"/>
              <w:spacing w:before="12" w:line="150" w:lineRule="exact"/>
              <w:ind w:right="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question5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58B89ADE" w14:textId="77777777" w:rsidR="0045732C" w:rsidRDefault="002A74E7">
            <w:pPr>
              <w:pStyle w:val="TableParagraph"/>
              <w:spacing w:before="12" w:line="150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6.70%</w:t>
            </w:r>
          </w:p>
        </w:tc>
        <w:tc>
          <w:tcPr>
            <w:tcW w:w="873" w:type="dxa"/>
          </w:tcPr>
          <w:p w14:paraId="3D1A2312" w14:textId="77777777" w:rsidR="0045732C" w:rsidRDefault="002A74E7">
            <w:pPr>
              <w:pStyle w:val="TableParagraph"/>
              <w:spacing w:before="12" w:line="150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8.25%</w:t>
            </w:r>
          </w:p>
        </w:tc>
        <w:tc>
          <w:tcPr>
            <w:tcW w:w="749" w:type="dxa"/>
          </w:tcPr>
          <w:p w14:paraId="2EC03D03" w14:textId="77777777" w:rsidR="0045732C" w:rsidRDefault="002A74E7">
            <w:pPr>
              <w:pStyle w:val="TableParagraph"/>
              <w:spacing w:before="12" w:line="150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0.07%</w:t>
            </w:r>
          </w:p>
        </w:tc>
        <w:tc>
          <w:tcPr>
            <w:tcW w:w="831" w:type="dxa"/>
            <w:shd w:val="clear" w:color="auto" w:fill="83CA95"/>
          </w:tcPr>
          <w:p w14:paraId="1FF15CE8" w14:textId="77777777" w:rsidR="0045732C" w:rsidRDefault="002A74E7">
            <w:pPr>
              <w:pStyle w:val="TableParagraph"/>
              <w:spacing w:before="12" w:line="150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5</w:t>
            </w:r>
          </w:p>
        </w:tc>
        <w:tc>
          <w:tcPr>
            <w:tcW w:w="831" w:type="dxa"/>
            <w:shd w:val="clear" w:color="auto" w:fill="83CA95"/>
          </w:tcPr>
          <w:p w14:paraId="0985E855" w14:textId="77777777" w:rsidR="0045732C" w:rsidRDefault="002A74E7">
            <w:pPr>
              <w:pStyle w:val="TableParagraph"/>
              <w:spacing w:before="12" w:line="150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5</w:t>
            </w:r>
          </w:p>
        </w:tc>
        <w:tc>
          <w:tcPr>
            <w:tcW w:w="833" w:type="dxa"/>
            <w:shd w:val="clear" w:color="auto" w:fill="F3F8F8"/>
          </w:tcPr>
          <w:p w14:paraId="712EB342" w14:textId="77777777" w:rsidR="0045732C" w:rsidRDefault="002A74E7">
            <w:pPr>
              <w:pStyle w:val="TableParagraph"/>
              <w:spacing w:before="12" w:line="150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19</w:t>
            </w:r>
          </w:p>
        </w:tc>
      </w:tr>
      <w:tr w:rsidR="0045732C" w14:paraId="324A6AB4" w14:textId="77777777">
        <w:trPr>
          <w:trHeight w:val="179"/>
        </w:trPr>
        <w:tc>
          <w:tcPr>
            <w:tcW w:w="931" w:type="dxa"/>
            <w:tcBorders>
              <w:right w:val="single" w:sz="6" w:space="0" w:color="000000"/>
            </w:tcBorders>
          </w:tcPr>
          <w:p w14:paraId="39CF5AE9" w14:textId="77777777" w:rsidR="0045732C" w:rsidRDefault="002A74E7">
            <w:pPr>
              <w:pStyle w:val="TableParagraph"/>
              <w:spacing w:before="11" w:line="149" w:lineRule="exact"/>
              <w:ind w:right="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question6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62DF5F54" w14:textId="77777777" w:rsidR="0045732C" w:rsidRDefault="002A74E7">
            <w:pPr>
              <w:pStyle w:val="TableParagraph"/>
              <w:spacing w:before="11" w:line="149" w:lineRule="exact"/>
              <w:ind w:right="54"/>
              <w:rPr>
                <w:sz w:val="13"/>
              </w:rPr>
            </w:pPr>
            <w:r>
              <w:rPr>
                <w:w w:val="105"/>
                <w:sz w:val="13"/>
              </w:rPr>
              <w:t>17.45%</w:t>
            </w:r>
          </w:p>
        </w:tc>
        <w:tc>
          <w:tcPr>
            <w:tcW w:w="873" w:type="dxa"/>
          </w:tcPr>
          <w:p w14:paraId="2E590CAF" w14:textId="77777777" w:rsidR="0045732C" w:rsidRDefault="002A74E7">
            <w:pPr>
              <w:pStyle w:val="TableParagraph"/>
              <w:spacing w:before="11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16.46%</w:t>
            </w:r>
          </w:p>
        </w:tc>
        <w:tc>
          <w:tcPr>
            <w:tcW w:w="749" w:type="dxa"/>
          </w:tcPr>
          <w:p w14:paraId="29485005" w14:textId="77777777" w:rsidR="0045732C" w:rsidRDefault="002A74E7">
            <w:pPr>
              <w:pStyle w:val="TableParagraph"/>
              <w:spacing w:before="11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17.84%</w:t>
            </w:r>
          </w:p>
        </w:tc>
        <w:tc>
          <w:tcPr>
            <w:tcW w:w="831" w:type="dxa"/>
            <w:shd w:val="clear" w:color="auto" w:fill="73C487"/>
          </w:tcPr>
          <w:p w14:paraId="56329D5E" w14:textId="77777777" w:rsidR="0045732C" w:rsidRDefault="002A74E7">
            <w:pPr>
              <w:pStyle w:val="TableParagraph"/>
              <w:spacing w:before="11" w:line="149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2</w:t>
            </w:r>
          </w:p>
        </w:tc>
        <w:tc>
          <w:tcPr>
            <w:tcW w:w="831" w:type="dxa"/>
            <w:shd w:val="clear" w:color="auto" w:fill="73C487"/>
          </w:tcPr>
          <w:p w14:paraId="6ECBF8E9" w14:textId="77777777" w:rsidR="0045732C" w:rsidRDefault="002A74E7">
            <w:pPr>
              <w:pStyle w:val="TableParagraph"/>
              <w:spacing w:before="11" w:line="149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3</w:t>
            </w:r>
          </w:p>
        </w:tc>
        <w:tc>
          <w:tcPr>
            <w:tcW w:w="833" w:type="dxa"/>
            <w:shd w:val="clear" w:color="auto" w:fill="73C487"/>
          </w:tcPr>
          <w:p w14:paraId="2218F3B7" w14:textId="77777777" w:rsidR="0045732C" w:rsidRDefault="002A74E7">
            <w:pPr>
              <w:pStyle w:val="TableParagraph"/>
              <w:spacing w:before="11" w:line="149" w:lineRule="exact"/>
              <w:ind w:right="17"/>
              <w:rPr>
                <w:sz w:val="13"/>
              </w:rPr>
            </w:pPr>
            <w:r>
              <w:rPr>
                <w:w w:val="106"/>
                <w:sz w:val="13"/>
              </w:rPr>
              <w:t>2</w:t>
            </w:r>
          </w:p>
        </w:tc>
      </w:tr>
      <w:tr w:rsidR="0045732C" w14:paraId="338DABCF" w14:textId="77777777">
        <w:trPr>
          <w:trHeight w:val="173"/>
        </w:trPr>
        <w:tc>
          <w:tcPr>
            <w:tcW w:w="931" w:type="dxa"/>
            <w:tcBorders>
              <w:bottom w:val="single" w:sz="6" w:space="0" w:color="000000"/>
              <w:right w:val="single" w:sz="6" w:space="0" w:color="000000"/>
            </w:tcBorders>
          </w:tcPr>
          <w:p w14:paraId="6BEC5035" w14:textId="77777777" w:rsidR="0045732C" w:rsidRDefault="002A74E7">
            <w:pPr>
              <w:pStyle w:val="TableParagraph"/>
              <w:spacing w:before="12" w:line="141" w:lineRule="exact"/>
              <w:ind w:right="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question7</w:t>
            </w:r>
          </w:p>
        </w:tc>
        <w:tc>
          <w:tcPr>
            <w:tcW w:w="871" w:type="dxa"/>
            <w:tcBorders>
              <w:left w:val="single" w:sz="6" w:space="0" w:color="000000"/>
              <w:bottom w:val="single" w:sz="6" w:space="0" w:color="000000"/>
            </w:tcBorders>
          </w:tcPr>
          <w:p w14:paraId="63CDF2C5" w14:textId="77777777" w:rsidR="0045732C" w:rsidRDefault="002A74E7">
            <w:pPr>
              <w:pStyle w:val="TableParagraph"/>
              <w:spacing w:before="12" w:line="141" w:lineRule="exact"/>
              <w:ind w:right="54"/>
              <w:rPr>
                <w:sz w:val="13"/>
              </w:rPr>
            </w:pPr>
            <w:r>
              <w:rPr>
                <w:w w:val="105"/>
                <w:sz w:val="13"/>
              </w:rPr>
              <w:t>16.73%</w:t>
            </w:r>
          </w:p>
        </w:tc>
        <w:tc>
          <w:tcPr>
            <w:tcW w:w="873" w:type="dxa"/>
            <w:tcBorders>
              <w:bottom w:val="single" w:sz="6" w:space="0" w:color="000000"/>
            </w:tcBorders>
          </w:tcPr>
          <w:p w14:paraId="6EE75099" w14:textId="77777777" w:rsidR="0045732C" w:rsidRDefault="002A74E7">
            <w:pPr>
              <w:pStyle w:val="TableParagraph"/>
              <w:spacing w:before="12" w:line="141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17.33%</w:t>
            </w:r>
          </w:p>
        </w:tc>
        <w:tc>
          <w:tcPr>
            <w:tcW w:w="749" w:type="dxa"/>
            <w:tcBorders>
              <w:bottom w:val="single" w:sz="6" w:space="0" w:color="000000"/>
            </w:tcBorders>
          </w:tcPr>
          <w:p w14:paraId="3B0BE00A" w14:textId="77777777" w:rsidR="0045732C" w:rsidRDefault="002A74E7">
            <w:pPr>
              <w:pStyle w:val="TableParagraph"/>
              <w:spacing w:before="12" w:line="141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-2.31%</w:t>
            </w:r>
          </w:p>
        </w:tc>
        <w:tc>
          <w:tcPr>
            <w:tcW w:w="1662" w:type="dxa"/>
            <w:gridSpan w:val="2"/>
            <w:tcBorders>
              <w:bottom w:val="single" w:sz="6" w:space="0" w:color="000000"/>
            </w:tcBorders>
            <w:shd w:val="clear" w:color="auto" w:fill="6BC181"/>
          </w:tcPr>
          <w:p w14:paraId="519EAD2F" w14:textId="77777777" w:rsidR="0045732C" w:rsidRDefault="002A74E7">
            <w:pPr>
              <w:pStyle w:val="TableParagraph"/>
              <w:tabs>
                <w:tab w:val="left" w:pos="1576"/>
              </w:tabs>
              <w:spacing w:before="12" w:line="141" w:lineRule="exact"/>
              <w:ind w:left="745"/>
              <w:jc w:val="left"/>
              <w:rPr>
                <w:sz w:val="13"/>
              </w:rPr>
            </w:pPr>
            <w:r>
              <w:rPr>
                <w:w w:val="105"/>
                <w:sz w:val="13"/>
              </w:rPr>
              <w:t>3</w:t>
            </w:r>
            <w:r>
              <w:rPr>
                <w:w w:val="105"/>
                <w:sz w:val="13"/>
              </w:rPr>
              <w:tab/>
              <w:t>2</w:t>
            </w:r>
          </w:p>
        </w:tc>
        <w:tc>
          <w:tcPr>
            <w:tcW w:w="833" w:type="dxa"/>
            <w:tcBorders>
              <w:bottom w:val="single" w:sz="6" w:space="0" w:color="000000"/>
            </w:tcBorders>
            <w:shd w:val="clear" w:color="auto" w:fill="D2EBDC"/>
          </w:tcPr>
          <w:p w14:paraId="4F66BDD6" w14:textId="77777777" w:rsidR="0045732C" w:rsidRDefault="002A74E7">
            <w:pPr>
              <w:pStyle w:val="TableParagraph"/>
              <w:spacing w:before="12" w:line="141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15</w:t>
            </w:r>
          </w:p>
        </w:tc>
      </w:tr>
    </w:tbl>
    <w:p w14:paraId="5D0501B5" w14:textId="77777777" w:rsidR="0045732C" w:rsidRDefault="0045732C">
      <w:pPr>
        <w:pStyle w:val="BodyText"/>
        <w:spacing w:before="6"/>
        <w:rPr>
          <w:rFonts w:ascii="Bodoni MT"/>
          <w:b/>
          <w:sz w:val="16"/>
        </w:rPr>
      </w:pPr>
    </w:p>
    <w:p w14:paraId="241F70F8" w14:textId="77777777" w:rsidR="0045732C" w:rsidRDefault="002A74E7">
      <w:pPr>
        <w:pStyle w:val="BodyText"/>
        <w:spacing w:line="244" w:lineRule="auto"/>
        <w:ind w:left="173" w:right="173" w:hanging="7"/>
        <w:jc w:val="both"/>
      </w:pPr>
      <w:r>
        <w:rPr>
          <w:rFonts w:ascii="Arial" w:hAnsi="Arial"/>
          <w:b/>
        </w:rPr>
        <w:t>Table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1.</w:t>
      </w:r>
      <w:r>
        <w:rPr>
          <w:rFonts w:ascii="Arial" w:hAnsi="Arial"/>
          <w:b/>
          <w:spacing w:val="7"/>
        </w:rPr>
        <w:t xml:space="preserve"> </w:t>
      </w:r>
      <w:r>
        <w:t>Feature</w:t>
      </w:r>
      <w:r>
        <w:rPr>
          <w:spacing w:val="-4"/>
        </w:rPr>
        <w:t xml:space="preserve"> </w:t>
      </w:r>
      <w:proofErr w:type="spellStart"/>
      <w:r>
        <w:t>importances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gradient</w:t>
      </w:r>
      <w:r>
        <w:rPr>
          <w:spacing w:val="-5"/>
        </w:rPr>
        <w:t xml:space="preserve"> </w:t>
      </w:r>
      <w:r>
        <w:t>boosting</w:t>
      </w:r>
      <w:r>
        <w:rPr>
          <w:spacing w:val="-5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correlations</w:t>
      </w:r>
      <w:r>
        <w:rPr>
          <w:spacing w:val="-4"/>
        </w:rPr>
        <w:t xml:space="preserve"> </w:t>
      </w:r>
      <w:r>
        <w:t>(</w:t>
      </w:r>
      <w:proofErr w:type="spellStart"/>
      <w:r>
        <w:t>Pointbiserial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Corrected</w:t>
      </w:r>
      <w:r>
        <w:rPr>
          <w:spacing w:val="-4"/>
        </w:rPr>
        <w:t xml:space="preserve"> </w:t>
      </w:r>
      <w:r>
        <w:t>Cramer’s</w:t>
      </w:r>
      <w:r>
        <w:rPr>
          <w:spacing w:val="-5"/>
        </w:rPr>
        <w:t xml:space="preserve"> </w:t>
      </w:r>
      <w:r>
        <w:t>V)</w:t>
      </w:r>
      <w:r>
        <w:rPr>
          <w:spacing w:val="-5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univariate</w:t>
      </w:r>
      <w:r>
        <w:rPr>
          <w:spacing w:val="-8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tinnitus</w:t>
      </w:r>
      <w:r>
        <w:rPr>
          <w:spacing w:val="-7"/>
        </w:rPr>
        <w:t xml:space="preserve"> </w:t>
      </w:r>
      <w:r>
        <w:t>occurrence.</w:t>
      </w:r>
      <w:r>
        <w:rPr>
          <w:spacing w:val="4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gini</w:t>
      </w:r>
      <w:proofErr w:type="spellEnd"/>
      <w:r>
        <w:rPr>
          <w:spacing w:val="-7"/>
        </w:rPr>
        <w:t xml:space="preserve"> </w:t>
      </w:r>
      <w:proofErr w:type="spellStart"/>
      <w:r>
        <w:t>importances</w:t>
      </w:r>
      <w:proofErr w:type="spellEnd"/>
      <w:r>
        <w:rPr>
          <w:spacing w:val="-7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100</w:t>
      </w:r>
      <w:r>
        <w:rPr>
          <w:spacing w:val="-7"/>
        </w:rPr>
        <w:t xml:space="preserve"> </w:t>
      </w:r>
      <w:r>
        <w:t>%,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permutation</w:t>
      </w:r>
      <w:r>
        <w:rPr>
          <w:spacing w:val="-7"/>
        </w:rPr>
        <w:t xml:space="preserve"> </w:t>
      </w:r>
      <w:proofErr w:type="spellStart"/>
      <w:r>
        <w:t>importances</w:t>
      </w:r>
      <w:proofErr w:type="spellEnd"/>
      <w:r>
        <w:rPr>
          <w:spacing w:val="-7"/>
        </w:rPr>
        <w:t xml:space="preserve"> </w:t>
      </w:r>
      <w:r>
        <w:t>indicates</w:t>
      </w:r>
      <w:r>
        <w:rPr>
          <w:spacing w:val="-8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rPr>
          <w:w w:val="95"/>
        </w:rPr>
        <w:t>increase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error</w:t>
      </w:r>
      <w:r>
        <w:rPr>
          <w:spacing w:val="19"/>
          <w:w w:val="95"/>
        </w:rPr>
        <w:t xml:space="preserve"> </w:t>
      </w:r>
      <w:r>
        <w:rPr>
          <w:w w:val="95"/>
        </w:rPr>
        <w:t>rate</w:t>
      </w:r>
      <w:r>
        <w:rPr>
          <w:spacing w:val="20"/>
          <w:w w:val="95"/>
        </w:rPr>
        <w:t xml:space="preserve"> </w:t>
      </w:r>
      <w:r>
        <w:rPr>
          <w:w w:val="95"/>
        </w:rPr>
        <w:t>if</w:t>
      </w:r>
      <w:r>
        <w:rPr>
          <w:spacing w:val="20"/>
          <w:w w:val="95"/>
        </w:rPr>
        <w:t xml:space="preserve"> </w:t>
      </w:r>
      <w:r>
        <w:rPr>
          <w:w w:val="95"/>
        </w:rPr>
        <w:t>that</w:t>
      </w:r>
      <w:r>
        <w:rPr>
          <w:spacing w:val="20"/>
          <w:w w:val="95"/>
        </w:rPr>
        <w:t xml:space="preserve"> </w:t>
      </w:r>
      <w:r>
        <w:rPr>
          <w:w w:val="95"/>
        </w:rPr>
        <w:t>features</w:t>
      </w:r>
      <w:r>
        <w:rPr>
          <w:spacing w:val="19"/>
          <w:w w:val="95"/>
        </w:rPr>
        <w:t xml:space="preserve"> </w:t>
      </w:r>
      <w:proofErr w:type="gramStart"/>
      <w:r>
        <w:rPr>
          <w:w w:val="95"/>
        </w:rPr>
        <w:t>was</w:t>
      </w:r>
      <w:proofErr w:type="gramEnd"/>
      <w:r>
        <w:rPr>
          <w:spacing w:val="20"/>
          <w:w w:val="95"/>
        </w:rPr>
        <w:t xml:space="preserve"> </w:t>
      </w:r>
      <w:r>
        <w:rPr>
          <w:w w:val="95"/>
        </w:rPr>
        <w:t>left</w:t>
      </w:r>
      <w:r>
        <w:rPr>
          <w:spacing w:val="20"/>
          <w:w w:val="95"/>
        </w:rPr>
        <w:t xml:space="preserve"> </w:t>
      </w:r>
      <w:r>
        <w:rPr>
          <w:w w:val="95"/>
        </w:rPr>
        <w:t>out.</w:t>
      </w:r>
      <w:r>
        <w:rPr>
          <w:spacing w:val="36"/>
          <w:w w:val="95"/>
        </w:rPr>
        <w:t xml:space="preserve"> </w:t>
      </w:r>
      <w:r>
        <w:rPr>
          <w:w w:val="95"/>
        </w:rPr>
        <w:t>As</w:t>
      </w:r>
      <w:r>
        <w:rPr>
          <w:spacing w:val="20"/>
          <w:w w:val="95"/>
        </w:rPr>
        <w:t xml:space="preserve"> </w:t>
      </w:r>
      <w:proofErr w:type="spellStart"/>
      <w:r>
        <w:rPr>
          <w:rFonts w:ascii="Courier New" w:hAnsi="Courier New"/>
          <w:w w:val="95"/>
        </w:rPr>
        <w:t>year_of_birth</w:t>
      </w:r>
      <w:proofErr w:type="spellEnd"/>
      <w:r>
        <w:rPr>
          <w:rFonts w:ascii="Courier New" w:hAnsi="Courier New"/>
          <w:spacing w:val="-47"/>
          <w:w w:val="95"/>
        </w:rPr>
        <w:t xml:space="preserve"> </w:t>
      </w:r>
      <w:r>
        <w:rPr>
          <w:w w:val="95"/>
        </w:rPr>
        <w:t>is</w:t>
      </w:r>
      <w:r>
        <w:rPr>
          <w:spacing w:val="19"/>
          <w:w w:val="95"/>
        </w:rPr>
        <w:t xml:space="preserve"> </w:t>
      </w:r>
      <w:r>
        <w:rPr>
          <w:w w:val="95"/>
        </w:rPr>
        <w:t>a</w:t>
      </w:r>
      <w:r>
        <w:rPr>
          <w:spacing w:val="20"/>
          <w:w w:val="95"/>
        </w:rPr>
        <w:t xml:space="preserve"> </w:t>
      </w:r>
      <w:r>
        <w:rPr>
          <w:w w:val="95"/>
        </w:rPr>
        <w:t>feature</w:t>
      </w:r>
      <w:r>
        <w:rPr>
          <w:spacing w:val="20"/>
          <w:w w:val="95"/>
        </w:rPr>
        <w:t xml:space="preserve"> </w:t>
      </w:r>
      <w:r>
        <w:rPr>
          <w:w w:val="95"/>
        </w:rPr>
        <w:t>with</w:t>
      </w:r>
      <w:r>
        <w:rPr>
          <w:spacing w:val="20"/>
          <w:w w:val="95"/>
        </w:rPr>
        <w:t xml:space="preserve"> </w:t>
      </w:r>
      <w:r>
        <w:rPr>
          <w:w w:val="95"/>
        </w:rPr>
        <w:t>high</w:t>
      </w:r>
      <w:r>
        <w:rPr>
          <w:spacing w:val="19"/>
          <w:w w:val="95"/>
        </w:rPr>
        <w:t xml:space="preserve"> </w:t>
      </w:r>
      <w:r>
        <w:rPr>
          <w:w w:val="95"/>
        </w:rPr>
        <w:t>cardinality,</w:t>
      </w:r>
      <w:r>
        <w:rPr>
          <w:spacing w:val="20"/>
          <w:w w:val="95"/>
        </w:rPr>
        <w:t xml:space="preserve"> </w:t>
      </w:r>
      <w:r>
        <w:rPr>
          <w:w w:val="95"/>
        </w:rPr>
        <w:t>it</w:t>
      </w:r>
      <w:r>
        <w:rPr>
          <w:spacing w:val="20"/>
          <w:w w:val="95"/>
        </w:rPr>
        <w:t xml:space="preserve"> </w:t>
      </w:r>
      <w:r>
        <w:rPr>
          <w:w w:val="95"/>
        </w:rPr>
        <w:t>clearly</w:t>
      </w:r>
      <w:r>
        <w:rPr>
          <w:spacing w:val="19"/>
          <w:w w:val="95"/>
        </w:rPr>
        <w:t xml:space="preserve"> </w:t>
      </w:r>
      <w:r>
        <w:rPr>
          <w:w w:val="95"/>
        </w:rPr>
        <w:t>helps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tree-based</w:t>
      </w:r>
      <w:r>
        <w:rPr>
          <w:spacing w:val="-5"/>
        </w:rPr>
        <w:t xml:space="preserve"> </w:t>
      </w:r>
      <w:r>
        <w:t>gradient</w:t>
      </w:r>
      <w:r>
        <w:rPr>
          <w:spacing w:val="-5"/>
        </w:rPr>
        <w:t xml:space="preserve"> </w:t>
      </w:r>
      <w:r>
        <w:t>boosting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determine</w:t>
      </w:r>
      <w:r>
        <w:rPr>
          <w:spacing w:val="-5"/>
        </w:rPr>
        <w:t xml:space="preserve"> </w:t>
      </w:r>
      <w:r>
        <w:t>tinnitus</w:t>
      </w:r>
      <w:r>
        <w:rPr>
          <w:spacing w:val="-5"/>
        </w:rPr>
        <w:t xml:space="preserve"> </w:t>
      </w:r>
      <w:r>
        <w:t>occurrence.</w:t>
      </w:r>
      <w:r>
        <w:rPr>
          <w:spacing w:val="6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correlation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moderately</w:t>
      </w:r>
      <w:r>
        <w:rPr>
          <w:spacing w:val="-5"/>
        </w:rPr>
        <w:t xml:space="preserve"> </w:t>
      </w:r>
      <w:r>
        <w:t>negative.</w:t>
      </w:r>
    </w:p>
    <w:p w14:paraId="653DA95E" w14:textId="77777777" w:rsidR="0045732C" w:rsidRDefault="0045732C">
      <w:pPr>
        <w:pStyle w:val="BodyText"/>
        <w:rPr>
          <w:sz w:val="24"/>
        </w:rPr>
      </w:pPr>
    </w:p>
    <w:p w14:paraId="09975BBC" w14:textId="77777777" w:rsidR="0045732C" w:rsidRDefault="0045732C">
      <w:pPr>
        <w:pStyle w:val="BodyText"/>
        <w:spacing w:before="6"/>
      </w:pPr>
    </w:p>
    <w:p w14:paraId="0EA6F3F2" w14:textId="77777777" w:rsidR="0045732C" w:rsidRDefault="002A74E7">
      <w:pPr>
        <w:pStyle w:val="Heading2"/>
        <w:spacing w:line="249" w:lineRule="auto"/>
        <w:ind w:right="171"/>
      </w:pPr>
      <w:r>
        <w:t>RQ2: Are we able to reveal country- and season-specific differences for the reported momentary tinnitus</w:t>
      </w:r>
      <w:r>
        <w:rPr>
          <w:spacing w:val="-5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daily</w:t>
      </w:r>
      <w:r>
        <w:rPr>
          <w:spacing w:val="-1"/>
        </w:rPr>
        <w:t xml:space="preserve"> </w:t>
      </w:r>
      <w:r>
        <w:t>questionnaire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TYT</w:t>
      </w:r>
      <w:r>
        <w:rPr>
          <w:spacing w:val="-1"/>
        </w:rPr>
        <w:t xml:space="preserve"> </w:t>
      </w:r>
      <w:r>
        <w:t>users?</w:t>
      </w:r>
    </w:p>
    <w:p w14:paraId="35E94AAE" w14:textId="77777777" w:rsidR="0045732C" w:rsidRDefault="002A74E7">
      <w:pPr>
        <w:pStyle w:val="BodyText"/>
        <w:spacing w:before="42" w:line="249" w:lineRule="auto"/>
        <w:ind w:left="166" w:right="146" w:firstLine="1"/>
        <w:jc w:val="both"/>
      </w:pPr>
      <w:r>
        <w:t xml:space="preserve">To answer this question, there are 97,742 responses from 3,691 users from a total of </w:t>
      </w:r>
      <w:commentRangeStart w:id="39"/>
      <w:r>
        <w:t>111 countries for the period from April</w:t>
      </w:r>
      <w:r>
        <w:rPr>
          <w:spacing w:val="1"/>
        </w:rPr>
        <w:t xml:space="preserve"> </w:t>
      </w:r>
      <w:r>
        <w:t>2014 to February 2021</w:t>
      </w:r>
      <w:commentRangeEnd w:id="39"/>
      <w:r w:rsidR="00F0681B">
        <w:rPr>
          <w:rStyle w:val="CommentReference"/>
        </w:rPr>
        <w:commentReference w:id="39"/>
      </w:r>
      <w:r>
        <w:t>. For the further analysis, we restricted ourselves to the countries represented by more than 30 users</w:t>
      </w:r>
      <w:r>
        <w:rPr>
          <w:spacing w:val="1"/>
        </w:rPr>
        <w:t xml:space="preserve"> </w:t>
      </w:r>
      <w:r>
        <w:t>with more than 300 questionnaires in total. For this subset, with 15 countries, 3,163 users remain with a total of 88,049 filled</w:t>
      </w:r>
      <w:r>
        <w:rPr>
          <w:spacing w:val="-47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daily</w:t>
      </w:r>
      <w:r>
        <w:rPr>
          <w:spacing w:val="-2"/>
        </w:rPr>
        <w:t xml:space="preserve"> </w:t>
      </w:r>
      <w:r>
        <w:t>questionnaires.</w:t>
      </w:r>
      <w:r>
        <w:rPr>
          <w:spacing w:val="10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responses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Germany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51,804</w:t>
      </w:r>
      <w:r>
        <w:rPr>
          <w:spacing w:val="-2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questionnaires,</w:t>
      </w:r>
      <w:r>
        <w:rPr>
          <w:spacing w:val="-2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1,410</w:t>
      </w:r>
      <w:r>
        <w:rPr>
          <w:spacing w:val="-2"/>
        </w:rPr>
        <w:t xml:space="preserve"> </w:t>
      </w:r>
      <w:r>
        <w:t>users,</w:t>
      </w:r>
      <w:r>
        <w:rPr>
          <w:spacing w:val="-48"/>
        </w:rPr>
        <w:t xml:space="preserve"> </w:t>
      </w:r>
      <w:r>
        <w:t>whereas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fewest</w:t>
      </w:r>
      <w:r>
        <w:rPr>
          <w:spacing w:val="-9"/>
        </w:rPr>
        <w:t xml:space="preserve"> </w:t>
      </w:r>
      <w:r>
        <w:t>completed</w:t>
      </w:r>
      <w:r>
        <w:rPr>
          <w:spacing w:val="-10"/>
        </w:rPr>
        <w:t xml:space="preserve"> </w:t>
      </w:r>
      <w:r>
        <w:t>questionnaires</w:t>
      </w:r>
      <w:r>
        <w:rPr>
          <w:spacing w:val="-9"/>
        </w:rPr>
        <w:t xml:space="preserve"> </w:t>
      </w:r>
      <w:r>
        <w:t>come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commentRangeStart w:id="40"/>
      <w:r>
        <w:t>Federative</w:t>
      </w:r>
      <w:r>
        <w:rPr>
          <w:spacing w:val="-10"/>
        </w:rPr>
        <w:t xml:space="preserve"> </w:t>
      </w:r>
      <w:r>
        <w:t>Republic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Brazil</w:t>
      </w:r>
      <w:r>
        <w:rPr>
          <w:spacing w:val="-9"/>
        </w:rPr>
        <w:t xml:space="preserve"> </w:t>
      </w:r>
      <w:commentRangeEnd w:id="40"/>
      <w:r w:rsidR="00F0681B">
        <w:rPr>
          <w:rStyle w:val="CommentReference"/>
        </w:rPr>
        <w:commentReference w:id="40"/>
      </w:r>
      <w:r>
        <w:t>with</w:t>
      </w:r>
      <w:r>
        <w:rPr>
          <w:spacing w:val="-10"/>
        </w:rPr>
        <w:t xml:space="preserve"> </w:t>
      </w:r>
      <w:r>
        <w:t>334</w:t>
      </w:r>
      <w:r>
        <w:rPr>
          <w:spacing w:val="-10"/>
        </w:rPr>
        <w:t xml:space="preserve"> </w:t>
      </w:r>
      <w:r>
        <w:t>completed</w:t>
      </w:r>
      <w:r>
        <w:rPr>
          <w:spacing w:val="-9"/>
        </w:rPr>
        <w:t xml:space="preserve"> </w:t>
      </w:r>
      <w:r>
        <w:t>questionnaires,</w:t>
      </w:r>
      <w:r>
        <w:rPr>
          <w:spacing w:val="-48"/>
        </w:rPr>
        <w:t xml:space="preserve"> </w:t>
      </w:r>
      <w:r>
        <w:t>generated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50</w:t>
      </w:r>
      <w:r>
        <w:rPr>
          <w:spacing w:val="-5"/>
        </w:rPr>
        <w:t xml:space="preserve"> </w:t>
      </w:r>
      <w:r>
        <w:t>users.</w:t>
      </w:r>
      <w:r>
        <w:rPr>
          <w:spacing w:val="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filled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questionnaires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country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5870</w:t>
      </w:r>
      <w:r>
        <w:rPr>
          <w:spacing w:val="-5"/>
        </w:rPr>
        <w:t xml:space="preserve"> </w:t>
      </w:r>
      <w:r>
        <w:t>(std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13,058).</w:t>
      </w:r>
      <w:r>
        <w:rPr>
          <w:spacing w:val="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210</w:t>
      </w:r>
      <w:r>
        <w:rPr>
          <w:spacing w:val="-10"/>
        </w:rPr>
        <w:t xml:space="preserve"> </w:t>
      </w:r>
      <w:r>
        <w:t>(std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357).</w:t>
      </w:r>
      <w:r>
        <w:rPr>
          <w:spacing w:val="-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question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interest</w:t>
      </w:r>
      <w:r>
        <w:rPr>
          <w:spacing w:val="-10"/>
        </w:rPr>
        <w:t xml:space="preserve"> </w:t>
      </w:r>
      <w:r>
        <w:rPr>
          <w:i/>
        </w:rPr>
        <w:t>Did</w:t>
      </w:r>
      <w:r>
        <w:rPr>
          <w:i/>
          <w:spacing w:val="-10"/>
        </w:rPr>
        <w:t xml:space="preserve"> </w:t>
      </w:r>
      <w:r>
        <w:rPr>
          <w:i/>
        </w:rPr>
        <w:t>you</w:t>
      </w:r>
      <w:r>
        <w:rPr>
          <w:i/>
          <w:spacing w:val="-10"/>
        </w:rPr>
        <w:t xml:space="preserve"> </w:t>
      </w:r>
      <w:r>
        <w:rPr>
          <w:i/>
        </w:rPr>
        <w:t>perceive</w:t>
      </w:r>
      <w:r>
        <w:rPr>
          <w:i/>
          <w:spacing w:val="-10"/>
        </w:rPr>
        <w:t xml:space="preserve"> </w:t>
      </w:r>
      <w:r>
        <w:rPr>
          <w:i/>
        </w:rPr>
        <w:t>the</w:t>
      </w:r>
      <w:r>
        <w:rPr>
          <w:i/>
          <w:spacing w:val="-11"/>
        </w:rPr>
        <w:t xml:space="preserve"> </w:t>
      </w:r>
      <w:r>
        <w:rPr>
          <w:i/>
        </w:rPr>
        <w:t>tinnitus</w:t>
      </w:r>
      <w:r>
        <w:rPr>
          <w:i/>
          <w:spacing w:val="-10"/>
        </w:rPr>
        <w:t xml:space="preserve"> </w:t>
      </w:r>
      <w:r>
        <w:rPr>
          <w:i/>
        </w:rPr>
        <w:t>right</w:t>
      </w:r>
      <w:r>
        <w:rPr>
          <w:i/>
          <w:spacing w:val="-10"/>
        </w:rPr>
        <w:t xml:space="preserve"> </w:t>
      </w:r>
      <w:r>
        <w:rPr>
          <w:i/>
        </w:rPr>
        <w:t xml:space="preserve">now? </w:t>
      </w:r>
      <w:r>
        <w:t>(</w:t>
      </w:r>
      <w:r>
        <w:rPr>
          <w:rFonts w:ascii="Courier New" w:hAnsi="Courier New"/>
        </w:rPr>
        <w:t>question1</w:t>
      </w:r>
      <w:r>
        <w:t>),</w:t>
      </w:r>
      <w:r>
        <w:rPr>
          <w:spacing w:val="-11"/>
        </w:rPr>
        <w:t xml:space="preserve"> </w:t>
      </w:r>
      <w:r>
        <w:t>mean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’Yes’</w:t>
      </w:r>
      <w:r>
        <w:rPr>
          <w:spacing w:val="-10"/>
        </w:rPr>
        <w:t xml:space="preserve"> </w:t>
      </w:r>
      <w:r>
        <w:t>is</w:t>
      </w:r>
    </w:p>
    <w:p w14:paraId="51E2BECA" w14:textId="77777777" w:rsidR="0045732C" w:rsidRDefault="002A74E7">
      <w:pPr>
        <w:pStyle w:val="BodyText"/>
        <w:spacing w:line="213" w:lineRule="exact"/>
        <w:ind w:left="168"/>
        <w:jc w:val="both"/>
      </w:pPr>
      <w:r>
        <w:t>78.97</w:t>
      </w:r>
      <w:r>
        <w:rPr>
          <w:spacing w:val="7"/>
        </w:rPr>
        <w:t xml:space="preserve"> </w:t>
      </w:r>
      <w:r>
        <w:t>%</w:t>
      </w:r>
      <w:r>
        <w:rPr>
          <w:spacing w:val="7"/>
        </w:rPr>
        <w:t xml:space="preserve"> </w:t>
      </w:r>
      <w:r>
        <w:t>(std</w:t>
      </w:r>
      <w:r>
        <w:rPr>
          <w:spacing w:val="7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12.21</w:t>
      </w:r>
      <w:r>
        <w:rPr>
          <w:spacing w:val="7"/>
        </w:rPr>
        <w:t xml:space="preserve"> </w:t>
      </w:r>
      <w:r>
        <w:t>%),</w:t>
      </w:r>
      <w:r>
        <w:rPr>
          <w:spacing w:val="9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interquartile</w:t>
      </w:r>
      <w:r>
        <w:rPr>
          <w:spacing w:val="7"/>
        </w:rPr>
        <w:t xml:space="preserve"> </w:t>
      </w:r>
      <w:r>
        <w:t>range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15.73</w:t>
      </w:r>
      <w:r>
        <w:rPr>
          <w:spacing w:val="7"/>
        </w:rPr>
        <w:t xml:space="preserve"> </w:t>
      </w:r>
      <w:r>
        <w:t>%,</w:t>
      </w:r>
      <w:r>
        <w:rPr>
          <w:spacing w:val="9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maximum</w:t>
      </w:r>
      <w:r>
        <w:rPr>
          <w:spacing w:val="8"/>
        </w:rPr>
        <w:t xml:space="preserve"> </w:t>
      </w:r>
      <w:r>
        <w:t>value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95.58</w:t>
      </w:r>
      <w:r>
        <w:rPr>
          <w:spacing w:val="8"/>
        </w:rPr>
        <w:t xml:space="preserve"> </w:t>
      </w:r>
      <w:r>
        <w:t>%</w:t>
      </w:r>
      <w:r>
        <w:rPr>
          <w:spacing w:val="7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Italy,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minimum</w:t>
      </w:r>
    </w:p>
    <w:p w14:paraId="02BE3376" w14:textId="77777777" w:rsidR="0045732C" w:rsidRDefault="002A74E7">
      <w:pPr>
        <w:pStyle w:val="BodyText"/>
        <w:spacing w:before="9"/>
        <w:ind w:left="168"/>
        <w:jc w:val="both"/>
      </w:pPr>
      <w:r>
        <w:lastRenderedPageBreak/>
        <w:t>value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48.66</w:t>
      </w:r>
      <w:r>
        <w:rPr>
          <w:spacing w:val="-5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Norway,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found.</w:t>
      </w:r>
    </w:p>
    <w:p w14:paraId="55C8F4CE" w14:textId="77777777" w:rsidR="0045732C" w:rsidRDefault="0045732C">
      <w:pPr>
        <w:jc w:val="both"/>
        <w:sectPr w:rsidR="0045732C">
          <w:type w:val="continuous"/>
          <w:pgSz w:w="12240" w:h="15840"/>
          <w:pgMar w:top="1100" w:right="960" w:bottom="280" w:left="960" w:header="0" w:footer="648" w:gutter="0"/>
          <w:cols w:space="720"/>
        </w:sectPr>
      </w:pPr>
    </w:p>
    <w:p w14:paraId="196472DC" w14:textId="3CD25DB3" w:rsidR="0045732C" w:rsidRDefault="00A42D52">
      <w:pPr>
        <w:pStyle w:val="BodyText"/>
        <w:spacing w:before="68"/>
        <w:ind w:left="166" w:right="171" w:firstLine="7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736960" behindDoc="1" locked="0" layoutInCell="1" allowOverlap="1" wp14:anchorId="0C1B588A" wp14:editId="31BD0E17">
                <wp:simplePos x="0" y="0"/>
                <wp:positionH relativeFrom="page">
                  <wp:posOffset>3552190</wp:posOffset>
                </wp:positionH>
                <wp:positionV relativeFrom="paragraph">
                  <wp:posOffset>1391920</wp:posOffset>
                </wp:positionV>
                <wp:extent cx="140335" cy="241300"/>
                <wp:effectExtent l="0" t="0" r="0" b="0"/>
                <wp:wrapNone/>
                <wp:docPr id="438" name="docshape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0335" cy="241300"/>
                        </a:xfrm>
                        <a:custGeom>
                          <a:avLst/>
                          <a:gdLst>
                            <a:gd name="T0" fmla="*/ 2147483646 w 221"/>
                            <a:gd name="T1" fmla="*/ 2147483646 h 380"/>
                            <a:gd name="T2" fmla="*/ 0 w 221"/>
                            <a:gd name="T3" fmla="*/ 2147483646 h 380"/>
                            <a:gd name="T4" fmla="*/ 0 w 221"/>
                            <a:gd name="T5" fmla="*/ 2147483646 h 380"/>
                            <a:gd name="T6" fmla="*/ 2147483646 w 221"/>
                            <a:gd name="T7" fmla="*/ 2147483646 h 380"/>
                            <a:gd name="T8" fmla="*/ 2147483646 w 221"/>
                            <a:gd name="T9" fmla="*/ 2147483646 h 380"/>
                            <a:gd name="T10" fmla="*/ 2147483646 w 221"/>
                            <a:gd name="T11" fmla="*/ 2147483646 h 380"/>
                            <a:gd name="T12" fmla="*/ 0 w 221"/>
                            <a:gd name="T13" fmla="*/ 2147483646 h 380"/>
                            <a:gd name="T14" fmla="*/ 0 w 221"/>
                            <a:gd name="T15" fmla="*/ 2147483646 h 380"/>
                            <a:gd name="T16" fmla="*/ 2147483646 w 221"/>
                            <a:gd name="T17" fmla="*/ 2147483646 h 380"/>
                            <a:gd name="T18" fmla="*/ 2147483646 w 221"/>
                            <a:gd name="T19" fmla="*/ 2147483646 h 380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</a:gdLst>
                          <a:ahLst/>
                          <a:cxnLst>
                            <a:cxn ang="T20">
                              <a:pos x="T0" y="T1"/>
                            </a:cxn>
                            <a:cxn ang="T21">
                              <a:pos x="T2" y="T3"/>
                            </a:cxn>
                            <a:cxn ang="T22">
                              <a:pos x="T4" y="T5"/>
                            </a:cxn>
                            <a:cxn ang="T23">
                              <a:pos x="T6" y="T7"/>
                            </a:cxn>
                            <a:cxn ang="T24">
                              <a:pos x="T8" y="T9"/>
                            </a:cxn>
                            <a:cxn ang="T25">
                              <a:pos x="T10" y="T11"/>
                            </a:cxn>
                            <a:cxn ang="T26">
                              <a:pos x="T12" y="T13"/>
                            </a:cxn>
                            <a:cxn ang="T27">
                              <a:pos x="T14" y="T15"/>
                            </a:cxn>
                            <a:cxn ang="T28">
                              <a:pos x="T16" y="T17"/>
                            </a:cxn>
                            <a:cxn ang="T29">
                              <a:pos x="T18" y="T19"/>
                            </a:cxn>
                          </a:cxnLst>
                          <a:rect l="0" t="0" r="r" b="b"/>
                          <a:pathLst>
                            <a:path w="221" h="380">
                              <a:moveTo>
                                <a:pt x="214" y="219"/>
                              </a:moveTo>
                              <a:lnTo>
                                <a:pt x="0" y="219"/>
                              </a:lnTo>
                              <a:lnTo>
                                <a:pt x="0" y="380"/>
                              </a:lnTo>
                              <a:lnTo>
                                <a:pt x="214" y="380"/>
                              </a:lnTo>
                              <a:lnTo>
                                <a:pt x="214" y="219"/>
                              </a:lnTo>
                              <a:close/>
                              <a:moveTo>
                                <a:pt x="221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221" y="161"/>
                              </a:lnTo>
                              <a:lnTo>
                                <a:pt x="2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5007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A7180B" id="docshape12" o:spid="_x0000_s1026" style="position:absolute;margin-left:279.7pt;margin-top:109.6pt;width:11.05pt;height:19pt;z-index:-1757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1,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sa1tgMAALsMAAAOAAAAZHJzL2Uyb0RvYy54bWysV1GPozYQfq/U/2D5sVIXDITsRsueTre6&#10;qtK1PenSH+AYE9ABprYTsv31HRucmF2INtXlAWzmm/HMfPZ48vjh1NToyKWqRJthchdixFsm8qrd&#10;Z/jv7edf7zFSmrY5rUXLM/zCFf7w9PNPj3234ZEoRZ1zicBIqzZ9l+FS624TBIqVvKHqTnS8BWEh&#10;ZEM1TOU+yCXtwXpTB1EYpkEvZN5JwbhS8PV5EOIna78oONN/FYXiGtUZBt+0fUr73Jln8PRIN3tJ&#10;u7Jioxv0f3jR0KqFRc+mnqmm6CCrN6aaikmhRKHvmGgCURQV4zYGiIaEr6L5VtKO21ggOao7p0n9&#10;OLPsz+NXiao8w0kMVLW0AZJywZRZmkQmP32nNgD71n2VJkLVfRHsuwJBMJGYiQIM2vV/iBys0IMW&#10;NienQjZGE6JFJ5v6l3Pq+UkjBh9JEsbxCiMGoighcWipCejGKbOD0r9xYQ3R4xelB+ZyGNm856Pv&#10;W2C5aGog8ZcARSRZJ/dxmqSoR1FERrrPWDKPLVF877bGGRt52HDeXOxBvKVnzSUedsEcpGMukllz&#10;6Tx2Nur1PHbWLuyJOR9m7T7MY2ftkptouoUn2LQXlxcyS25hiryDKnILV+QWssgtbJFb6CK38BX5&#10;fIUoDeGH0tUqTl+fKThlfv6vIadMXUP6fF1ffUrWNZs+Zddt+nxdR/pkXUf6TF1H+jS9QUKF3Lsa&#10;SEtXFtmpHesijBA1d/EWGDSFshPKFGFTJqHUbm1JBCOAM1IPTiZwoMrAY8P2LDyawIEFA18twuMJ&#10;HBJs4OtFeDKBQ+4M/GERvprATa0xeLIcbDpVGKOFMrEU7nqqMMYLZWBJ4X6qMEYMp3tJ4WGqMMYM&#10;h9ZTGJgYqZbQ7LxucyRG0ObsjA5QT7XZIW6IerhqzWktM2zuO/O9EUe+FRahzTaBW8zmLjqve0HU&#10;rY8ccnzBOal7d9begBpvV/DeSd17QLlV34t7uyqrheI26Iu/o20TMewG119c5FMfBk8dysnc24+G&#10;pG5fOal7T1d8L+71mi4WSJdh0J6/M5VmB3idkRJ1lX+u6tpQqOR+96mW6Eih+X1eheH647h5JrDa&#10;nvxWGLVhb5kvtrkz/dzQAO5E/gK9nRRDBw0dPwxKIf/FqIfuOcPqnwOVHKP69xba0weSJJBBbSfJ&#10;am2uD+lLdr6EtgxMZVhjqFVm+EkPLfqhk9W+hJWGYtSKj9BTFpXp/ax/g1fjBDpkm5uxmzctuD+3&#10;qMt/jqf/AAAA//8DAFBLAwQUAAYACAAAACEAi2Be5uEAAAALAQAADwAAAGRycy9kb3ducmV2Lnht&#10;bEyPTU+EMBCG7yb+h2ZMvLkFYnVBysaYGI0fh0VN9FboCEQ6JbS7i//e8aTHmXnyzvOWm8WNYo9z&#10;GDxpSFcJCKTW24E6Da8vt2drECEasmb0hBq+McCmOj4qTWH9gba4r2MnOIRCYTT0MU6FlKHt0Zmw&#10;8hMS3z797Ezkce6knc2Bw90osyS5kM4MxB96M+FNj+1XvXMa8runj1y297V9N83DW+cen7eq0fr0&#10;ZLm+AhFxiX8w/OqzOlTs1Pgd2SBGDUrl54xqyNI8A8GEWqcKRMMbdZmBrEr5v0P1AwAA//8DAFBL&#10;AQItABQABgAIAAAAIQC2gziS/gAAAOEBAAATAAAAAAAAAAAAAAAAAAAAAABbQ29udGVudF9UeXBl&#10;c10ueG1sUEsBAi0AFAAGAAgAAAAhADj9If/WAAAAlAEAAAsAAAAAAAAAAAAAAAAALwEAAF9yZWxz&#10;Ly5yZWxzUEsBAi0AFAAGAAgAAAAhAJ12xrW2AwAAuwwAAA4AAAAAAAAAAAAAAAAALgIAAGRycy9l&#10;Mm9Eb2MueG1sUEsBAi0AFAAGAAgAAAAhAItgXubhAAAACwEAAA8AAAAAAAAAAAAAAAAAEAYAAGRy&#10;cy9kb3ducmV2LnhtbFBLBQYAAAAABAAEAPMAAAAeBwAAAAA=&#10;" path="m214,219l,219,,380r214,l214,219xm221,l,,,161r221,l221,xe" fillcolor="#d5007a" stroked="f">
    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737472" behindDoc="1" locked="0" layoutInCell="1" allowOverlap="1" wp14:anchorId="02BFECB9" wp14:editId="440BDF69">
                <wp:simplePos x="0" y="0"/>
                <wp:positionH relativeFrom="page">
                  <wp:posOffset>3552190</wp:posOffset>
                </wp:positionH>
                <wp:positionV relativeFrom="paragraph">
                  <wp:posOffset>2085975</wp:posOffset>
                </wp:positionV>
                <wp:extent cx="99695" cy="102235"/>
                <wp:effectExtent l="0" t="0" r="0" b="0"/>
                <wp:wrapNone/>
                <wp:docPr id="437" name="docshape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695" cy="102235"/>
                        </a:xfrm>
                        <a:prstGeom prst="rect">
                          <a:avLst/>
                        </a:prstGeom>
                        <a:solidFill>
                          <a:srgbClr val="D5007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11AD54" id="docshape13" o:spid="_x0000_s1026" style="position:absolute;margin-left:279.7pt;margin-top:164.25pt;width:7.85pt;height:8.05pt;z-index:-1757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TEy/wEAANoDAAAOAAAAZHJzL2Uyb0RvYy54bWysU9uO0zAQfUfiHyy/0yS9bGnUdFW1WoS0&#10;sCstfIDjOIlF4jFjt2n5esZOtxR4Q7xYHs/MmTlnxuv7U9+xo0KnwRQ8m6ScKSOh0qYp+NcvD+/e&#10;c+a8MJXowKiCn5Xj95u3b9aDzdUUWugqhYxAjMsHW/DWe5sniZOt6oWbgFWGnDVgLzyZ2CQVioHQ&#10;+y6ZpuldMgBWFkEq5+h1Pzr5JuLXtZL+qa6d8qwrOPXm44nxLMOZbNYib1DYVstLG+IfuuiFNlT0&#10;CrUXXrAD6r+gei0RHNR+IqFPoK61VJEDscnSP9i8tMKqyIXEcfYqk/t/sPLz8RmZrgo+ny05M6Kn&#10;IVUgXSidzYI+g3U5hb3YZwwMnX0E+c0xA7tWmEZtEWFolaioqyzEJ78lBMNRKiuHT1ARuDh4iFKd&#10;auwDIInATnEi5+tE1MkzSY+r1d1qwZkkT5ZOp7NFLCDy11yLzn9Q0LNwKTjSvCO2OD46H3oR+WtI&#10;7B06XT3orosGNuWuQ3YUtBv7RZoutxd0dxvWmRBsIKSNiOElkgy8Rn1KqM7EEWFcMPoQdGkBf3A2&#10;0HIV3H0/CFScdR8N6bTK5vOwjdGYL5ZTMvDWU956hJEEVXDP2Xjd+XGDDxZ101KlLJI2sCVtax2J&#10;B93Hri7N0gJFPS7LHjb01o5Rv77k5icAAAD//wMAUEsDBBQABgAIAAAAIQCQYvH43wAAAAsBAAAP&#10;AAAAZHJzL2Rvd25yZXYueG1sTI/BToNAEIbvJr7DZky82QWESpGlsUYfwFqbHrfsCER2Ftltwbd3&#10;PNXjzHz55/vL9Wx7ccbRd44UxIsIBFLtTEeNgt37610OwgdNRveOUMEPelhX11elLoyb6A3P29AI&#10;DiFfaAVtCEMhpa9btNov3IDEt083Wh14HBtpRj1xuO1lEkVLaXVH/KHVAz63WH9tT1ZBnuzil/pj&#10;MrjJV5vwPSXusLdK3d7MT48gAs7hAsOfPqtDxU5HdyLjRa8gy1YpowrukzwDwUT2kMUgjrxJ0yXI&#10;qpT/O1S/AAAA//8DAFBLAQItABQABgAIAAAAIQC2gziS/gAAAOEBAAATAAAAAAAAAAAAAAAAAAAA&#10;AABbQ29udGVudF9UeXBlc10ueG1sUEsBAi0AFAAGAAgAAAAhADj9If/WAAAAlAEAAAsAAAAAAAAA&#10;AAAAAAAALwEAAF9yZWxzLy5yZWxzUEsBAi0AFAAGAAgAAAAhAFRJMTL/AQAA2gMAAA4AAAAAAAAA&#10;AAAAAAAALgIAAGRycy9lMm9Eb2MueG1sUEsBAi0AFAAGAAgAAAAhAJBi8fjfAAAACwEAAA8AAAAA&#10;AAAAAAAAAAAAWQQAAGRycy9kb3ducmV2LnhtbFBLBQYAAAAABAAEAPMAAABlBQAAAAA=&#10;" fillcolor="#d5007a" stroked="f">
                <w10:wrap anchorx="page"/>
              </v:rect>
            </w:pict>
          </mc:Fallback>
        </mc:AlternateContent>
      </w:r>
      <w:r w:rsidR="002A74E7">
        <w:rPr>
          <w:rFonts w:ascii="Arial" w:hAnsi="Arial"/>
          <w:b/>
          <w:sz w:val="18"/>
        </w:rPr>
        <w:t>RQ21: Are there country-specific differences for the momentary tinnitus?</w:t>
      </w:r>
      <w:r w:rsidR="002A74E7">
        <w:rPr>
          <w:rFonts w:ascii="Arial" w:hAnsi="Arial"/>
          <w:b/>
          <w:spacing w:val="1"/>
          <w:sz w:val="18"/>
        </w:rPr>
        <w:t xml:space="preserve"> </w:t>
      </w:r>
      <w:r w:rsidR="002A74E7">
        <w:t>A chi-square test of independence showed</w:t>
      </w:r>
      <w:r w:rsidR="002A74E7">
        <w:rPr>
          <w:spacing w:val="1"/>
        </w:rPr>
        <w:t xml:space="preserve"> </w:t>
      </w:r>
      <w:r w:rsidR="002A74E7">
        <w:t xml:space="preserve">that there are significant differences between the countries, </w:t>
      </w:r>
      <w:r w:rsidR="002A74E7">
        <w:rPr>
          <w:rFonts w:ascii="Calibri" w:hAnsi="Calibri"/>
          <w:i/>
        </w:rPr>
        <w:t>χ</w:t>
      </w:r>
      <w:r w:rsidR="002A74E7">
        <w:rPr>
          <w:position w:val="7"/>
          <w:sz w:val="14"/>
        </w:rPr>
        <w:t>2</w:t>
      </w:r>
      <w:r w:rsidR="002A74E7">
        <w:rPr>
          <w:rFonts w:ascii="Tahoma" w:hAnsi="Tahoma"/>
        </w:rPr>
        <w:t>(</w:t>
      </w:r>
      <w:r w:rsidR="002A74E7">
        <w:t>14</w:t>
      </w:r>
      <w:r w:rsidR="002A74E7">
        <w:rPr>
          <w:rFonts w:ascii="Verdana" w:hAnsi="Verdana"/>
          <w:i/>
        </w:rPr>
        <w:t xml:space="preserve">, </w:t>
      </w:r>
      <w:r w:rsidR="002A74E7">
        <w:rPr>
          <w:i/>
        </w:rPr>
        <w:t xml:space="preserve">N </w:t>
      </w:r>
      <w:r w:rsidR="002A74E7">
        <w:rPr>
          <w:rFonts w:ascii="Tahoma" w:hAnsi="Tahoma"/>
        </w:rPr>
        <w:t xml:space="preserve">= </w:t>
      </w:r>
      <w:r w:rsidR="002A74E7">
        <w:t>85933</w:t>
      </w:r>
      <w:r w:rsidR="002A74E7">
        <w:rPr>
          <w:rFonts w:ascii="Tahoma" w:hAnsi="Tahoma"/>
        </w:rPr>
        <w:t xml:space="preserve">) = </w:t>
      </w:r>
      <w:r w:rsidR="002A74E7">
        <w:t>2441</w:t>
      </w:r>
      <w:r w:rsidR="002A74E7">
        <w:rPr>
          <w:rFonts w:ascii="Verdana" w:hAnsi="Verdana"/>
          <w:i/>
        </w:rPr>
        <w:t>.</w:t>
      </w:r>
      <w:r w:rsidR="002A74E7">
        <w:t>44</w:t>
      </w:r>
      <w:r w:rsidR="002A74E7">
        <w:rPr>
          <w:rFonts w:ascii="Verdana" w:hAnsi="Verdana"/>
          <w:i/>
        </w:rPr>
        <w:t xml:space="preserve">, </w:t>
      </w:r>
      <w:r w:rsidR="002A74E7">
        <w:rPr>
          <w:i/>
        </w:rPr>
        <w:t xml:space="preserve">p </w:t>
      </w:r>
      <w:r w:rsidR="002A74E7">
        <w:rPr>
          <w:rFonts w:ascii="Verdana" w:hAnsi="Verdana"/>
          <w:i/>
        </w:rPr>
        <w:t>&lt; .</w:t>
      </w:r>
      <w:r w:rsidR="002A74E7">
        <w:t xml:space="preserve">001. 105 post-hoc </w:t>
      </w:r>
      <w:r w:rsidR="002A74E7">
        <w:rPr>
          <w:rFonts w:ascii="Calibri" w:hAnsi="Calibri"/>
          <w:i/>
        </w:rPr>
        <w:t>χ</w:t>
      </w:r>
      <w:r w:rsidR="002A74E7">
        <w:rPr>
          <w:position w:val="7"/>
          <w:sz w:val="14"/>
        </w:rPr>
        <w:t>2</w:t>
      </w:r>
      <w:r w:rsidR="002A74E7">
        <w:rPr>
          <w:spacing w:val="1"/>
          <w:position w:val="7"/>
          <w:sz w:val="14"/>
        </w:rPr>
        <w:t xml:space="preserve"> </w:t>
      </w:r>
      <w:r w:rsidR="002A74E7">
        <w:t>tests</w:t>
      </w:r>
      <w:r w:rsidR="002A74E7">
        <w:rPr>
          <w:spacing w:val="1"/>
        </w:rPr>
        <w:t xml:space="preserve"> </w:t>
      </w:r>
      <w:r w:rsidR="002A74E7">
        <w:t xml:space="preserve">were performed to compare pairwise differences. </w:t>
      </w:r>
      <w:commentRangeStart w:id="41"/>
      <w:commentRangeStart w:id="42"/>
      <w:commentRangeStart w:id="43"/>
      <w:r w:rsidR="002A74E7">
        <w:t>Using corrected p values, 91 pairs of countries were rejected (p = .05). 14</w:t>
      </w:r>
      <w:r w:rsidR="002A74E7">
        <w:rPr>
          <w:spacing w:val="1"/>
        </w:rPr>
        <w:t xml:space="preserve"> </w:t>
      </w:r>
      <w:r w:rsidR="002A74E7">
        <w:t>pairs could not be rejected at p = .05, i.e., the pair Germany-Great Britain, and Germany-Sweden. This indicates that these</w:t>
      </w:r>
      <w:r w:rsidR="002A74E7">
        <w:rPr>
          <w:spacing w:val="1"/>
        </w:rPr>
        <w:t xml:space="preserve"> </w:t>
      </w:r>
      <w:r w:rsidR="002A74E7">
        <w:t>countries</w:t>
      </w:r>
      <w:r w:rsidR="002A74E7">
        <w:rPr>
          <w:spacing w:val="-1"/>
        </w:rPr>
        <w:t xml:space="preserve"> </w:t>
      </w:r>
      <w:r w:rsidR="002A74E7">
        <w:t>have a similar pattern in momentary tinnitus occurrence.</w:t>
      </w:r>
      <w:r w:rsidR="002A74E7">
        <w:rPr>
          <w:spacing w:val="12"/>
        </w:rPr>
        <w:t xml:space="preserve"> </w:t>
      </w:r>
      <w:commentRangeEnd w:id="41"/>
      <w:r w:rsidR="00F0681B">
        <w:rPr>
          <w:rStyle w:val="CommentReference"/>
        </w:rPr>
        <w:commentReference w:id="41"/>
      </w:r>
      <w:commentRangeEnd w:id="42"/>
      <w:r w:rsidR="00D507C6">
        <w:rPr>
          <w:rStyle w:val="CommentReference"/>
        </w:rPr>
        <w:commentReference w:id="42"/>
      </w:r>
      <w:commentRangeEnd w:id="43"/>
      <w:r w:rsidR="00D507C6">
        <w:rPr>
          <w:rStyle w:val="CommentReference"/>
        </w:rPr>
        <w:commentReference w:id="43"/>
      </w:r>
      <w:r w:rsidR="002A74E7">
        <w:t xml:space="preserve">A detailed overview of the answers of </w:t>
      </w:r>
      <w:r w:rsidR="002A74E7">
        <w:rPr>
          <w:rFonts w:ascii="Courier New" w:hAnsi="Courier New"/>
        </w:rPr>
        <w:t>question1</w:t>
      </w:r>
      <w:r w:rsidR="002A74E7">
        <w:rPr>
          <w:rFonts w:ascii="Courier New" w:hAnsi="Courier New"/>
          <w:spacing w:val="-70"/>
        </w:rPr>
        <w:t xml:space="preserve"> </w:t>
      </w:r>
      <w:r w:rsidR="002A74E7">
        <w:t>(</w:t>
      </w:r>
      <w:r w:rsidR="002A74E7">
        <w:rPr>
          <w:i/>
        </w:rPr>
        <w:t>Did</w:t>
      </w:r>
      <w:r w:rsidR="002A74E7">
        <w:rPr>
          <w:i/>
          <w:spacing w:val="-48"/>
        </w:rPr>
        <w:t xml:space="preserve"> </w:t>
      </w:r>
      <w:r w:rsidR="002A74E7">
        <w:rPr>
          <w:i/>
        </w:rPr>
        <w:t>you</w:t>
      </w:r>
      <w:r w:rsidR="002A74E7">
        <w:rPr>
          <w:i/>
          <w:spacing w:val="-2"/>
        </w:rPr>
        <w:t xml:space="preserve"> </w:t>
      </w:r>
      <w:r w:rsidR="002A74E7">
        <w:rPr>
          <w:i/>
        </w:rPr>
        <w:t>perceive</w:t>
      </w:r>
      <w:r w:rsidR="002A74E7">
        <w:rPr>
          <w:i/>
          <w:spacing w:val="-1"/>
        </w:rPr>
        <w:t xml:space="preserve"> </w:t>
      </w:r>
      <w:r w:rsidR="002A74E7">
        <w:rPr>
          <w:i/>
        </w:rPr>
        <w:t>the</w:t>
      </w:r>
      <w:r w:rsidR="002A74E7">
        <w:rPr>
          <w:i/>
          <w:spacing w:val="-2"/>
        </w:rPr>
        <w:t xml:space="preserve"> </w:t>
      </w:r>
      <w:r w:rsidR="002A74E7">
        <w:rPr>
          <w:i/>
        </w:rPr>
        <w:t>tinnitus</w:t>
      </w:r>
      <w:r w:rsidR="002A74E7">
        <w:rPr>
          <w:i/>
          <w:spacing w:val="-1"/>
        </w:rPr>
        <w:t xml:space="preserve"> </w:t>
      </w:r>
      <w:r w:rsidR="002A74E7">
        <w:rPr>
          <w:i/>
        </w:rPr>
        <w:t>right</w:t>
      </w:r>
      <w:r w:rsidR="002A74E7">
        <w:rPr>
          <w:i/>
          <w:spacing w:val="-1"/>
        </w:rPr>
        <w:t xml:space="preserve"> </w:t>
      </w:r>
      <w:r w:rsidR="002A74E7">
        <w:rPr>
          <w:i/>
        </w:rPr>
        <w:t>now?</w:t>
      </w:r>
      <w:r w:rsidR="002A74E7">
        <w:t>)</w:t>
      </w:r>
      <w:r w:rsidR="002A74E7">
        <w:rPr>
          <w:spacing w:val="10"/>
        </w:rPr>
        <w:t xml:space="preserve"> </w:t>
      </w:r>
      <w:r w:rsidR="002A74E7">
        <w:t>is</w:t>
      </w:r>
      <w:r w:rsidR="002A74E7">
        <w:rPr>
          <w:spacing w:val="-1"/>
        </w:rPr>
        <w:t xml:space="preserve"> </w:t>
      </w:r>
      <w:r w:rsidR="002A74E7">
        <w:t>given</w:t>
      </w:r>
      <w:r w:rsidR="002A74E7">
        <w:rPr>
          <w:spacing w:val="-2"/>
        </w:rPr>
        <w:t xml:space="preserve"> </w:t>
      </w:r>
      <w:r w:rsidR="002A74E7">
        <w:t>in</w:t>
      </w:r>
      <w:r w:rsidR="002A74E7">
        <w:rPr>
          <w:spacing w:val="-1"/>
        </w:rPr>
        <w:t xml:space="preserve"> </w:t>
      </w:r>
      <w:r w:rsidR="002A74E7">
        <w:t>Table</w:t>
      </w:r>
      <w:r w:rsidR="002A74E7">
        <w:rPr>
          <w:spacing w:val="-1"/>
        </w:rPr>
        <w:t xml:space="preserve"> </w:t>
      </w:r>
      <w:hyperlink w:anchor="_bookmark2" w:history="1">
        <w:r w:rsidR="002A74E7">
          <w:rPr>
            <w:color w:val="0000FF"/>
          </w:rPr>
          <w:t>2</w:t>
        </w:r>
      </w:hyperlink>
      <w:r w:rsidR="002A74E7">
        <w:t>.</w:t>
      </w:r>
    </w:p>
    <w:p w14:paraId="3D971B3E" w14:textId="77777777" w:rsidR="0045732C" w:rsidRDefault="0045732C">
      <w:pPr>
        <w:pStyle w:val="BodyText"/>
        <w:spacing w:before="2"/>
        <w:rPr>
          <w:sz w:val="21"/>
        </w:rPr>
      </w:pPr>
    </w:p>
    <w:tbl>
      <w:tblPr>
        <w:tblStyle w:val="TableNormal1"/>
        <w:tblW w:w="0" w:type="auto"/>
        <w:tblInd w:w="2204" w:type="dxa"/>
        <w:tblLayout w:type="fixed"/>
        <w:tblLook w:val="01E0" w:firstRow="1" w:lastRow="1" w:firstColumn="1" w:lastColumn="1" w:noHBand="0" w:noVBand="0"/>
      </w:tblPr>
      <w:tblGrid>
        <w:gridCol w:w="2437"/>
        <w:gridCol w:w="81"/>
        <w:gridCol w:w="682"/>
        <w:gridCol w:w="755"/>
        <w:gridCol w:w="1320"/>
        <w:gridCol w:w="633"/>
      </w:tblGrid>
      <w:tr w:rsidR="0045732C" w14:paraId="5CFC82AA" w14:textId="77777777">
        <w:trPr>
          <w:trHeight w:val="211"/>
        </w:trPr>
        <w:tc>
          <w:tcPr>
            <w:tcW w:w="2437" w:type="dxa"/>
            <w:tcBorders>
              <w:bottom w:val="single" w:sz="6" w:space="0" w:color="000000"/>
              <w:right w:val="single" w:sz="6" w:space="0" w:color="000000"/>
            </w:tcBorders>
          </w:tcPr>
          <w:p w14:paraId="68FCF1A3" w14:textId="77777777" w:rsidR="0045732C" w:rsidRDefault="002A74E7">
            <w:pPr>
              <w:pStyle w:val="TableParagraph"/>
              <w:spacing w:before="12" w:line="179" w:lineRule="exact"/>
              <w:ind w:right="40"/>
              <w:rPr>
                <w:b/>
                <w:sz w:val="16"/>
              </w:rPr>
            </w:pPr>
            <w:bookmarkStart w:id="44" w:name="_bookmark2"/>
            <w:bookmarkEnd w:id="44"/>
            <w:proofErr w:type="spellStart"/>
            <w:r>
              <w:rPr>
                <w:b/>
                <w:w w:val="105"/>
                <w:sz w:val="16"/>
              </w:rPr>
              <w:t>Country_Name</w:t>
            </w:r>
            <w:proofErr w:type="spellEnd"/>
          </w:p>
        </w:tc>
        <w:tc>
          <w:tcPr>
            <w:tcW w:w="51" w:type="dxa"/>
            <w:tcBorders>
              <w:left w:val="single" w:sz="6" w:space="0" w:color="000000"/>
              <w:bottom w:val="single" w:sz="6" w:space="0" w:color="000000"/>
            </w:tcBorders>
          </w:tcPr>
          <w:p w14:paraId="4ACEEB6E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bottom w:val="single" w:sz="6" w:space="0" w:color="000000"/>
              <w:right w:val="single" w:sz="6" w:space="0" w:color="000000"/>
            </w:tcBorders>
          </w:tcPr>
          <w:p w14:paraId="7F2AC668" w14:textId="77777777" w:rsidR="0045732C" w:rsidRDefault="002A74E7">
            <w:pPr>
              <w:pStyle w:val="TableParagraph"/>
              <w:spacing w:before="12" w:line="179" w:lineRule="exact"/>
              <w:ind w:left="-51" w:right="19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No</w:t>
            </w:r>
          </w:p>
        </w:tc>
        <w:tc>
          <w:tcPr>
            <w:tcW w:w="7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0A6FC1" w14:textId="77777777" w:rsidR="0045732C" w:rsidRDefault="002A74E7">
            <w:pPr>
              <w:pStyle w:val="TableParagraph"/>
              <w:spacing w:before="12" w:line="179" w:lineRule="exact"/>
              <w:ind w:right="19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Yes</w:t>
            </w:r>
          </w:p>
        </w:tc>
        <w:tc>
          <w:tcPr>
            <w:tcW w:w="13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6E0F36" w14:textId="77777777" w:rsidR="0045732C" w:rsidRDefault="002A74E7">
            <w:pPr>
              <w:pStyle w:val="TableParagraph"/>
              <w:spacing w:before="12" w:line="179" w:lineRule="exact"/>
              <w:ind w:right="18"/>
              <w:rPr>
                <w:b/>
                <w:sz w:val="16"/>
              </w:rPr>
            </w:pPr>
            <w:proofErr w:type="spellStart"/>
            <w:r>
              <w:rPr>
                <w:b/>
                <w:w w:val="105"/>
                <w:sz w:val="16"/>
              </w:rPr>
              <w:t>n_questionnaires</w:t>
            </w:r>
            <w:proofErr w:type="spellEnd"/>
          </w:p>
        </w:tc>
        <w:tc>
          <w:tcPr>
            <w:tcW w:w="633" w:type="dxa"/>
            <w:tcBorders>
              <w:left w:val="single" w:sz="6" w:space="0" w:color="000000"/>
              <w:bottom w:val="single" w:sz="6" w:space="0" w:color="000000"/>
            </w:tcBorders>
          </w:tcPr>
          <w:p w14:paraId="574A6B20" w14:textId="77777777" w:rsidR="0045732C" w:rsidRDefault="002A74E7">
            <w:pPr>
              <w:pStyle w:val="TableParagraph"/>
              <w:spacing w:before="12" w:line="179" w:lineRule="exact"/>
              <w:ind w:right="26"/>
              <w:rPr>
                <w:b/>
                <w:sz w:val="16"/>
              </w:rPr>
            </w:pPr>
            <w:proofErr w:type="spellStart"/>
            <w:r>
              <w:rPr>
                <w:b/>
                <w:w w:val="105"/>
                <w:sz w:val="16"/>
              </w:rPr>
              <w:t>n_users</w:t>
            </w:r>
            <w:proofErr w:type="spellEnd"/>
          </w:p>
        </w:tc>
      </w:tr>
      <w:tr w:rsidR="0045732C" w14:paraId="28954DC2" w14:textId="77777777">
        <w:trPr>
          <w:trHeight w:val="217"/>
        </w:trPr>
        <w:tc>
          <w:tcPr>
            <w:tcW w:w="2437" w:type="dxa"/>
            <w:tcBorders>
              <w:top w:val="single" w:sz="6" w:space="0" w:color="000000"/>
              <w:right w:val="single" w:sz="6" w:space="0" w:color="D5007A"/>
            </w:tcBorders>
          </w:tcPr>
          <w:p w14:paraId="5E2D9E01" w14:textId="77777777" w:rsidR="0045732C" w:rsidRDefault="002A74E7">
            <w:pPr>
              <w:pStyle w:val="TableParagraph"/>
              <w:spacing w:before="4"/>
              <w:ind w:right="41"/>
              <w:rPr>
                <w:sz w:val="16"/>
              </w:rPr>
            </w:pPr>
            <w:commentRangeStart w:id="45"/>
            <w:r>
              <w:rPr>
                <w:w w:val="105"/>
                <w:sz w:val="16"/>
              </w:rPr>
              <w:t>Australia,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Commonwealth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</w:p>
        </w:tc>
        <w:tc>
          <w:tcPr>
            <w:tcW w:w="51" w:type="dxa"/>
            <w:tcBorders>
              <w:top w:val="single" w:sz="6" w:space="0" w:color="000000"/>
              <w:left w:val="single" w:sz="6" w:space="0" w:color="000000"/>
            </w:tcBorders>
            <w:shd w:val="clear" w:color="auto" w:fill="D5007A"/>
          </w:tcPr>
          <w:p w14:paraId="17137BEF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top w:val="single" w:sz="6" w:space="0" w:color="000000"/>
              <w:right w:val="single" w:sz="6" w:space="0" w:color="000000"/>
            </w:tcBorders>
          </w:tcPr>
          <w:p w14:paraId="6186450E" w14:textId="77777777" w:rsidR="0045732C" w:rsidRDefault="002A74E7">
            <w:pPr>
              <w:pStyle w:val="TableParagraph"/>
              <w:spacing w:before="4"/>
              <w:ind w:left="-51" w:right="18"/>
              <w:rPr>
                <w:sz w:val="16"/>
              </w:rPr>
            </w:pPr>
            <w:r>
              <w:rPr>
                <w:w w:val="105"/>
                <w:sz w:val="16"/>
              </w:rPr>
              <w:t>14.5%</w:t>
            </w:r>
            <w:commentRangeEnd w:id="45"/>
            <w:r w:rsidR="00F0681B">
              <w:rPr>
                <w:rStyle w:val="CommentReference"/>
                <w:rFonts w:ascii="Times New Roman" w:eastAsia="Times New Roman" w:hAnsi="Times New Roman" w:cs="Times New Roman"/>
              </w:rPr>
              <w:commentReference w:id="45"/>
            </w:r>
          </w:p>
        </w:tc>
        <w:tc>
          <w:tcPr>
            <w:tcW w:w="75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71423FE" w14:textId="77777777" w:rsidR="0045732C" w:rsidRDefault="002A74E7">
            <w:pPr>
              <w:pStyle w:val="TableParagraph"/>
              <w:tabs>
                <w:tab w:val="left" w:pos="261"/>
              </w:tabs>
              <w:spacing w:before="4"/>
              <w:ind w:right="18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85.5%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AB5B56B" w14:textId="77777777" w:rsidR="0045732C" w:rsidRDefault="002A74E7">
            <w:pPr>
              <w:pStyle w:val="TableParagraph"/>
              <w:spacing w:before="4"/>
              <w:ind w:right="17"/>
              <w:rPr>
                <w:sz w:val="16"/>
              </w:rPr>
            </w:pPr>
            <w:r>
              <w:rPr>
                <w:w w:val="105"/>
                <w:sz w:val="16"/>
              </w:rPr>
              <w:t>666</w:t>
            </w:r>
          </w:p>
        </w:tc>
        <w:tc>
          <w:tcPr>
            <w:tcW w:w="633" w:type="dxa"/>
            <w:tcBorders>
              <w:top w:val="single" w:sz="6" w:space="0" w:color="000000"/>
              <w:left w:val="single" w:sz="6" w:space="0" w:color="000000"/>
            </w:tcBorders>
          </w:tcPr>
          <w:p w14:paraId="07FDA450" w14:textId="77777777" w:rsidR="0045732C" w:rsidRDefault="002A74E7">
            <w:pPr>
              <w:pStyle w:val="TableParagraph"/>
              <w:spacing w:before="4"/>
              <w:ind w:right="26"/>
              <w:rPr>
                <w:sz w:val="16"/>
              </w:rPr>
            </w:pPr>
            <w:r>
              <w:rPr>
                <w:w w:val="105"/>
                <w:sz w:val="16"/>
              </w:rPr>
              <w:t>77</w:t>
            </w:r>
          </w:p>
        </w:tc>
      </w:tr>
      <w:tr w:rsidR="0045732C" w14:paraId="2261A698" w14:textId="77777777">
        <w:trPr>
          <w:trHeight w:val="218"/>
        </w:trPr>
        <w:tc>
          <w:tcPr>
            <w:tcW w:w="2437" w:type="dxa"/>
            <w:tcBorders>
              <w:right w:val="single" w:sz="6" w:space="0" w:color="000000"/>
            </w:tcBorders>
          </w:tcPr>
          <w:p w14:paraId="02D4C3E7" w14:textId="77777777" w:rsidR="0045732C" w:rsidRDefault="002A74E7">
            <w:pPr>
              <w:pStyle w:val="TableParagraph"/>
              <w:spacing w:before="5"/>
              <w:ind w:right="41"/>
              <w:rPr>
                <w:sz w:val="16"/>
              </w:rPr>
            </w:pPr>
            <w:r>
              <w:rPr>
                <w:w w:val="105"/>
                <w:sz w:val="16"/>
              </w:rPr>
              <w:t>Austria,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Republic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</w:p>
        </w:tc>
        <w:tc>
          <w:tcPr>
            <w:tcW w:w="51" w:type="dxa"/>
            <w:tcBorders>
              <w:left w:val="single" w:sz="6" w:space="0" w:color="000000"/>
            </w:tcBorders>
          </w:tcPr>
          <w:p w14:paraId="376C1FC7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4A0BEB3D" w14:textId="77777777" w:rsidR="0045732C" w:rsidRDefault="002A74E7">
            <w:pPr>
              <w:pStyle w:val="TableParagraph"/>
              <w:spacing w:before="5"/>
              <w:ind w:left="-51" w:right="18"/>
              <w:rPr>
                <w:sz w:val="16"/>
              </w:rPr>
            </w:pPr>
            <w:r>
              <w:rPr>
                <w:w w:val="105"/>
                <w:sz w:val="16"/>
              </w:rPr>
              <w:t>29.6%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464C5AC0" w14:textId="77777777" w:rsidR="0045732C" w:rsidRDefault="002A74E7">
            <w:pPr>
              <w:pStyle w:val="TableParagraph"/>
              <w:tabs>
                <w:tab w:val="left" w:pos="261"/>
              </w:tabs>
              <w:spacing w:before="5"/>
              <w:ind w:right="18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70.4</w:t>
            </w:r>
            <w:r>
              <w:rPr>
                <w:color w:val="000000"/>
                <w:w w:val="105"/>
                <w:sz w:val="16"/>
              </w:rPr>
              <w:t>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7A425E8C" w14:textId="77777777" w:rsidR="0045732C" w:rsidRDefault="002A74E7">
            <w:pPr>
              <w:pStyle w:val="TableParagraph"/>
              <w:spacing w:before="5"/>
              <w:ind w:right="18"/>
              <w:rPr>
                <w:sz w:val="16"/>
              </w:rPr>
            </w:pPr>
            <w:r>
              <w:rPr>
                <w:w w:val="105"/>
                <w:sz w:val="16"/>
              </w:rPr>
              <w:t>1321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5F322927" w14:textId="77777777" w:rsidR="0045732C" w:rsidRDefault="002A74E7">
            <w:pPr>
              <w:pStyle w:val="TableParagraph"/>
              <w:spacing w:before="5"/>
              <w:ind w:right="26"/>
              <w:rPr>
                <w:sz w:val="16"/>
              </w:rPr>
            </w:pPr>
            <w:r>
              <w:rPr>
                <w:w w:val="105"/>
                <w:sz w:val="16"/>
              </w:rPr>
              <w:t>68</w:t>
            </w:r>
          </w:p>
        </w:tc>
      </w:tr>
      <w:tr w:rsidR="0045732C" w14:paraId="078E1878" w14:textId="77777777">
        <w:trPr>
          <w:trHeight w:val="208"/>
        </w:trPr>
        <w:tc>
          <w:tcPr>
            <w:tcW w:w="2437" w:type="dxa"/>
            <w:tcBorders>
              <w:right w:val="single" w:sz="6" w:space="0" w:color="000000"/>
            </w:tcBorders>
          </w:tcPr>
          <w:p w14:paraId="1740DE80" w14:textId="77777777" w:rsidR="0045732C" w:rsidRDefault="002A74E7">
            <w:pPr>
              <w:pStyle w:val="TableParagraph"/>
              <w:spacing w:before="5" w:line="183" w:lineRule="exact"/>
              <w:ind w:right="41"/>
              <w:rPr>
                <w:sz w:val="16"/>
              </w:rPr>
            </w:pPr>
            <w:r>
              <w:rPr>
                <w:w w:val="105"/>
                <w:sz w:val="16"/>
              </w:rPr>
              <w:t>Belgium,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Kingdom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</w:p>
        </w:tc>
        <w:tc>
          <w:tcPr>
            <w:tcW w:w="51" w:type="dxa"/>
            <w:tcBorders>
              <w:left w:val="single" w:sz="6" w:space="0" w:color="000000"/>
            </w:tcBorders>
          </w:tcPr>
          <w:p w14:paraId="2EA4A0B4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7CB5E8D0" w14:textId="77777777" w:rsidR="0045732C" w:rsidRDefault="002A74E7">
            <w:pPr>
              <w:pStyle w:val="TableParagraph"/>
              <w:spacing w:before="5" w:line="183" w:lineRule="exact"/>
              <w:ind w:left="-51" w:right="18"/>
              <w:rPr>
                <w:sz w:val="16"/>
              </w:rPr>
            </w:pPr>
            <w:r>
              <w:rPr>
                <w:w w:val="105"/>
                <w:sz w:val="16"/>
              </w:rPr>
              <w:t>28.6%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69B16214" w14:textId="77777777" w:rsidR="0045732C" w:rsidRDefault="002A74E7">
            <w:pPr>
              <w:pStyle w:val="TableParagraph"/>
              <w:tabs>
                <w:tab w:val="left" w:pos="261"/>
              </w:tabs>
              <w:spacing w:before="5" w:line="183" w:lineRule="exact"/>
              <w:ind w:right="18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71.4</w:t>
            </w:r>
            <w:r>
              <w:rPr>
                <w:color w:val="000000"/>
                <w:w w:val="105"/>
                <w:sz w:val="16"/>
              </w:rPr>
              <w:t>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550C9678" w14:textId="77777777" w:rsidR="0045732C" w:rsidRDefault="002A74E7">
            <w:pPr>
              <w:pStyle w:val="TableParagraph"/>
              <w:spacing w:before="5" w:line="183" w:lineRule="exact"/>
              <w:ind w:right="18"/>
              <w:rPr>
                <w:sz w:val="16"/>
              </w:rPr>
            </w:pPr>
            <w:r>
              <w:rPr>
                <w:w w:val="105"/>
                <w:sz w:val="16"/>
              </w:rPr>
              <w:t>972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5EF56770" w14:textId="77777777" w:rsidR="0045732C" w:rsidRDefault="002A74E7">
            <w:pPr>
              <w:pStyle w:val="TableParagraph"/>
              <w:spacing w:before="5" w:line="183" w:lineRule="exact"/>
              <w:ind w:right="26"/>
              <w:rPr>
                <w:sz w:val="16"/>
              </w:rPr>
            </w:pPr>
            <w:r>
              <w:rPr>
                <w:w w:val="105"/>
                <w:sz w:val="16"/>
              </w:rPr>
              <w:t>44</w:t>
            </w:r>
          </w:p>
        </w:tc>
      </w:tr>
      <w:tr w:rsidR="0045732C" w14:paraId="06D568A0" w14:textId="77777777">
        <w:trPr>
          <w:trHeight w:val="218"/>
        </w:trPr>
        <w:tc>
          <w:tcPr>
            <w:tcW w:w="2437" w:type="dxa"/>
            <w:tcBorders>
              <w:right w:val="single" w:sz="6" w:space="0" w:color="D5007A"/>
            </w:tcBorders>
          </w:tcPr>
          <w:p w14:paraId="714D72D5" w14:textId="77777777" w:rsidR="0045732C" w:rsidRDefault="002A74E7">
            <w:pPr>
              <w:pStyle w:val="TableParagraph"/>
              <w:spacing w:before="15" w:line="183" w:lineRule="exact"/>
              <w:ind w:right="41"/>
              <w:rPr>
                <w:sz w:val="16"/>
              </w:rPr>
            </w:pPr>
            <w:commentRangeStart w:id="46"/>
            <w:r>
              <w:rPr>
                <w:w w:val="105"/>
                <w:sz w:val="16"/>
              </w:rPr>
              <w:t>Brazil,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Federative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Republic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  <w:commentRangeEnd w:id="46"/>
            <w:r w:rsidR="00F0681B">
              <w:rPr>
                <w:rStyle w:val="CommentReference"/>
                <w:rFonts w:ascii="Times New Roman" w:eastAsia="Times New Roman" w:hAnsi="Times New Roman" w:cs="Times New Roman"/>
              </w:rPr>
              <w:commentReference w:id="46"/>
            </w:r>
          </w:p>
        </w:tc>
        <w:tc>
          <w:tcPr>
            <w:tcW w:w="51" w:type="dxa"/>
            <w:tcBorders>
              <w:left w:val="single" w:sz="6" w:space="0" w:color="D5007A"/>
            </w:tcBorders>
          </w:tcPr>
          <w:p w14:paraId="433B3AE8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524FB4EA" w14:textId="77777777" w:rsidR="0045732C" w:rsidRDefault="002A74E7">
            <w:pPr>
              <w:pStyle w:val="TableParagraph"/>
              <w:spacing w:before="15" w:line="183" w:lineRule="exact"/>
              <w:ind w:left="-51" w:right="18"/>
              <w:rPr>
                <w:sz w:val="16"/>
              </w:rPr>
            </w:pPr>
            <w:r>
              <w:rPr>
                <w:w w:val="105"/>
                <w:sz w:val="16"/>
              </w:rPr>
              <w:t>8.7%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56DC5EA8" w14:textId="77777777" w:rsidR="0045732C" w:rsidRDefault="002A74E7">
            <w:pPr>
              <w:pStyle w:val="TableParagraph"/>
              <w:tabs>
                <w:tab w:val="left" w:pos="261"/>
              </w:tabs>
              <w:spacing w:before="15" w:line="183" w:lineRule="exact"/>
              <w:ind w:right="18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91.3%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5F283137" w14:textId="77777777" w:rsidR="0045732C" w:rsidRDefault="002A74E7">
            <w:pPr>
              <w:pStyle w:val="TableParagraph"/>
              <w:spacing w:before="15" w:line="183" w:lineRule="exact"/>
              <w:ind w:right="18"/>
              <w:rPr>
                <w:sz w:val="16"/>
              </w:rPr>
            </w:pPr>
            <w:r>
              <w:rPr>
                <w:w w:val="105"/>
                <w:sz w:val="16"/>
              </w:rPr>
              <w:t>344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23F4F12F" w14:textId="77777777" w:rsidR="0045732C" w:rsidRDefault="002A74E7">
            <w:pPr>
              <w:pStyle w:val="TableParagraph"/>
              <w:spacing w:before="15" w:line="183" w:lineRule="exact"/>
              <w:ind w:right="26"/>
              <w:rPr>
                <w:sz w:val="16"/>
              </w:rPr>
            </w:pPr>
            <w:r>
              <w:rPr>
                <w:w w:val="105"/>
                <w:sz w:val="16"/>
              </w:rPr>
              <w:t>50</w:t>
            </w:r>
          </w:p>
        </w:tc>
      </w:tr>
      <w:tr w:rsidR="0045732C" w14:paraId="49487A08" w14:textId="77777777">
        <w:trPr>
          <w:trHeight w:val="218"/>
        </w:trPr>
        <w:tc>
          <w:tcPr>
            <w:tcW w:w="2437" w:type="dxa"/>
            <w:tcBorders>
              <w:right w:val="single" w:sz="48" w:space="0" w:color="D5007A"/>
            </w:tcBorders>
          </w:tcPr>
          <w:p w14:paraId="441B7FB7" w14:textId="77777777" w:rsidR="0045732C" w:rsidRDefault="002A74E7">
            <w:pPr>
              <w:pStyle w:val="TableParagraph"/>
              <w:spacing w:before="15" w:line="183" w:lineRule="exact"/>
              <w:ind w:right="-15"/>
              <w:rPr>
                <w:sz w:val="16"/>
              </w:rPr>
            </w:pPr>
            <w:r>
              <w:rPr>
                <w:w w:val="105"/>
                <w:sz w:val="16"/>
              </w:rPr>
              <w:t>Canada</w:t>
            </w:r>
          </w:p>
        </w:tc>
        <w:tc>
          <w:tcPr>
            <w:tcW w:w="51" w:type="dxa"/>
            <w:shd w:val="clear" w:color="auto" w:fill="D5007A"/>
          </w:tcPr>
          <w:p w14:paraId="6DFF7528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7C3E6C06" w14:textId="77777777" w:rsidR="0045732C" w:rsidRDefault="002A74E7">
            <w:pPr>
              <w:pStyle w:val="TableParagraph"/>
              <w:spacing w:before="15" w:line="183" w:lineRule="exact"/>
              <w:ind w:left="-51" w:right="18"/>
              <w:rPr>
                <w:sz w:val="16"/>
              </w:rPr>
            </w:pPr>
            <w:r>
              <w:rPr>
                <w:w w:val="105"/>
                <w:sz w:val="16"/>
              </w:rPr>
              <w:t>13.9%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01C322FC" w14:textId="77777777" w:rsidR="0045732C" w:rsidRDefault="002A74E7">
            <w:pPr>
              <w:pStyle w:val="TableParagraph"/>
              <w:tabs>
                <w:tab w:val="left" w:pos="261"/>
              </w:tabs>
              <w:spacing w:before="15" w:line="183" w:lineRule="exact"/>
              <w:ind w:right="18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86.1%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3621DA51" w14:textId="77777777" w:rsidR="0045732C" w:rsidRDefault="002A74E7">
            <w:pPr>
              <w:pStyle w:val="TableParagraph"/>
              <w:spacing w:before="15" w:line="183" w:lineRule="exact"/>
              <w:ind w:right="18"/>
              <w:rPr>
                <w:sz w:val="16"/>
              </w:rPr>
            </w:pPr>
            <w:r>
              <w:rPr>
                <w:w w:val="105"/>
                <w:sz w:val="16"/>
              </w:rPr>
              <w:t>2341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4BC114D1" w14:textId="77777777" w:rsidR="0045732C" w:rsidRDefault="002A74E7">
            <w:pPr>
              <w:pStyle w:val="TableParagraph"/>
              <w:spacing w:before="15" w:line="183" w:lineRule="exact"/>
              <w:ind w:right="26"/>
              <w:rPr>
                <w:sz w:val="16"/>
              </w:rPr>
            </w:pPr>
            <w:r>
              <w:rPr>
                <w:w w:val="105"/>
                <w:sz w:val="16"/>
              </w:rPr>
              <w:t>126</w:t>
            </w:r>
          </w:p>
        </w:tc>
      </w:tr>
      <w:tr w:rsidR="0045732C" w14:paraId="1290E179" w14:textId="77777777">
        <w:trPr>
          <w:trHeight w:val="228"/>
        </w:trPr>
        <w:tc>
          <w:tcPr>
            <w:tcW w:w="2437" w:type="dxa"/>
            <w:tcBorders>
              <w:right w:val="single" w:sz="49" w:space="0" w:color="D5007A"/>
            </w:tcBorders>
          </w:tcPr>
          <w:p w14:paraId="7C7E5227" w14:textId="77777777" w:rsidR="0045732C" w:rsidRDefault="002A74E7">
            <w:pPr>
              <w:pStyle w:val="TableParagraph"/>
              <w:spacing w:before="15"/>
              <w:ind w:right="-15"/>
              <w:rPr>
                <w:sz w:val="16"/>
              </w:rPr>
            </w:pPr>
            <w:r>
              <w:rPr>
                <w:w w:val="105"/>
                <w:sz w:val="16"/>
              </w:rPr>
              <w:t>France,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French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Republic</w:t>
            </w:r>
          </w:p>
        </w:tc>
        <w:tc>
          <w:tcPr>
            <w:tcW w:w="51" w:type="dxa"/>
            <w:shd w:val="clear" w:color="auto" w:fill="D5007A"/>
          </w:tcPr>
          <w:p w14:paraId="1522ACCA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6E4B765B" w14:textId="77777777" w:rsidR="0045732C" w:rsidRDefault="002A74E7">
            <w:pPr>
              <w:pStyle w:val="TableParagraph"/>
              <w:spacing w:before="15"/>
              <w:ind w:left="-51" w:right="19"/>
              <w:rPr>
                <w:sz w:val="16"/>
              </w:rPr>
            </w:pPr>
            <w:r>
              <w:rPr>
                <w:w w:val="105"/>
                <w:sz w:val="16"/>
              </w:rPr>
              <w:t>16.6%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60086B01" w14:textId="77777777" w:rsidR="0045732C" w:rsidRDefault="002A74E7">
            <w:pPr>
              <w:pStyle w:val="TableParagraph"/>
              <w:tabs>
                <w:tab w:val="left" w:pos="261"/>
              </w:tabs>
              <w:spacing w:before="15"/>
              <w:ind w:right="19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83.4%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3DFDFF92" w14:textId="77777777" w:rsidR="0045732C" w:rsidRDefault="002A74E7">
            <w:pPr>
              <w:pStyle w:val="TableParagraph"/>
              <w:spacing w:before="15"/>
              <w:ind w:right="18"/>
              <w:rPr>
                <w:sz w:val="16"/>
              </w:rPr>
            </w:pPr>
            <w:r>
              <w:rPr>
                <w:w w:val="105"/>
                <w:sz w:val="16"/>
              </w:rPr>
              <w:t>467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544267B1" w14:textId="77777777" w:rsidR="0045732C" w:rsidRDefault="002A74E7">
            <w:pPr>
              <w:pStyle w:val="TableParagraph"/>
              <w:spacing w:before="15"/>
              <w:ind w:right="26"/>
              <w:rPr>
                <w:sz w:val="16"/>
              </w:rPr>
            </w:pPr>
            <w:r>
              <w:rPr>
                <w:w w:val="105"/>
                <w:sz w:val="16"/>
              </w:rPr>
              <w:t>72</w:t>
            </w:r>
          </w:p>
        </w:tc>
      </w:tr>
      <w:tr w:rsidR="0045732C" w14:paraId="4B58DED9" w14:textId="77777777">
        <w:trPr>
          <w:trHeight w:val="208"/>
        </w:trPr>
        <w:tc>
          <w:tcPr>
            <w:tcW w:w="2437" w:type="dxa"/>
            <w:tcBorders>
              <w:right w:val="single" w:sz="6" w:space="0" w:color="000000"/>
            </w:tcBorders>
          </w:tcPr>
          <w:p w14:paraId="5B268F36" w14:textId="77777777" w:rsidR="0045732C" w:rsidRDefault="002A74E7">
            <w:pPr>
              <w:pStyle w:val="TableParagraph"/>
              <w:spacing w:before="5" w:line="183" w:lineRule="exact"/>
              <w:ind w:right="42"/>
              <w:rPr>
                <w:sz w:val="16"/>
              </w:rPr>
            </w:pPr>
            <w:r>
              <w:rPr>
                <w:w w:val="105"/>
                <w:sz w:val="16"/>
              </w:rPr>
              <w:t>Germany,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Federal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Republic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</w:p>
        </w:tc>
        <w:tc>
          <w:tcPr>
            <w:tcW w:w="51" w:type="dxa"/>
            <w:tcBorders>
              <w:left w:val="single" w:sz="6" w:space="0" w:color="000000"/>
            </w:tcBorders>
          </w:tcPr>
          <w:p w14:paraId="7150E38E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4736AFBA" w14:textId="77777777" w:rsidR="0045732C" w:rsidRDefault="002A74E7">
            <w:pPr>
              <w:pStyle w:val="TableParagraph"/>
              <w:spacing w:before="5" w:line="183" w:lineRule="exact"/>
              <w:ind w:left="-51" w:right="19"/>
              <w:rPr>
                <w:sz w:val="16"/>
              </w:rPr>
            </w:pPr>
            <w:r>
              <w:rPr>
                <w:w w:val="105"/>
                <w:sz w:val="16"/>
              </w:rPr>
              <w:t>21.0%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18005734" w14:textId="77777777" w:rsidR="0045732C" w:rsidRDefault="002A74E7">
            <w:pPr>
              <w:pStyle w:val="TableParagraph"/>
              <w:tabs>
                <w:tab w:val="left" w:pos="261"/>
              </w:tabs>
              <w:spacing w:before="5" w:line="183" w:lineRule="exact"/>
              <w:ind w:right="19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79.0</w:t>
            </w:r>
            <w:r>
              <w:rPr>
                <w:color w:val="000000"/>
                <w:w w:val="105"/>
                <w:sz w:val="16"/>
              </w:rPr>
              <w:t>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601E1731" w14:textId="77777777" w:rsidR="0045732C" w:rsidRDefault="002A74E7">
            <w:pPr>
              <w:pStyle w:val="TableParagraph"/>
              <w:spacing w:before="5" w:line="183" w:lineRule="exact"/>
              <w:ind w:right="18"/>
              <w:rPr>
                <w:sz w:val="16"/>
              </w:rPr>
            </w:pPr>
            <w:r>
              <w:rPr>
                <w:w w:val="105"/>
                <w:sz w:val="16"/>
              </w:rPr>
              <w:t>51804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7D6CA091" w14:textId="77777777" w:rsidR="0045732C" w:rsidRDefault="002A74E7">
            <w:pPr>
              <w:pStyle w:val="TableParagraph"/>
              <w:spacing w:before="5" w:line="183" w:lineRule="exact"/>
              <w:ind w:right="27"/>
              <w:rPr>
                <w:sz w:val="16"/>
              </w:rPr>
            </w:pPr>
            <w:r>
              <w:rPr>
                <w:w w:val="105"/>
                <w:sz w:val="16"/>
              </w:rPr>
              <w:t>1410</w:t>
            </w:r>
          </w:p>
        </w:tc>
      </w:tr>
      <w:tr w:rsidR="0045732C" w14:paraId="77845DC9" w14:textId="77777777">
        <w:trPr>
          <w:trHeight w:val="228"/>
        </w:trPr>
        <w:tc>
          <w:tcPr>
            <w:tcW w:w="2437" w:type="dxa"/>
            <w:tcBorders>
              <w:right w:val="thickThinMediumGap" w:sz="9" w:space="0" w:color="D5007A"/>
            </w:tcBorders>
          </w:tcPr>
          <w:p w14:paraId="2B6A148F" w14:textId="77777777" w:rsidR="0045732C" w:rsidRDefault="002A74E7">
            <w:pPr>
              <w:pStyle w:val="TableParagraph"/>
              <w:spacing w:before="15"/>
              <w:ind w:right="11"/>
              <w:rPr>
                <w:sz w:val="16"/>
              </w:rPr>
            </w:pPr>
            <w:r>
              <w:rPr>
                <w:w w:val="105"/>
                <w:sz w:val="16"/>
              </w:rPr>
              <w:t>Italy,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Italian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Republic</w:t>
            </w:r>
          </w:p>
        </w:tc>
        <w:tc>
          <w:tcPr>
            <w:tcW w:w="51" w:type="dxa"/>
            <w:tcBorders>
              <w:left w:val="thinThickMediumGap" w:sz="9" w:space="0" w:color="D5007A"/>
            </w:tcBorders>
          </w:tcPr>
          <w:p w14:paraId="1FA370BE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5C28E4BD" w14:textId="77777777" w:rsidR="0045732C" w:rsidRDefault="002A74E7">
            <w:pPr>
              <w:pStyle w:val="TableParagraph"/>
              <w:spacing w:before="15"/>
              <w:ind w:left="-51" w:right="19"/>
              <w:rPr>
                <w:sz w:val="16"/>
              </w:rPr>
            </w:pPr>
            <w:r>
              <w:rPr>
                <w:w w:val="105"/>
                <w:sz w:val="16"/>
              </w:rPr>
              <w:t>4.4%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27DC1DF3" w14:textId="77777777" w:rsidR="0045732C" w:rsidRDefault="002A74E7">
            <w:pPr>
              <w:pStyle w:val="TableParagraph"/>
              <w:tabs>
                <w:tab w:val="left" w:pos="260"/>
              </w:tabs>
              <w:spacing w:before="15"/>
              <w:ind w:right="19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95.6%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4275AD59" w14:textId="77777777" w:rsidR="0045732C" w:rsidRDefault="002A74E7">
            <w:pPr>
              <w:pStyle w:val="TableParagraph"/>
              <w:spacing w:before="15"/>
              <w:ind w:right="18"/>
              <w:rPr>
                <w:sz w:val="16"/>
              </w:rPr>
            </w:pPr>
            <w:r>
              <w:rPr>
                <w:w w:val="105"/>
                <w:sz w:val="16"/>
              </w:rPr>
              <w:t>1220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37880068" w14:textId="77777777" w:rsidR="0045732C" w:rsidRDefault="002A74E7">
            <w:pPr>
              <w:pStyle w:val="TableParagraph"/>
              <w:spacing w:before="15"/>
              <w:ind w:right="27"/>
              <w:rPr>
                <w:sz w:val="16"/>
              </w:rPr>
            </w:pPr>
            <w:r>
              <w:rPr>
                <w:w w:val="105"/>
                <w:sz w:val="16"/>
              </w:rPr>
              <w:t>81</w:t>
            </w:r>
          </w:p>
        </w:tc>
      </w:tr>
      <w:tr w:rsidR="0045732C" w14:paraId="042CA2C1" w14:textId="77777777">
        <w:trPr>
          <w:trHeight w:val="208"/>
        </w:trPr>
        <w:tc>
          <w:tcPr>
            <w:tcW w:w="2437" w:type="dxa"/>
            <w:tcBorders>
              <w:right w:val="single" w:sz="6" w:space="0" w:color="000000"/>
            </w:tcBorders>
          </w:tcPr>
          <w:p w14:paraId="2C0ED737" w14:textId="77777777" w:rsidR="0045732C" w:rsidRDefault="002A74E7">
            <w:pPr>
              <w:pStyle w:val="TableParagraph"/>
              <w:spacing w:before="5" w:line="183" w:lineRule="exact"/>
              <w:ind w:right="40"/>
              <w:rPr>
                <w:sz w:val="16"/>
              </w:rPr>
            </w:pPr>
            <w:r>
              <w:rPr>
                <w:w w:val="105"/>
                <w:sz w:val="16"/>
              </w:rPr>
              <w:t>Netherlands,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Kingdom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the</w:t>
            </w:r>
          </w:p>
        </w:tc>
        <w:tc>
          <w:tcPr>
            <w:tcW w:w="51" w:type="dxa"/>
            <w:tcBorders>
              <w:left w:val="single" w:sz="6" w:space="0" w:color="000000"/>
            </w:tcBorders>
          </w:tcPr>
          <w:p w14:paraId="506321BC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06121173" w14:textId="77777777" w:rsidR="0045732C" w:rsidRDefault="002A74E7">
            <w:pPr>
              <w:pStyle w:val="TableParagraph"/>
              <w:spacing w:before="5" w:line="183" w:lineRule="exact"/>
              <w:ind w:left="-51" w:right="19"/>
              <w:rPr>
                <w:sz w:val="16"/>
              </w:rPr>
            </w:pPr>
            <w:r>
              <w:rPr>
                <w:w w:val="105"/>
                <w:sz w:val="16"/>
              </w:rPr>
              <w:t>33.1%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7E342EAF" w14:textId="77777777" w:rsidR="0045732C" w:rsidRDefault="002A74E7">
            <w:pPr>
              <w:pStyle w:val="TableParagraph"/>
              <w:tabs>
                <w:tab w:val="left" w:pos="260"/>
              </w:tabs>
              <w:spacing w:before="5" w:line="183" w:lineRule="exact"/>
              <w:ind w:right="19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66.</w:t>
            </w:r>
            <w:r>
              <w:rPr>
                <w:color w:val="000000"/>
                <w:w w:val="105"/>
                <w:sz w:val="16"/>
              </w:rPr>
              <w:t>9%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32EFDB79" w14:textId="77777777" w:rsidR="0045732C" w:rsidRDefault="002A74E7">
            <w:pPr>
              <w:pStyle w:val="TableParagraph"/>
              <w:spacing w:before="5" w:line="183" w:lineRule="exact"/>
              <w:ind w:right="18"/>
              <w:rPr>
                <w:sz w:val="16"/>
              </w:rPr>
            </w:pPr>
            <w:r>
              <w:rPr>
                <w:w w:val="105"/>
                <w:sz w:val="16"/>
              </w:rPr>
              <w:t>7268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36C37A03" w14:textId="77777777" w:rsidR="0045732C" w:rsidRDefault="002A74E7">
            <w:pPr>
              <w:pStyle w:val="TableParagraph"/>
              <w:spacing w:before="5" w:line="183" w:lineRule="exact"/>
              <w:ind w:right="27"/>
              <w:rPr>
                <w:sz w:val="16"/>
              </w:rPr>
            </w:pPr>
            <w:r>
              <w:rPr>
                <w:w w:val="105"/>
                <w:sz w:val="16"/>
              </w:rPr>
              <w:t>180</w:t>
            </w:r>
          </w:p>
        </w:tc>
      </w:tr>
      <w:tr w:rsidR="0045732C" w14:paraId="7FC6FBE0" w14:textId="77777777">
        <w:trPr>
          <w:trHeight w:val="218"/>
        </w:trPr>
        <w:tc>
          <w:tcPr>
            <w:tcW w:w="2437" w:type="dxa"/>
            <w:tcBorders>
              <w:right w:val="single" w:sz="6" w:space="0" w:color="000000"/>
            </w:tcBorders>
          </w:tcPr>
          <w:p w14:paraId="3F6C7B8A" w14:textId="77777777" w:rsidR="0045732C" w:rsidRDefault="002A74E7">
            <w:pPr>
              <w:pStyle w:val="TableParagraph"/>
              <w:spacing w:before="15" w:line="183" w:lineRule="exact"/>
              <w:ind w:right="42"/>
              <w:rPr>
                <w:sz w:val="16"/>
              </w:rPr>
            </w:pPr>
            <w:r>
              <w:rPr>
                <w:w w:val="105"/>
                <w:sz w:val="16"/>
              </w:rPr>
              <w:t>Norway,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Kingdom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</w:p>
        </w:tc>
        <w:tc>
          <w:tcPr>
            <w:tcW w:w="51" w:type="dxa"/>
            <w:tcBorders>
              <w:left w:val="single" w:sz="6" w:space="0" w:color="000000"/>
            </w:tcBorders>
          </w:tcPr>
          <w:p w14:paraId="3FCC242A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15944098" w14:textId="77777777" w:rsidR="0045732C" w:rsidRDefault="002A74E7">
            <w:pPr>
              <w:pStyle w:val="TableParagraph"/>
              <w:tabs>
                <w:tab w:val="left" w:pos="209"/>
              </w:tabs>
              <w:spacing w:before="15" w:line="183" w:lineRule="exact"/>
              <w:ind w:left="-51" w:right="19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spacing w:val="-2"/>
                <w:w w:val="105"/>
                <w:sz w:val="16"/>
                <w:shd w:val="clear" w:color="auto" w:fill="D5007A"/>
              </w:rPr>
              <w:t>51</w:t>
            </w:r>
            <w:r>
              <w:rPr>
                <w:color w:val="000000"/>
                <w:spacing w:val="-2"/>
                <w:w w:val="105"/>
                <w:sz w:val="16"/>
              </w:rPr>
              <w:t>.3%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737EB8D2" w14:textId="77777777" w:rsidR="0045732C" w:rsidRDefault="002A74E7">
            <w:pPr>
              <w:pStyle w:val="TableParagraph"/>
              <w:tabs>
                <w:tab w:val="left" w:pos="260"/>
              </w:tabs>
              <w:spacing w:before="15" w:line="183" w:lineRule="exact"/>
              <w:ind w:right="19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4</w:t>
            </w:r>
            <w:r>
              <w:rPr>
                <w:color w:val="000000"/>
                <w:w w:val="105"/>
                <w:sz w:val="16"/>
              </w:rPr>
              <w:t>8.7%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5F853391" w14:textId="77777777" w:rsidR="0045732C" w:rsidRDefault="002A74E7">
            <w:pPr>
              <w:pStyle w:val="TableParagraph"/>
              <w:spacing w:before="15" w:line="183" w:lineRule="exact"/>
              <w:ind w:right="19"/>
              <w:rPr>
                <w:sz w:val="16"/>
              </w:rPr>
            </w:pPr>
            <w:r>
              <w:rPr>
                <w:w w:val="105"/>
                <w:sz w:val="16"/>
              </w:rPr>
              <w:t>1178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14183571" w14:textId="77777777" w:rsidR="0045732C" w:rsidRDefault="002A74E7">
            <w:pPr>
              <w:pStyle w:val="TableParagraph"/>
              <w:spacing w:before="15" w:line="183" w:lineRule="exact"/>
              <w:ind w:right="27"/>
              <w:rPr>
                <w:sz w:val="16"/>
              </w:rPr>
            </w:pPr>
            <w:r>
              <w:rPr>
                <w:w w:val="105"/>
                <w:sz w:val="16"/>
              </w:rPr>
              <w:t>42</w:t>
            </w:r>
          </w:p>
        </w:tc>
      </w:tr>
      <w:tr w:rsidR="0045732C" w14:paraId="2B444B66" w14:textId="77777777">
        <w:trPr>
          <w:trHeight w:val="228"/>
        </w:trPr>
        <w:tc>
          <w:tcPr>
            <w:tcW w:w="2437" w:type="dxa"/>
            <w:tcBorders>
              <w:right w:val="single" w:sz="36" w:space="0" w:color="D5007A"/>
            </w:tcBorders>
          </w:tcPr>
          <w:p w14:paraId="0FB9B9B0" w14:textId="77777777" w:rsidR="0045732C" w:rsidRDefault="002A74E7">
            <w:pPr>
              <w:pStyle w:val="TableParagraph"/>
              <w:spacing w:before="15"/>
              <w:ind w:right="4"/>
              <w:rPr>
                <w:sz w:val="16"/>
              </w:rPr>
            </w:pPr>
            <w:r>
              <w:rPr>
                <w:w w:val="105"/>
                <w:sz w:val="16"/>
              </w:rPr>
              <w:t>Spain,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Kingdom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</w:p>
        </w:tc>
        <w:tc>
          <w:tcPr>
            <w:tcW w:w="51" w:type="dxa"/>
            <w:tcBorders>
              <w:left w:val="single" w:sz="36" w:space="0" w:color="D5007A"/>
            </w:tcBorders>
          </w:tcPr>
          <w:p w14:paraId="63154B69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42FAD702" w14:textId="77777777" w:rsidR="0045732C" w:rsidRDefault="002A74E7">
            <w:pPr>
              <w:pStyle w:val="TableParagraph"/>
              <w:spacing w:before="15"/>
              <w:ind w:left="-51" w:right="19"/>
              <w:rPr>
                <w:sz w:val="16"/>
              </w:rPr>
            </w:pPr>
            <w:r>
              <w:rPr>
                <w:w w:val="105"/>
                <w:sz w:val="16"/>
              </w:rPr>
              <w:t>9.3%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2C1735BA" w14:textId="77777777" w:rsidR="0045732C" w:rsidRDefault="002A74E7">
            <w:pPr>
              <w:pStyle w:val="TableParagraph"/>
              <w:tabs>
                <w:tab w:val="left" w:pos="260"/>
              </w:tabs>
              <w:spacing w:before="15"/>
              <w:ind w:right="19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90.7%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1174FDC9" w14:textId="77777777" w:rsidR="0045732C" w:rsidRDefault="002A74E7">
            <w:pPr>
              <w:pStyle w:val="TableParagraph"/>
              <w:spacing w:before="15"/>
              <w:ind w:right="19"/>
              <w:rPr>
                <w:sz w:val="16"/>
              </w:rPr>
            </w:pPr>
            <w:r>
              <w:rPr>
                <w:w w:val="105"/>
                <w:sz w:val="16"/>
              </w:rPr>
              <w:t>517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5038B9FF" w14:textId="77777777" w:rsidR="0045732C" w:rsidRDefault="002A74E7">
            <w:pPr>
              <w:pStyle w:val="TableParagraph"/>
              <w:spacing w:before="15"/>
              <w:ind w:right="27"/>
              <w:rPr>
                <w:sz w:val="16"/>
              </w:rPr>
            </w:pPr>
            <w:r>
              <w:rPr>
                <w:w w:val="105"/>
                <w:sz w:val="16"/>
              </w:rPr>
              <w:t>82</w:t>
            </w:r>
          </w:p>
        </w:tc>
      </w:tr>
      <w:tr w:rsidR="0045732C" w14:paraId="6C1D338A" w14:textId="77777777">
        <w:trPr>
          <w:trHeight w:val="218"/>
        </w:trPr>
        <w:tc>
          <w:tcPr>
            <w:tcW w:w="2437" w:type="dxa"/>
            <w:tcBorders>
              <w:right w:val="single" w:sz="6" w:space="0" w:color="000000"/>
            </w:tcBorders>
          </w:tcPr>
          <w:p w14:paraId="760D40C6" w14:textId="77777777" w:rsidR="0045732C" w:rsidRDefault="002A74E7">
            <w:pPr>
              <w:pStyle w:val="TableParagraph"/>
              <w:spacing w:before="5"/>
              <w:ind w:right="42"/>
              <w:rPr>
                <w:sz w:val="16"/>
              </w:rPr>
            </w:pPr>
            <w:r>
              <w:rPr>
                <w:w w:val="105"/>
                <w:sz w:val="16"/>
              </w:rPr>
              <w:t>Sweden,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Kingdom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</w:p>
        </w:tc>
        <w:tc>
          <w:tcPr>
            <w:tcW w:w="51" w:type="dxa"/>
            <w:tcBorders>
              <w:left w:val="single" w:sz="6" w:space="0" w:color="000000"/>
            </w:tcBorders>
          </w:tcPr>
          <w:p w14:paraId="757AD906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04E4A701" w14:textId="77777777" w:rsidR="0045732C" w:rsidRDefault="002A74E7">
            <w:pPr>
              <w:pStyle w:val="TableParagraph"/>
              <w:spacing w:before="5"/>
              <w:ind w:left="-51" w:right="19"/>
              <w:rPr>
                <w:sz w:val="16"/>
              </w:rPr>
            </w:pPr>
            <w:r>
              <w:rPr>
                <w:w w:val="105"/>
                <w:sz w:val="16"/>
              </w:rPr>
              <w:t>18.2%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52E79386" w14:textId="77777777" w:rsidR="0045732C" w:rsidRDefault="002A74E7">
            <w:pPr>
              <w:pStyle w:val="TableParagraph"/>
              <w:tabs>
                <w:tab w:val="left" w:pos="260"/>
              </w:tabs>
              <w:spacing w:before="5"/>
              <w:ind w:right="19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81.8%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1913646F" w14:textId="77777777" w:rsidR="0045732C" w:rsidRDefault="002A74E7">
            <w:pPr>
              <w:pStyle w:val="TableParagraph"/>
              <w:spacing w:before="5"/>
              <w:ind w:right="19"/>
              <w:rPr>
                <w:sz w:val="16"/>
              </w:rPr>
            </w:pPr>
            <w:r>
              <w:rPr>
                <w:w w:val="105"/>
                <w:sz w:val="16"/>
              </w:rPr>
              <w:t>362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1800A741" w14:textId="77777777" w:rsidR="0045732C" w:rsidRDefault="002A74E7">
            <w:pPr>
              <w:pStyle w:val="TableParagraph"/>
              <w:spacing w:before="5"/>
              <w:ind w:right="27"/>
              <w:rPr>
                <w:sz w:val="16"/>
              </w:rPr>
            </w:pPr>
            <w:r>
              <w:rPr>
                <w:w w:val="105"/>
                <w:sz w:val="16"/>
              </w:rPr>
              <w:t>38</w:t>
            </w:r>
          </w:p>
        </w:tc>
      </w:tr>
      <w:tr w:rsidR="0045732C" w14:paraId="71EE4E6C" w14:textId="77777777">
        <w:trPr>
          <w:trHeight w:val="218"/>
        </w:trPr>
        <w:tc>
          <w:tcPr>
            <w:tcW w:w="2437" w:type="dxa"/>
            <w:tcBorders>
              <w:right w:val="single" w:sz="6" w:space="0" w:color="000000"/>
            </w:tcBorders>
          </w:tcPr>
          <w:p w14:paraId="374F278D" w14:textId="77777777" w:rsidR="0045732C" w:rsidRDefault="002A74E7">
            <w:pPr>
              <w:pStyle w:val="TableParagraph"/>
              <w:spacing w:before="5"/>
              <w:ind w:right="43"/>
              <w:rPr>
                <w:sz w:val="16"/>
              </w:rPr>
            </w:pPr>
            <w:r>
              <w:rPr>
                <w:spacing w:val="-1"/>
                <w:w w:val="105"/>
                <w:sz w:val="16"/>
              </w:rPr>
              <w:t>Switzerland,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Swiss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Confederation</w:t>
            </w:r>
          </w:p>
        </w:tc>
        <w:tc>
          <w:tcPr>
            <w:tcW w:w="51" w:type="dxa"/>
            <w:tcBorders>
              <w:left w:val="single" w:sz="6" w:space="0" w:color="000000"/>
            </w:tcBorders>
          </w:tcPr>
          <w:p w14:paraId="72AD0DC8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73F6AF62" w14:textId="77777777" w:rsidR="0045732C" w:rsidRDefault="002A74E7">
            <w:pPr>
              <w:pStyle w:val="TableParagraph"/>
              <w:spacing w:before="5"/>
              <w:ind w:left="-51" w:right="20"/>
              <w:rPr>
                <w:sz w:val="16"/>
              </w:rPr>
            </w:pPr>
            <w:r>
              <w:rPr>
                <w:w w:val="105"/>
                <w:sz w:val="16"/>
              </w:rPr>
              <w:t>32.8%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59B33B03" w14:textId="77777777" w:rsidR="0045732C" w:rsidRDefault="002A74E7">
            <w:pPr>
              <w:pStyle w:val="TableParagraph"/>
              <w:tabs>
                <w:tab w:val="left" w:pos="260"/>
              </w:tabs>
              <w:spacing w:before="5"/>
              <w:ind w:right="20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67.</w:t>
            </w:r>
            <w:r>
              <w:rPr>
                <w:color w:val="000000"/>
                <w:w w:val="105"/>
                <w:sz w:val="16"/>
              </w:rPr>
              <w:t>2%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4BEBB808" w14:textId="77777777" w:rsidR="0045732C" w:rsidRDefault="002A74E7">
            <w:pPr>
              <w:pStyle w:val="TableParagraph"/>
              <w:spacing w:before="5"/>
              <w:ind w:right="19"/>
              <w:rPr>
                <w:sz w:val="16"/>
              </w:rPr>
            </w:pPr>
            <w:r>
              <w:rPr>
                <w:w w:val="105"/>
                <w:sz w:val="16"/>
              </w:rPr>
              <w:t>5139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2CFFF1DC" w14:textId="77777777" w:rsidR="0045732C" w:rsidRDefault="002A74E7">
            <w:pPr>
              <w:pStyle w:val="TableParagraph"/>
              <w:spacing w:before="5"/>
              <w:ind w:right="27"/>
              <w:rPr>
                <w:sz w:val="16"/>
              </w:rPr>
            </w:pPr>
            <w:r>
              <w:rPr>
                <w:w w:val="105"/>
                <w:sz w:val="16"/>
              </w:rPr>
              <w:t>122</w:t>
            </w:r>
          </w:p>
        </w:tc>
      </w:tr>
      <w:tr w:rsidR="0045732C" w14:paraId="72E2DF2A" w14:textId="77777777">
        <w:trPr>
          <w:trHeight w:val="208"/>
        </w:trPr>
        <w:tc>
          <w:tcPr>
            <w:tcW w:w="2437" w:type="dxa"/>
            <w:tcBorders>
              <w:right w:val="single" w:sz="6" w:space="0" w:color="000000"/>
            </w:tcBorders>
          </w:tcPr>
          <w:p w14:paraId="5E438CB4" w14:textId="77777777" w:rsidR="0045732C" w:rsidRDefault="002A74E7">
            <w:pPr>
              <w:pStyle w:val="TableParagraph"/>
              <w:spacing w:before="5" w:line="183" w:lineRule="exact"/>
              <w:ind w:right="42"/>
              <w:rPr>
                <w:sz w:val="16"/>
              </w:rPr>
            </w:pPr>
            <w:r>
              <w:rPr>
                <w:w w:val="105"/>
                <w:sz w:val="16"/>
              </w:rPr>
              <w:t>United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Kingdom</w:t>
            </w:r>
          </w:p>
        </w:tc>
        <w:tc>
          <w:tcPr>
            <w:tcW w:w="51" w:type="dxa"/>
            <w:tcBorders>
              <w:left w:val="single" w:sz="6" w:space="0" w:color="000000"/>
            </w:tcBorders>
          </w:tcPr>
          <w:p w14:paraId="6079BED0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399A2135" w14:textId="77777777" w:rsidR="0045732C" w:rsidRDefault="002A74E7">
            <w:pPr>
              <w:pStyle w:val="TableParagraph"/>
              <w:spacing w:before="5" w:line="183" w:lineRule="exact"/>
              <w:ind w:left="-51" w:right="20"/>
              <w:rPr>
                <w:sz w:val="16"/>
              </w:rPr>
            </w:pPr>
            <w:r>
              <w:rPr>
                <w:w w:val="105"/>
                <w:sz w:val="16"/>
              </w:rPr>
              <w:t>20.5%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68F8BA74" w14:textId="77777777" w:rsidR="0045732C" w:rsidRDefault="002A74E7">
            <w:pPr>
              <w:pStyle w:val="TableParagraph"/>
              <w:tabs>
                <w:tab w:val="left" w:pos="260"/>
              </w:tabs>
              <w:spacing w:before="5" w:line="183" w:lineRule="exact"/>
              <w:ind w:right="20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79.5%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2915E9EE" w14:textId="77777777" w:rsidR="0045732C" w:rsidRDefault="002A74E7">
            <w:pPr>
              <w:pStyle w:val="TableParagraph"/>
              <w:spacing w:before="5" w:line="183" w:lineRule="exact"/>
              <w:ind w:right="19"/>
              <w:rPr>
                <w:sz w:val="16"/>
              </w:rPr>
            </w:pPr>
            <w:r>
              <w:rPr>
                <w:w w:val="105"/>
                <w:sz w:val="16"/>
              </w:rPr>
              <w:t>3713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48BC179E" w14:textId="77777777" w:rsidR="0045732C" w:rsidRDefault="002A74E7">
            <w:pPr>
              <w:pStyle w:val="TableParagraph"/>
              <w:spacing w:before="5" w:line="183" w:lineRule="exact"/>
              <w:ind w:right="29"/>
              <w:rPr>
                <w:sz w:val="16"/>
              </w:rPr>
            </w:pPr>
            <w:r>
              <w:rPr>
                <w:w w:val="105"/>
                <w:sz w:val="16"/>
              </w:rPr>
              <w:t>210</w:t>
            </w:r>
          </w:p>
        </w:tc>
      </w:tr>
      <w:tr w:rsidR="0045732C" w14:paraId="70C12077" w14:textId="77777777">
        <w:trPr>
          <w:trHeight w:val="223"/>
        </w:trPr>
        <w:tc>
          <w:tcPr>
            <w:tcW w:w="2437" w:type="dxa"/>
            <w:tcBorders>
              <w:right w:val="single" w:sz="48" w:space="0" w:color="D5007A"/>
            </w:tcBorders>
          </w:tcPr>
          <w:p w14:paraId="04983523" w14:textId="77777777" w:rsidR="0045732C" w:rsidRDefault="002A74E7">
            <w:pPr>
              <w:pStyle w:val="TableParagraph"/>
              <w:spacing w:before="15" w:line="189" w:lineRule="exact"/>
              <w:ind w:right="-15"/>
              <w:rPr>
                <w:sz w:val="16"/>
              </w:rPr>
            </w:pPr>
            <w:r>
              <w:rPr>
                <w:w w:val="105"/>
                <w:sz w:val="16"/>
              </w:rPr>
              <w:t>United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States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America</w:t>
            </w:r>
          </w:p>
        </w:tc>
        <w:tc>
          <w:tcPr>
            <w:tcW w:w="51" w:type="dxa"/>
            <w:shd w:val="clear" w:color="auto" w:fill="D5007A"/>
          </w:tcPr>
          <w:p w14:paraId="5E3B4253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226C565A" w14:textId="77777777" w:rsidR="0045732C" w:rsidRDefault="002A74E7">
            <w:pPr>
              <w:pStyle w:val="TableParagraph"/>
              <w:spacing w:before="15" w:line="189" w:lineRule="exact"/>
              <w:ind w:left="-51" w:right="20"/>
              <w:rPr>
                <w:sz w:val="16"/>
              </w:rPr>
            </w:pPr>
            <w:r>
              <w:rPr>
                <w:w w:val="105"/>
                <w:sz w:val="16"/>
              </w:rPr>
              <w:t>12.8%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31397943" w14:textId="77777777" w:rsidR="0045732C" w:rsidRDefault="002A74E7">
            <w:pPr>
              <w:pStyle w:val="TableParagraph"/>
              <w:tabs>
                <w:tab w:val="left" w:pos="259"/>
              </w:tabs>
              <w:spacing w:before="15" w:line="189" w:lineRule="exact"/>
              <w:ind w:right="20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87.2%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04EDCC85" w14:textId="77777777" w:rsidR="0045732C" w:rsidRDefault="002A74E7">
            <w:pPr>
              <w:pStyle w:val="TableParagraph"/>
              <w:spacing w:before="15" w:line="189" w:lineRule="exact"/>
              <w:ind w:right="20"/>
              <w:rPr>
                <w:sz w:val="16"/>
              </w:rPr>
            </w:pPr>
            <w:r>
              <w:rPr>
                <w:w w:val="105"/>
                <w:sz w:val="16"/>
              </w:rPr>
              <w:t>10737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31CBC13D" w14:textId="77777777" w:rsidR="0045732C" w:rsidRDefault="002A74E7">
            <w:pPr>
              <w:pStyle w:val="TableParagraph"/>
              <w:spacing w:before="15" w:line="189" w:lineRule="exact"/>
              <w:ind w:right="28"/>
              <w:rPr>
                <w:sz w:val="16"/>
              </w:rPr>
            </w:pPr>
            <w:r>
              <w:rPr>
                <w:w w:val="105"/>
                <w:sz w:val="16"/>
              </w:rPr>
              <w:t>561</w:t>
            </w:r>
          </w:p>
        </w:tc>
      </w:tr>
    </w:tbl>
    <w:p w14:paraId="3C07773B" w14:textId="77777777" w:rsidR="0045732C" w:rsidRDefault="0045732C">
      <w:pPr>
        <w:pStyle w:val="BodyText"/>
        <w:rPr>
          <w:sz w:val="22"/>
        </w:rPr>
      </w:pPr>
    </w:p>
    <w:p w14:paraId="0575F1F9" w14:textId="50542DB8" w:rsidR="0045732C" w:rsidRDefault="00A42D52">
      <w:pPr>
        <w:pStyle w:val="BodyText"/>
        <w:spacing w:line="249" w:lineRule="auto"/>
        <w:ind w:left="173" w:hanging="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737984" behindDoc="1" locked="0" layoutInCell="1" allowOverlap="1" wp14:anchorId="128372A4" wp14:editId="4BCB4649">
                <wp:simplePos x="0" y="0"/>
                <wp:positionH relativeFrom="page">
                  <wp:posOffset>3552190</wp:posOffset>
                </wp:positionH>
                <wp:positionV relativeFrom="paragraph">
                  <wp:posOffset>-1113790</wp:posOffset>
                </wp:positionV>
                <wp:extent cx="156210" cy="102235"/>
                <wp:effectExtent l="0" t="0" r="0" b="0"/>
                <wp:wrapNone/>
                <wp:docPr id="436" name="docshape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210" cy="102235"/>
                        </a:xfrm>
                        <a:prstGeom prst="rect">
                          <a:avLst/>
                        </a:prstGeom>
                        <a:solidFill>
                          <a:srgbClr val="D5007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16AAFD" id="docshape14" o:spid="_x0000_s1026" style="position:absolute;margin-left:279.7pt;margin-top:-87.7pt;width:12.3pt;height:8.05pt;z-index:-1757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vwl/gEAANsDAAAOAAAAZHJzL2Uyb0RvYy54bWysU9uOEzEMfUfiH6K807ls24VRp6uq1SKk&#10;BVZa+IA0ycxEzMTBSTtdvh4n0y0F3hAvURzbxz7HzuruNPTsqNEbsDUvZjln2kpQxrY1//rl/s1b&#10;znwQVokerK75s/b8bv361Wp0lS6hg15pZARifTW6mnchuCrLvOz0IPwMnLbkbAAHEcjENlMoRkIf&#10;+qzM82U2AiqHILX39LqbnHyd8JtGy/C5abwOrK859RbSiencxzNbr0TVonCdkec2xD90MQhjqegF&#10;aieCYAc0f0ENRiJ4aMJMwpBB0xipEwdiU+R/sHnqhNOJC4nj3UUm//9g5afjIzKjaj6/WXJmxUBD&#10;UiB9LF3Moz6j8xWFPblHjAy9ewD5zTML207YVm8QYey0UNRVEeOz3xKi4SmV7cePoAhcHAIkqU4N&#10;DhGQRGCnNJHny0T0KTBJj8ViWRY0N0muIi/Lm0WqIKqXZIc+vNcwsHipOdLAE7g4PvgQmxHVS0hq&#10;Hnqj7k3fJwPb/bZHdhS0HLtFnt9uzuj+Oqy3MdhCTJsQ40tiGYlNAu1BPRNJhGnD6EfQpQP8wdlI&#10;21Vz//0gUHPWf7Ak1LtiPo/rmIz54rYkA689+2uPsJKgah44m67bMK3wwaFpO6pUJNIWNiRuYxLx&#10;KPzU1blZ2qCkx3nb44pe2ynq159c/wQAAP//AwBQSwMEFAAGAAgAAAAhAA0VH5vgAAAADQEAAA8A&#10;AABkcnMvZG93bnJldi54bWxMj0FPg0AQhe8m/ofNmHhrF7AoIEtjjf6A1mo8btkRiOwsstuC/77T&#10;k95m5r28+V65nm0vTjj6zpGCeBmBQKqd6ahRsH97XWQgfNBkdO8IFfyih3V1fVXqwriJtnjahUZw&#10;CPlCK2hDGAopfd2i1X7pBiTWvtxodeB1bKQZ9cThtpdJFN1LqzviD60e8LnF+nt3tAqyZB+/1O+T&#10;wU2Wb8LPlLjPD6vU7c389Agi4Bz+zHDBZ3SomOngjmS86BWkab5iq4JF/JDyxJY0W3G9w+WU5ncg&#10;q1L+b1GdAQAA//8DAFBLAQItABQABgAIAAAAIQC2gziS/gAAAOEBAAATAAAAAAAAAAAAAAAAAAAA&#10;AABbQ29udGVudF9UeXBlc10ueG1sUEsBAi0AFAAGAAgAAAAhADj9If/WAAAAlAEAAAsAAAAAAAAA&#10;AAAAAAAALwEAAF9yZWxzLy5yZWxzUEsBAi0AFAAGAAgAAAAhAOQy/CX+AQAA2wMAAA4AAAAAAAAA&#10;AAAAAAAALgIAAGRycy9lMm9Eb2MueG1sUEsBAi0AFAAGAAgAAAAhAA0VH5vgAAAADQEAAA8AAAAA&#10;AAAAAAAAAAAAWAQAAGRycy9kb3ducmV2LnhtbFBLBQYAAAAABAAEAPMAAABlBQAAAAA=&#10;" fillcolor="#d5007a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738496" behindDoc="1" locked="0" layoutInCell="1" allowOverlap="1" wp14:anchorId="2F757C3C" wp14:editId="471C86FE">
                <wp:simplePos x="0" y="0"/>
                <wp:positionH relativeFrom="page">
                  <wp:posOffset>3552190</wp:posOffset>
                </wp:positionH>
                <wp:positionV relativeFrom="paragraph">
                  <wp:posOffset>-697865</wp:posOffset>
                </wp:positionV>
                <wp:extent cx="154940" cy="379730"/>
                <wp:effectExtent l="0" t="0" r="0" b="0"/>
                <wp:wrapNone/>
                <wp:docPr id="435" name="docshape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4940" cy="379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:solidFill>
                          <a:srgbClr val="D5007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3076C" id="docshape15" o:spid="_x0000_s1026" style="position:absolute;margin-left:279.7pt;margin-top:-54.95pt;width:12.2pt;height:29.9pt;z-index:-1757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0/+/gEAAAQEAAAOAAAAZHJzL2Uyb0RvYy54bWysU9tu2zAMfR+wfxD0vtjOZVmMOEXRoMOA&#10;bivQ9QMUWY6FyaJGKXGyrx8lJ1m6AnsY9iKQInVInkMtbw6dYXuFXoOteDHKOVNWQq3ttuLP3+7f&#10;feDMB2FrYcCqih+V5zert2+WvSvVGFowtUJGINaXvat4G4Irs8zLVnXCj8ApS8EGsBOBXNxmNYqe&#10;0DuTjfP8fdYD1g5BKu/pdj0E+SrhN42S4WvTeBWYqTj1FtKJ6dzEM1stRblF4VotT22If+iiE9pS&#10;0QvUWgTBdqhfQXVaInhowkhCl0HTaKnSDDRNkf8xzVMrnEqzEDneXWjy/w9Wftk/ItN1xaeTGWdW&#10;dCRSDdLH0sUs8tM7X1Lak3vEOKF3DyC/ewpkLyLR8ZTDNv1nqAlF7AIkTg4NdvElTcsOifrjhXp1&#10;CEzSZTGbLqYkkKTQZL6YT5I0mSjPj+XOh48KEpDYP/gwKFefLdGeLXmwZxNJ/78q70Q4vaNS1yU8&#10;GF3fa2PSyLjd3Blke0FbtJ7l+fw2EkNPXqQZG5MtxGdDON4kliIxA5MbqI9EEsKwivR1yGgBf3LW&#10;0xpW3P/YCVScmU+WdF4U00hLSM50Nh+Tg9eRzXVEWElQFQ+cDeZdGHZ951BvW6pUJEUs3JI4jY4k&#10;pv6Grk4OrVoa7vQt4i5f+ynr9+dd/QIAAP//AwBQSwMEFAAGAAgAAAAhADa9MIjhAAAADAEAAA8A&#10;AABkcnMvZG93bnJldi54bWxMj8FOwzAMhu9IvENkJG5b0kGntTSd0CROCAlWLtyyxmsqmqRqsqzj&#10;6TEndrT96ff3V9vZDizhFHrvJGRLAQxd63XvOgmfzctiAyxE5bQavEMJFwywrW9vKlVqf3YfmPax&#10;YxTiQqkkmBjHkvPQGrQqLP2Ijm5HP1kVaZw6rid1pnA78JUQa25V7+iDUSPuDLbf+5OV0KRBXF7T&#10;189Ov703K9OntQ9HKe/v5ucnYBHn+A/Dnz6pQ01OB39yOrBBQp4Xj4RKWGSiKIARkm8eqM2BVrnI&#10;gNcVvy5R/wIAAP//AwBQSwECLQAUAAYACAAAACEAtoM4kv4AAADhAQAAEwAAAAAAAAAAAAAAAAAA&#10;AAAAW0NvbnRlbnRfVHlwZXNdLnhtbFBLAQItABQABgAIAAAAIQA4/SH/1gAAAJQBAAALAAAAAAAA&#10;AAAAAAAAAC8BAABfcmVscy8ucmVsc1BLAQItABQABgAIAAAAIQDWr0/+/gEAAAQEAAAOAAAAAAAA&#10;AAAAAAAAAC4CAABkcnMvZTJvRG9jLnhtbFBLAQItABQABgAIAAAAIQA2vTCI4QAAAAwBAAAPAAAA&#10;AAAAAAAAAAAAAFgEAABkcnMvZG93bnJldi54bWxQSwUGAAAAAAQABADzAAAAZgUAAAAA&#10;" fillcolor="#d5007a" stroked="f">
                <v:path arrowok="t" textboxrect="@1,@1,@1,@1"/>
                <w10:wrap anchorx="page"/>
              </v:shape>
            </w:pict>
          </mc:Fallback>
        </mc:AlternateContent>
      </w:r>
      <w:r w:rsidR="002A74E7">
        <w:rPr>
          <w:rFonts w:ascii="Arial"/>
          <w:b/>
        </w:rPr>
        <w:t xml:space="preserve">Table 2. </w:t>
      </w:r>
      <w:r w:rsidR="002A74E7">
        <w:t>Tinnitus Occurrence by country for individuals of the TYT platform grouped by country. When filling out a</w:t>
      </w:r>
      <w:r w:rsidR="002A74E7">
        <w:rPr>
          <w:spacing w:val="1"/>
        </w:rPr>
        <w:t xml:space="preserve"> </w:t>
      </w:r>
      <w:r w:rsidR="002A74E7">
        <w:t>questionnaire,</w:t>
      </w:r>
      <w:r w:rsidR="002A74E7">
        <w:rPr>
          <w:spacing w:val="-3"/>
        </w:rPr>
        <w:t xml:space="preserve"> </w:t>
      </w:r>
      <w:r w:rsidR="002A74E7">
        <w:t>most</w:t>
      </w:r>
      <w:r w:rsidR="002A74E7">
        <w:rPr>
          <w:spacing w:val="-3"/>
        </w:rPr>
        <w:t xml:space="preserve"> </w:t>
      </w:r>
      <w:r w:rsidR="002A74E7">
        <w:t>users</w:t>
      </w:r>
      <w:r w:rsidR="002A74E7">
        <w:rPr>
          <w:spacing w:val="-3"/>
        </w:rPr>
        <w:t xml:space="preserve"> </w:t>
      </w:r>
      <w:r w:rsidR="002A74E7">
        <w:t>state</w:t>
      </w:r>
      <w:r w:rsidR="002A74E7">
        <w:rPr>
          <w:spacing w:val="-3"/>
        </w:rPr>
        <w:t xml:space="preserve"> </w:t>
      </w:r>
      <w:r w:rsidR="002A74E7">
        <w:t>that</w:t>
      </w:r>
      <w:r w:rsidR="002A74E7">
        <w:rPr>
          <w:spacing w:val="-3"/>
        </w:rPr>
        <w:t xml:space="preserve"> </w:t>
      </w:r>
      <w:r w:rsidR="002A74E7">
        <w:t>they</w:t>
      </w:r>
      <w:r w:rsidR="002A74E7">
        <w:rPr>
          <w:spacing w:val="-3"/>
        </w:rPr>
        <w:t xml:space="preserve"> </w:t>
      </w:r>
      <w:r w:rsidR="002A74E7">
        <w:t>perceive</w:t>
      </w:r>
      <w:r w:rsidR="002A74E7">
        <w:rPr>
          <w:spacing w:val="-3"/>
        </w:rPr>
        <w:t xml:space="preserve"> </w:t>
      </w:r>
      <w:r w:rsidR="002A74E7">
        <w:t>the</w:t>
      </w:r>
      <w:r w:rsidR="002A74E7">
        <w:rPr>
          <w:spacing w:val="-3"/>
        </w:rPr>
        <w:t xml:space="preserve"> </w:t>
      </w:r>
      <w:r w:rsidR="002A74E7">
        <w:t>tinnitus</w:t>
      </w:r>
      <w:r w:rsidR="002A74E7">
        <w:rPr>
          <w:spacing w:val="-3"/>
        </w:rPr>
        <w:t xml:space="preserve"> </w:t>
      </w:r>
      <w:r w:rsidR="002A74E7">
        <w:t>at</w:t>
      </w:r>
      <w:r w:rsidR="002A74E7">
        <w:rPr>
          <w:spacing w:val="-3"/>
        </w:rPr>
        <w:t xml:space="preserve"> </w:t>
      </w:r>
      <w:r w:rsidR="002A74E7">
        <w:t>that</w:t>
      </w:r>
      <w:r w:rsidR="002A74E7">
        <w:rPr>
          <w:spacing w:val="-3"/>
        </w:rPr>
        <w:t xml:space="preserve"> </w:t>
      </w:r>
      <w:r w:rsidR="002A74E7">
        <w:t>moment.</w:t>
      </w:r>
      <w:r w:rsidR="002A74E7">
        <w:rPr>
          <w:spacing w:val="9"/>
        </w:rPr>
        <w:t xml:space="preserve"> </w:t>
      </w:r>
      <w:r w:rsidR="002A74E7">
        <w:t>The</w:t>
      </w:r>
      <w:r w:rsidR="002A74E7">
        <w:rPr>
          <w:spacing w:val="-3"/>
        </w:rPr>
        <w:t xml:space="preserve"> </w:t>
      </w:r>
      <w:r w:rsidR="002A74E7">
        <w:t>chance</w:t>
      </w:r>
      <w:r w:rsidR="002A74E7">
        <w:rPr>
          <w:spacing w:val="-3"/>
        </w:rPr>
        <w:t xml:space="preserve"> </w:t>
      </w:r>
      <w:r w:rsidR="002A74E7">
        <w:t>for</w:t>
      </w:r>
      <w:r w:rsidR="002A74E7">
        <w:rPr>
          <w:spacing w:val="-3"/>
        </w:rPr>
        <w:t xml:space="preserve"> </w:t>
      </w:r>
      <w:r w:rsidR="002A74E7">
        <w:t>this</w:t>
      </w:r>
      <w:r w:rsidR="002A74E7">
        <w:rPr>
          <w:spacing w:val="-3"/>
        </w:rPr>
        <w:t xml:space="preserve"> </w:t>
      </w:r>
      <w:r w:rsidR="002A74E7">
        <w:t>is</w:t>
      </w:r>
      <w:r w:rsidR="002A74E7">
        <w:rPr>
          <w:spacing w:val="-3"/>
        </w:rPr>
        <w:t xml:space="preserve"> </w:t>
      </w:r>
      <w:r w:rsidR="002A74E7">
        <w:t>78</w:t>
      </w:r>
      <w:r w:rsidR="002A74E7">
        <w:rPr>
          <w:spacing w:val="-3"/>
        </w:rPr>
        <w:t xml:space="preserve"> </w:t>
      </w:r>
      <w:r w:rsidR="002A74E7">
        <w:t>%,</w:t>
      </w:r>
      <w:r w:rsidR="002A74E7">
        <w:rPr>
          <w:spacing w:val="-3"/>
        </w:rPr>
        <w:t xml:space="preserve"> </w:t>
      </w:r>
      <w:r w:rsidR="002A74E7">
        <w:t>with</w:t>
      </w:r>
      <w:r w:rsidR="002A74E7">
        <w:rPr>
          <w:spacing w:val="-3"/>
        </w:rPr>
        <w:t xml:space="preserve"> </w:t>
      </w:r>
      <w:r w:rsidR="002A74E7">
        <w:t>a</w:t>
      </w:r>
      <w:r w:rsidR="002A74E7">
        <w:rPr>
          <w:spacing w:val="-3"/>
        </w:rPr>
        <w:t xml:space="preserve"> </w:t>
      </w:r>
      <w:r w:rsidR="002A74E7">
        <w:t>standard</w:t>
      </w:r>
      <w:r w:rsidR="002A74E7">
        <w:rPr>
          <w:spacing w:val="-47"/>
        </w:rPr>
        <w:t xml:space="preserve"> </w:t>
      </w:r>
      <w:r w:rsidR="002A74E7">
        <w:t>deviation</w:t>
      </w:r>
      <w:r w:rsidR="002A74E7">
        <w:rPr>
          <w:spacing w:val="-2"/>
        </w:rPr>
        <w:t xml:space="preserve"> </w:t>
      </w:r>
      <w:r w:rsidR="002A74E7">
        <w:t>of</w:t>
      </w:r>
      <w:r w:rsidR="002A74E7">
        <w:rPr>
          <w:spacing w:val="-1"/>
        </w:rPr>
        <w:t xml:space="preserve"> </w:t>
      </w:r>
      <w:r w:rsidR="002A74E7">
        <w:t>12</w:t>
      </w:r>
      <w:r w:rsidR="002A74E7">
        <w:rPr>
          <w:spacing w:val="-1"/>
        </w:rPr>
        <w:t xml:space="preserve"> </w:t>
      </w:r>
      <w:r w:rsidR="002A74E7">
        <w:t>percent.</w:t>
      </w:r>
    </w:p>
    <w:p w14:paraId="18D08147" w14:textId="77777777" w:rsidR="0045732C" w:rsidRDefault="0045732C">
      <w:pPr>
        <w:pStyle w:val="BodyText"/>
        <w:rPr>
          <w:sz w:val="33"/>
        </w:rPr>
      </w:pPr>
    </w:p>
    <w:p w14:paraId="11FC2D87" w14:textId="77777777" w:rsidR="0045732C" w:rsidRDefault="002A74E7">
      <w:pPr>
        <w:pStyle w:val="BodyText"/>
        <w:spacing w:line="249" w:lineRule="auto"/>
        <w:ind w:left="173" w:right="168"/>
        <w:jc w:val="both"/>
      </w:pPr>
      <w:r>
        <w:rPr>
          <w:rFonts w:ascii="Arial"/>
          <w:b/>
          <w:sz w:val="18"/>
        </w:rPr>
        <w:t>RQ22: Are there season-specific differences for the momentary tinnitus?</w:t>
      </w:r>
      <w:r>
        <w:rPr>
          <w:rFonts w:ascii="Arial"/>
          <w:b/>
          <w:spacing w:val="1"/>
          <w:sz w:val="18"/>
        </w:rPr>
        <w:t xml:space="preserve"> </w:t>
      </w:r>
      <w:r>
        <w:t xml:space="preserve">To answer this question, we again </w:t>
      </w:r>
      <w:proofErr w:type="spellStart"/>
      <w:r>
        <w:t>analysed</w:t>
      </w:r>
      <w:proofErr w:type="spellEnd"/>
      <w:r>
        <w:rPr>
          <w:spacing w:val="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countries</w:t>
      </w:r>
      <w:r>
        <w:rPr>
          <w:spacing w:val="-4"/>
        </w:rPr>
        <w:t xml:space="preserve"> </w:t>
      </w:r>
      <w:r>
        <w:t>represented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300</w:t>
      </w:r>
      <w:r>
        <w:rPr>
          <w:spacing w:val="-4"/>
        </w:rPr>
        <w:t xml:space="preserve"> </w:t>
      </w:r>
      <w:r>
        <w:t>completed</w:t>
      </w:r>
      <w:r>
        <w:rPr>
          <w:spacing w:val="-4"/>
        </w:rPr>
        <w:t xml:space="preserve"> </w:t>
      </w:r>
      <w:r>
        <w:t>questionnaires</w:t>
      </w:r>
      <w:r>
        <w:rPr>
          <w:spacing w:val="-4"/>
        </w:rPr>
        <w:t xml:space="preserve"> </w:t>
      </w:r>
      <w:r>
        <w:rPr>
          <w:i/>
        </w:rPr>
        <w:t>per</w:t>
      </w:r>
      <w:r>
        <w:rPr>
          <w:i/>
          <w:spacing w:val="-4"/>
        </w:rPr>
        <w:t xml:space="preserve"> </w:t>
      </w:r>
      <w:r>
        <w:rPr>
          <w:i/>
        </w:rPr>
        <w:t>season</w:t>
      </w:r>
      <w:r>
        <w:t>.</w:t>
      </w:r>
      <w:r>
        <w:rPr>
          <w:spacing w:val="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filter</w:t>
      </w:r>
      <w:r>
        <w:rPr>
          <w:spacing w:val="-4"/>
        </w:rPr>
        <w:t xml:space="preserve"> </w:t>
      </w:r>
      <w:r>
        <w:t>setting</w:t>
      </w:r>
      <w:r>
        <w:rPr>
          <w:spacing w:val="-48"/>
        </w:rPr>
        <w:t xml:space="preserve"> </w:t>
      </w:r>
      <w:r>
        <w:t>holds True for Switzerland, Germany, the United States, Great Britain, and the Netherlands. The largest sample is again for</w:t>
      </w:r>
      <w:r>
        <w:rPr>
          <w:spacing w:val="1"/>
        </w:rPr>
        <w:t xml:space="preserve"> </w:t>
      </w:r>
      <w:r>
        <w:t>Germany,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51,534</w:t>
      </w:r>
      <w:r>
        <w:rPr>
          <w:spacing w:val="-3"/>
        </w:rPr>
        <w:t xml:space="preserve"> </w:t>
      </w:r>
      <w:r>
        <w:t>completed</w:t>
      </w:r>
      <w:r>
        <w:rPr>
          <w:spacing w:val="-4"/>
        </w:rPr>
        <w:t xml:space="preserve"> </w:t>
      </w:r>
      <w:r>
        <w:t>questionnaires,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smallest</w:t>
      </w:r>
      <w:r>
        <w:rPr>
          <w:spacing w:val="-4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UK,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3,684</w:t>
      </w:r>
      <w:r>
        <w:rPr>
          <w:spacing w:val="-3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questionnaires.</w:t>
      </w:r>
    </w:p>
    <w:p w14:paraId="126B5861" w14:textId="60F05C7A" w:rsidR="0045732C" w:rsidRDefault="002A74E7">
      <w:pPr>
        <w:pStyle w:val="BodyText"/>
        <w:spacing w:line="249" w:lineRule="auto"/>
        <w:ind w:left="167" w:right="155" w:firstLine="6"/>
        <w:jc w:val="both"/>
      </w:pPr>
      <w:r>
        <w:t xml:space="preserve">If we do not group by country, </w:t>
      </w:r>
      <w:del w:id="47" w:author="joa24jm" w:date="2021-06-24T13:04:00Z">
        <w:r w:rsidDel="00D507C6">
          <w:delText>it can be seen that the</w:delText>
        </w:r>
      </w:del>
      <w:ins w:id="48" w:author="joa24jm" w:date="2021-06-24T13:04:00Z">
        <w:r w:rsidR="00D507C6">
          <w:t>the</w:t>
        </w:r>
      </w:ins>
      <w:r>
        <w:t xml:space="preserve"> greatest probability for momentary tinnitus is in summer with 83.4%</w:t>
      </w:r>
      <w:r>
        <w:rPr>
          <w:spacing w:val="1"/>
        </w:rPr>
        <w:t xml:space="preserve"> </w:t>
      </w:r>
      <w:r>
        <w:t>(std = 8.6%). In contrast, the lowest probability for momentary tinnitus is in winter, with 71.0 % (11.8 %). The interquartile</w:t>
      </w:r>
      <w:r>
        <w:rPr>
          <w:spacing w:val="1"/>
        </w:rPr>
        <w:t xml:space="preserve"> </w:t>
      </w:r>
      <w:r>
        <w:t>range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14.5</w:t>
      </w:r>
      <w:r>
        <w:rPr>
          <w:spacing w:val="-11"/>
        </w:rPr>
        <w:t xml:space="preserve"> </w:t>
      </w:r>
      <w:r>
        <w:t>%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winter,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11.8</w:t>
      </w:r>
      <w:r>
        <w:rPr>
          <w:spacing w:val="-10"/>
        </w:rPr>
        <w:t xml:space="preserve"> </w:t>
      </w:r>
      <w:r>
        <w:t>%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summer. If</w:t>
      </w:r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group</w:t>
      </w:r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country,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highest</w:t>
      </w:r>
      <w:r>
        <w:rPr>
          <w:spacing w:val="-11"/>
        </w:rPr>
        <w:t xml:space="preserve"> </w:t>
      </w:r>
      <w:r>
        <w:t>probability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momentary</w:t>
      </w:r>
      <w:r>
        <w:rPr>
          <w:spacing w:val="-11"/>
        </w:rPr>
        <w:t xml:space="preserve"> </w:t>
      </w:r>
      <w:r>
        <w:t>tinnitus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48"/>
        </w:rPr>
        <w:t xml:space="preserve"> </w:t>
      </w:r>
      <w:r>
        <w:t>summer in Great Britain (95.7 %), the lowest in winter in Switzerland (60.7 %). The ratios of yes-no-responses are shown in</w:t>
      </w:r>
      <w:r>
        <w:rPr>
          <w:spacing w:val="-47"/>
        </w:rPr>
        <w:t xml:space="preserve"> </w:t>
      </w:r>
      <w:r>
        <w:rPr>
          <w:w w:val="95"/>
        </w:rPr>
        <w:t xml:space="preserve">Fig. </w:t>
      </w:r>
      <w:hyperlink w:anchor="_bookmark3" w:history="1">
        <w:r>
          <w:rPr>
            <w:color w:val="0000FF"/>
            <w:w w:val="95"/>
          </w:rPr>
          <w:t>2</w:t>
        </w:r>
      </w:hyperlink>
      <w:r>
        <w:rPr>
          <w:w w:val="95"/>
        </w:rPr>
        <w:t xml:space="preserve">. Considering not only these five countries, </w:t>
      </w:r>
      <w:commentRangeStart w:id="49"/>
      <w:commentRangeStart w:id="50"/>
      <w:commentRangeStart w:id="51"/>
      <w:commentRangeStart w:id="52"/>
      <w:r>
        <w:rPr>
          <w:w w:val="95"/>
        </w:rPr>
        <w:t xml:space="preserve">but all 111 countries </w:t>
      </w:r>
      <w:commentRangeEnd w:id="49"/>
      <w:r w:rsidR="00F0681B">
        <w:rPr>
          <w:rStyle w:val="CommentReference"/>
        </w:rPr>
        <w:commentReference w:id="49"/>
      </w:r>
      <w:commentRangeEnd w:id="50"/>
      <w:r w:rsidR="002927A6">
        <w:rPr>
          <w:rStyle w:val="CommentReference"/>
        </w:rPr>
        <w:commentReference w:id="50"/>
      </w:r>
      <w:commentRangeEnd w:id="51"/>
      <w:r w:rsidR="002927A6">
        <w:rPr>
          <w:rStyle w:val="CommentReference"/>
        </w:rPr>
        <w:commentReference w:id="51"/>
      </w:r>
      <w:commentRangeEnd w:id="52"/>
      <w:r w:rsidR="002927A6">
        <w:rPr>
          <w:rStyle w:val="CommentReference"/>
        </w:rPr>
        <w:commentReference w:id="52"/>
      </w:r>
      <w:r>
        <w:rPr>
          <w:w w:val="95"/>
        </w:rPr>
        <w:t>in the present data set without setting a questionnaires or</w:t>
      </w:r>
      <w:r>
        <w:rPr>
          <w:spacing w:val="1"/>
          <w:w w:val="95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threshold,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probability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momentary</w:t>
      </w:r>
      <w:r>
        <w:rPr>
          <w:spacing w:val="-13"/>
        </w:rPr>
        <w:t xml:space="preserve"> </w:t>
      </w:r>
      <w:r>
        <w:t>tinnitus</w:t>
      </w:r>
      <w:r>
        <w:rPr>
          <w:spacing w:val="-11"/>
        </w:rPr>
        <w:t xml:space="preserve"> </w:t>
      </w:r>
      <w:r>
        <w:t>perception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80.2</w:t>
      </w:r>
      <w:r>
        <w:rPr>
          <w:spacing w:val="-12"/>
        </w:rPr>
        <w:t xml:space="preserve"> </w:t>
      </w:r>
      <w:r>
        <w:t>%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summer,</w:t>
      </w:r>
      <w:r>
        <w:rPr>
          <w:spacing w:val="-11"/>
        </w:rPr>
        <w:t xml:space="preserve"> </w:t>
      </w:r>
      <w:r>
        <w:t>80.1</w:t>
      </w:r>
      <w:r>
        <w:rPr>
          <w:spacing w:val="-12"/>
        </w:rPr>
        <w:t xml:space="preserve"> </w:t>
      </w:r>
      <w:r>
        <w:t>%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fall,</w:t>
      </w:r>
      <w:r>
        <w:rPr>
          <w:spacing w:val="-11"/>
        </w:rPr>
        <w:t xml:space="preserve"> </w:t>
      </w:r>
      <w:r>
        <w:t>78.5</w:t>
      </w:r>
      <w:r>
        <w:rPr>
          <w:spacing w:val="-12"/>
        </w:rPr>
        <w:t xml:space="preserve"> </w:t>
      </w:r>
      <w:r>
        <w:t>%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spring,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75.4</w:t>
      </w:r>
    </w:p>
    <w:p w14:paraId="3B2A4DE4" w14:textId="77777777" w:rsidR="0045732C" w:rsidRDefault="002A74E7">
      <w:pPr>
        <w:pStyle w:val="BodyText"/>
        <w:spacing w:line="232" w:lineRule="exact"/>
        <w:ind w:left="157"/>
        <w:jc w:val="both"/>
      </w:pPr>
      <w:r>
        <w:t>%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winter.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Calibri" w:hAnsi="Calibri"/>
          <w:i/>
        </w:rPr>
        <w:t>χ</w:t>
      </w:r>
      <w:r>
        <w:rPr>
          <w:position w:val="7"/>
          <w:sz w:val="14"/>
        </w:rPr>
        <w:t>2</w:t>
      </w:r>
      <w:r>
        <w:rPr>
          <w:spacing w:val="13"/>
          <w:position w:val="7"/>
          <w:sz w:val="14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independence</w:t>
      </w:r>
      <w:r>
        <w:rPr>
          <w:spacing w:val="-11"/>
        </w:rPr>
        <w:t xml:space="preserve"> </w:t>
      </w:r>
      <w:r>
        <w:t>showed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significant</w:t>
      </w:r>
      <w:r>
        <w:rPr>
          <w:spacing w:val="-10"/>
        </w:rPr>
        <w:t xml:space="preserve"> </w:t>
      </w:r>
      <w:r>
        <w:t>association</w:t>
      </w:r>
      <w:r>
        <w:rPr>
          <w:spacing w:val="-11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season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momentary</w:t>
      </w:r>
      <w:r>
        <w:rPr>
          <w:spacing w:val="-11"/>
        </w:rPr>
        <w:t xml:space="preserve"> </w:t>
      </w:r>
      <w:r>
        <w:t>tinnitus,</w:t>
      </w:r>
    </w:p>
    <w:p w14:paraId="60FAF6B2" w14:textId="77777777" w:rsidR="0045732C" w:rsidRDefault="002A74E7">
      <w:pPr>
        <w:pStyle w:val="BodyText"/>
        <w:spacing w:line="246" w:lineRule="exact"/>
        <w:ind w:left="178"/>
        <w:jc w:val="both"/>
      </w:pPr>
      <w:r>
        <w:rPr>
          <w:rFonts w:ascii="Calibri" w:hAnsi="Calibri"/>
          <w:i/>
          <w:w w:val="95"/>
        </w:rPr>
        <w:t>χ</w:t>
      </w:r>
      <w:r>
        <w:rPr>
          <w:w w:val="95"/>
          <w:position w:val="7"/>
          <w:sz w:val="14"/>
        </w:rPr>
        <w:t>2</w:t>
      </w:r>
      <w:r>
        <w:rPr>
          <w:rFonts w:ascii="Tahoma" w:hAnsi="Tahoma"/>
          <w:w w:val="95"/>
        </w:rPr>
        <w:t>(</w:t>
      </w:r>
      <w:r>
        <w:rPr>
          <w:w w:val="95"/>
        </w:rPr>
        <w:t>3</w:t>
      </w:r>
      <w:r>
        <w:rPr>
          <w:rFonts w:ascii="Verdana" w:hAnsi="Verdana"/>
          <w:i/>
          <w:w w:val="95"/>
        </w:rPr>
        <w:t>,</w:t>
      </w:r>
      <w:r>
        <w:rPr>
          <w:rFonts w:ascii="Verdana" w:hAnsi="Verdana"/>
          <w:i/>
          <w:spacing w:val="-39"/>
          <w:w w:val="95"/>
        </w:rPr>
        <w:t xml:space="preserve"> </w:t>
      </w:r>
      <w:r>
        <w:rPr>
          <w:i/>
          <w:w w:val="95"/>
        </w:rPr>
        <w:t>N</w:t>
      </w:r>
      <w:r>
        <w:rPr>
          <w:i/>
          <w:spacing w:val="28"/>
          <w:w w:val="95"/>
        </w:rPr>
        <w:t xml:space="preserve"> </w:t>
      </w:r>
      <w:r>
        <w:rPr>
          <w:rFonts w:ascii="Tahoma" w:hAnsi="Tahoma"/>
          <w:w w:val="95"/>
        </w:rPr>
        <w:t>=</w:t>
      </w:r>
      <w:r>
        <w:rPr>
          <w:rFonts w:ascii="Tahoma" w:hAnsi="Tahoma"/>
          <w:spacing w:val="-1"/>
          <w:w w:val="95"/>
        </w:rPr>
        <w:t xml:space="preserve"> </w:t>
      </w:r>
      <w:r>
        <w:rPr>
          <w:w w:val="95"/>
        </w:rPr>
        <w:t>95446</w:t>
      </w:r>
      <w:r>
        <w:rPr>
          <w:rFonts w:ascii="Tahoma" w:hAnsi="Tahoma"/>
          <w:w w:val="95"/>
        </w:rPr>
        <w:t>)</w:t>
      </w:r>
      <w:r>
        <w:rPr>
          <w:rFonts w:ascii="Tahoma" w:hAnsi="Tahoma"/>
          <w:spacing w:val="-1"/>
          <w:w w:val="95"/>
        </w:rPr>
        <w:t xml:space="preserve"> </w:t>
      </w:r>
      <w:r>
        <w:rPr>
          <w:rFonts w:ascii="Tahoma" w:hAnsi="Tahoma"/>
          <w:w w:val="95"/>
        </w:rPr>
        <w:t>=</w:t>
      </w:r>
      <w:r>
        <w:rPr>
          <w:rFonts w:ascii="Tahoma" w:hAnsi="Tahoma"/>
          <w:spacing w:val="-1"/>
          <w:w w:val="95"/>
        </w:rPr>
        <w:t xml:space="preserve"> </w:t>
      </w:r>
      <w:r>
        <w:rPr>
          <w:w w:val="95"/>
        </w:rPr>
        <w:t>216</w:t>
      </w:r>
      <w:r>
        <w:rPr>
          <w:rFonts w:ascii="Verdana" w:hAnsi="Verdana"/>
          <w:i/>
          <w:w w:val="95"/>
        </w:rPr>
        <w:t>.</w:t>
      </w:r>
      <w:r>
        <w:rPr>
          <w:w w:val="95"/>
        </w:rPr>
        <w:t>19</w:t>
      </w:r>
      <w:r>
        <w:rPr>
          <w:rFonts w:ascii="Verdana" w:hAnsi="Verdana"/>
          <w:i/>
          <w:w w:val="95"/>
        </w:rPr>
        <w:t>,</w:t>
      </w:r>
      <w:r>
        <w:rPr>
          <w:rFonts w:ascii="Verdana" w:hAnsi="Verdana"/>
          <w:i/>
          <w:spacing w:val="-18"/>
          <w:w w:val="95"/>
        </w:rPr>
        <w:t xml:space="preserve"> </w:t>
      </w:r>
      <w:r>
        <w:rPr>
          <w:i/>
          <w:w w:val="95"/>
        </w:rPr>
        <w:t>p</w:t>
      </w:r>
      <w:r>
        <w:rPr>
          <w:i/>
          <w:spacing w:val="11"/>
          <w:w w:val="95"/>
        </w:rPr>
        <w:t xml:space="preserve"> </w:t>
      </w:r>
      <w:r>
        <w:rPr>
          <w:rFonts w:ascii="Verdana" w:hAnsi="Verdana"/>
          <w:i/>
          <w:w w:val="95"/>
        </w:rPr>
        <w:t>&lt;</w:t>
      </w:r>
      <w:r>
        <w:rPr>
          <w:rFonts w:ascii="Verdana" w:hAnsi="Verdana"/>
          <w:i/>
          <w:spacing w:val="-9"/>
          <w:w w:val="95"/>
        </w:rPr>
        <w:t xml:space="preserve"> </w:t>
      </w:r>
      <w:r>
        <w:rPr>
          <w:rFonts w:ascii="Verdana" w:hAnsi="Verdana"/>
          <w:i/>
          <w:w w:val="95"/>
        </w:rPr>
        <w:t>.</w:t>
      </w:r>
      <w:r>
        <w:rPr>
          <w:w w:val="95"/>
        </w:rPr>
        <w:t>001.</w:t>
      </w:r>
      <w:r>
        <w:rPr>
          <w:spacing w:val="35"/>
          <w:w w:val="95"/>
        </w:rPr>
        <w:t xml:space="preserve"> </w:t>
      </w:r>
      <w:r>
        <w:rPr>
          <w:w w:val="95"/>
        </w:rPr>
        <w:t>Overall</w:t>
      </w:r>
      <w:r>
        <w:rPr>
          <w:spacing w:val="18"/>
          <w:w w:val="95"/>
        </w:rPr>
        <w:t xml:space="preserve"> </w:t>
      </w:r>
      <w:r>
        <w:rPr>
          <w:w w:val="95"/>
        </w:rPr>
        <w:t>user</w:t>
      </w:r>
      <w:r>
        <w:rPr>
          <w:spacing w:val="18"/>
          <w:w w:val="95"/>
        </w:rPr>
        <w:t xml:space="preserve"> </w:t>
      </w:r>
      <w:r>
        <w:rPr>
          <w:w w:val="95"/>
        </w:rPr>
        <w:t>reporting</w:t>
      </w:r>
      <w:r>
        <w:rPr>
          <w:spacing w:val="18"/>
          <w:w w:val="95"/>
        </w:rPr>
        <w:t xml:space="preserve"> </w:t>
      </w:r>
      <w:r>
        <w:rPr>
          <w:w w:val="95"/>
        </w:rPr>
        <w:t>for</w:t>
      </w:r>
      <w:r>
        <w:rPr>
          <w:spacing w:val="19"/>
          <w:w w:val="95"/>
        </w:rPr>
        <w:t xml:space="preserve"> </w:t>
      </w:r>
      <w:r>
        <w:rPr>
          <w:w w:val="95"/>
        </w:rPr>
        <w:t>tinnitus</w:t>
      </w:r>
      <w:r>
        <w:rPr>
          <w:spacing w:val="18"/>
          <w:w w:val="95"/>
        </w:rPr>
        <w:t xml:space="preserve"> </w:t>
      </w:r>
      <w:r>
        <w:rPr>
          <w:w w:val="95"/>
        </w:rPr>
        <w:t>is</w:t>
      </w:r>
      <w:r>
        <w:rPr>
          <w:spacing w:val="18"/>
          <w:w w:val="95"/>
        </w:rPr>
        <w:t xml:space="preserve"> </w:t>
      </w:r>
      <w:r>
        <w:rPr>
          <w:w w:val="95"/>
        </w:rPr>
        <w:t>thus</w:t>
      </w:r>
      <w:r>
        <w:rPr>
          <w:spacing w:val="18"/>
          <w:w w:val="95"/>
        </w:rPr>
        <w:t xml:space="preserve"> </w:t>
      </w:r>
      <w:r>
        <w:rPr>
          <w:w w:val="95"/>
        </w:rPr>
        <w:t>most</w:t>
      </w:r>
      <w:r>
        <w:rPr>
          <w:spacing w:val="18"/>
          <w:w w:val="95"/>
        </w:rPr>
        <w:t xml:space="preserve"> </w:t>
      </w:r>
      <w:r>
        <w:rPr>
          <w:w w:val="95"/>
        </w:rPr>
        <w:t>likely</w:t>
      </w:r>
      <w:r>
        <w:rPr>
          <w:spacing w:val="19"/>
          <w:w w:val="95"/>
        </w:rPr>
        <w:t xml:space="preserve"> </w:t>
      </w:r>
      <w:r>
        <w:rPr>
          <w:w w:val="95"/>
        </w:rPr>
        <w:t>in</w:t>
      </w:r>
      <w:r>
        <w:rPr>
          <w:spacing w:val="18"/>
          <w:w w:val="95"/>
        </w:rPr>
        <w:t xml:space="preserve"> </w:t>
      </w:r>
      <w:r>
        <w:rPr>
          <w:w w:val="95"/>
        </w:rPr>
        <w:t>summer.</w:t>
      </w:r>
    </w:p>
    <w:p w14:paraId="16D706D3" w14:textId="77777777" w:rsidR="0045732C" w:rsidRDefault="002A74E7">
      <w:pPr>
        <w:pStyle w:val="BodyText"/>
        <w:spacing w:line="249" w:lineRule="auto"/>
        <w:ind w:left="173" w:right="171" w:firstLine="298"/>
        <w:jc w:val="both"/>
      </w:pPr>
      <w:r>
        <w:t>In a slightly different approach,</w:t>
      </w:r>
      <w:r>
        <w:rPr>
          <w:spacing w:val="50"/>
        </w:rPr>
        <w:t xml:space="preserve"> </w:t>
      </w:r>
      <w:r>
        <w:t>we considered months instead of seasons.</w:t>
      </w:r>
      <w:r>
        <w:rPr>
          <w:spacing w:val="50"/>
        </w:rPr>
        <w:t xml:space="preserve"> </w:t>
      </w:r>
      <w:r>
        <w:t>Therefore,</w:t>
      </w:r>
      <w:r>
        <w:rPr>
          <w:spacing w:val="50"/>
        </w:rPr>
        <w:t xml:space="preserve"> </w:t>
      </w:r>
      <w:r>
        <w:t>we increased the granularity of</w:t>
      </w:r>
      <w:r>
        <w:rPr>
          <w:spacing w:val="1"/>
        </w:rPr>
        <w:t xml:space="preserve"> </w:t>
      </w:r>
      <w:r>
        <w:t>the x-axis. In addition, we examined the respective average temperature per month in relation to tinnitus occurrence for the</w:t>
      </w:r>
      <w:r>
        <w:rPr>
          <w:spacing w:val="1"/>
        </w:rPr>
        <w:t xml:space="preserve"> </w:t>
      </w:r>
      <w:r>
        <w:rPr>
          <w:w w:val="95"/>
        </w:rPr>
        <w:t>countries considered (Switzerland, Germany, U.S., Great Britain, and the Netherlands). When multiple temperature data points</w:t>
      </w:r>
      <w:r>
        <w:rPr>
          <w:spacing w:val="1"/>
          <w:w w:val="9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cities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country,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aggregated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average.</w:t>
      </w:r>
    </w:p>
    <w:p w14:paraId="522D7F4E" w14:textId="77777777" w:rsidR="0045732C" w:rsidRDefault="002A74E7">
      <w:pPr>
        <w:pStyle w:val="BodyText"/>
        <w:spacing w:line="249" w:lineRule="auto"/>
        <w:ind w:left="166" w:right="147"/>
        <w:jc w:val="both"/>
      </w:pPr>
      <w:r>
        <w:t>A</w:t>
      </w:r>
      <w:r>
        <w:rPr>
          <w:spacing w:val="-4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correlation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obtained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Netherlands</w:t>
      </w:r>
      <w:r>
        <w:rPr>
          <w:spacing w:val="-3"/>
        </w:rPr>
        <w:t xml:space="preserve"> </w:t>
      </w:r>
      <w:r>
        <w:t>(</w:t>
      </w:r>
      <w:proofErr w:type="gramStart"/>
      <w:r>
        <w:t>r(</w:t>
      </w:r>
      <w:proofErr w:type="gramEnd"/>
      <w:r>
        <w:t>10)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.83,</w:t>
      </w:r>
      <w:r>
        <w:rPr>
          <w:spacing w:val="-3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.001),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Britain</w:t>
      </w:r>
      <w:r>
        <w:rPr>
          <w:spacing w:val="-4"/>
        </w:rPr>
        <w:t xml:space="preserve"> </w:t>
      </w:r>
      <w:r>
        <w:t>(r(10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.86,</w:t>
      </w:r>
      <w:r>
        <w:rPr>
          <w:spacing w:val="-3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.001),</w:t>
      </w:r>
      <w:r>
        <w:rPr>
          <w:spacing w:val="-47"/>
        </w:rPr>
        <w:t xml:space="preserve"> </w:t>
      </w:r>
      <w:r>
        <w:t>and for Switzerland (r(10) = .72, p = .009). On the contrary, the U.S. show a non-significant medium negative correlation</w:t>
      </w:r>
      <w:r>
        <w:rPr>
          <w:spacing w:val="1"/>
        </w:rPr>
        <w:t xml:space="preserve"> </w:t>
      </w:r>
      <w:r>
        <w:t>(</w:t>
      </w:r>
      <w:proofErr w:type="gramStart"/>
      <w:r>
        <w:t>r(</w:t>
      </w:r>
      <w:proofErr w:type="gramEnd"/>
      <w:r>
        <w:t>10)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-.41,</w:t>
      </w:r>
      <w:r>
        <w:rPr>
          <w:spacing w:val="-6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.18).</w:t>
      </w:r>
      <w:r>
        <w:rPr>
          <w:spacing w:val="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Germany,</w:t>
      </w:r>
      <w:r>
        <w:rPr>
          <w:spacing w:val="-5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correlation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temperature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tinnitus</w:t>
      </w:r>
      <w:r>
        <w:rPr>
          <w:spacing w:val="-6"/>
        </w:rPr>
        <w:t xml:space="preserve"> </w:t>
      </w:r>
      <w:r>
        <w:t>occurrence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considered</w:t>
      </w:r>
      <w:r>
        <w:rPr>
          <w:spacing w:val="-47"/>
        </w:rPr>
        <w:t xml:space="preserve"> </w:t>
      </w:r>
      <w:r>
        <w:t>uncorrelated (</w:t>
      </w:r>
      <w:proofErr w:type="gramStart"/>
      <w:r>
        <w:t>r(</w:t>
      </w:r>
      <w:proofErr w:type="gramEnd"/>
      <w:r>
        <w:t>10) = -.09, p = .78). The cyclical temperature pattern associated with tinnitus over the year for the various</w:t>
      </w:r>
      <w:r>
        <w:rPr>
          <w:spacing w:val="1"/>
        </w:rPr>
        <w:t xml:space="preserve"> </w:t>
      </w:r>
      <w:r>
        <w:t xml:space="preserve">countries is shown in Fig. </w:t>
      </w:r>
      <w:hyperlink w:anchor="_bookmark4" w:history="1">
        <w:r>
          <w:rPr>
            <w:color w:val="0000FF"/>
          </w:rPr>
          <w:t>4</w:t>
        </w:r>
      </w:hyperlink>
      <w:r>
        <w:t>. There was a statistically significant difference between the countries as determined by one-way</w:t>
      </w:r>
      <w:r>
        <w:rPr>
          <w:spacing w:val="1"/>
        </w:rPr>
        <w:t xml:space="preserve"> </w:t>
      </w:r>
      <w:r>
        <w:t>ANOVA</w:t>
      </w:r>
      <w:r>
        <w:rPr>
          <w:spacing w:val="-5"/>
        </w:rPr>
        <w:t xml:space="preserve"> </w:t>
      </w:r>
      <w:r>
        <w:t>(</w:t>
      </w:r>
      <w:proofErr w:type="gramStart"/>
      <w:r>
        <w:t>F(</w:t>
      </w:r>
      <w:proofErr w:type="gramEnd"/>
      <w:r>
        <w:t>4,</w:t>
      </w:r>
      <w:r>
        <w:rPr>
          <w:spacing w:val="-4"/>
        </w:rPr>
        <w:t xml:space="preserve"> </w:t>
      </w:r>
      <w:r>
        <w:t>55)=</w:t>
      </w:r>
      <w:r>
        <w:rPr>
          <w:spacing w:val="-5"/>
        </w:rPr>
        <w:t xml:space="preserve"> </w:t>
      </w:r>
      <w:r>
        <w:t>6.69</w:t>
      </w:r>
      <w:r>
        <w:rPr>
          <w:spacing w:val="-4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.001).</w:t>
      </w:r>
      <w:r>
        <w:rPr>
          <w:spacing w:val="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post-hoc</w:t>
      </w:r>
      <w:r>
        <w:rPr>
          <w:spacing w:val="-4"/>
        </w:rPr>
        <w:t xml:space="preserve"> </w:t>
      </w:r>
      <w:r>
        <w:t>Tukey</w:t>
      </w:r>
      <w:r>
        <w:rPr>
          <w:spacing w:val="-4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indicates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annual</w:t>
      </w:r>
      <w:r>
        <w:rPr>
          <w:spacing w:val="-4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momentary</w:t>
      </w:r>
      <w:r>
        <w:rPr>
          <w:spacing w:val="-5"/>
        </w:rPr>
        <w:t xml:space="preserve"> </w:t>
      </w:r>
      <w:r>
        <w:t>tinnitus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different</w:t>
      </w:r>
      <w:r>
        <w:rPr>
          <w:spacing w:val="-47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</w:t>
      </w:r>
      <w:r>
        <w:rPr>
          <w:spacing w:val="-1"/>
        </w:rPr>
        <w:t xml:space="preserve"> </w:t>
      </w:r>
      <w:r>
        <w:t>pairs</w:t>
      </w:r>
      <w:r>
        <w:rPr>
          <w:spacing w:val="-2"/>
        </w:rPr>
        <w:t xml:space="preserve"> </w:t>
      </w:r>
      <w:r>
        <w:t>Netherlands-U.S.</w:t>
      </w:r>
      <w:r>
        <w:rPr>
          <w:spacing w:val="-1"/>
        </w:rPr>
        <w:t xml:space="preserve"> </w:t>
      </w:r>
      <w:r>
        <w:t>(p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.01)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Switzerland-U.S.</w:t>
      </w:r>
      <w:r>
        <w:rPr>
          <w:spacing w:val="-1"/>
        </w:rPr>
        <w:t xml:space="preserve"> </w:t>
      </w:r>
      <w:r>
        <w:t>(p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.01).</w:t>
      </w:r>
    </w:p>
    <w:p w14:paraId="3679A515" w14:textId="77777777" w:rsidR="0045732C" w:rsidRDefault="002A74E7">
      <w:pPr>
        <w:spacing w:before="143" w:line="252" w:lineRule="auto"/>
        <w:ind w:left="173" w:right="138"/>
        <w:jc w:val="both"/>
        <w:rPr>
          <w:sz w:val="20"/>
        </w:rPr>
      </w:pPr>
      <w:r>
        <w:rPr>
          <w:rFonts w:ascii="Arial"/>
          <w:b/>
          <w:sz w:val="18"/>
        </w:rPr>
        <w:t>RQ23: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</w:rPr>
        <w:t>In the light of a combination of country- and season-specific differences, the question arose, whether the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</w:rPr>
        <w:t>momentary tinnitus varies within the year and across countries.</w:t>
      </w:r>
      <w:r>
        <w:rPr>
          <w:rFonts w:ascii="Arial"/>
          <w:b/>
          <w:spacing w:val="1"/>
          <w:sz w:val="18"/>
        </w:rPr>
        <w:t xml:space="preserve"> </w:t>
      </w:r>
      <w:r>
        <w:rPr>
          <w:sz w:val="20"/>
        </w:rPr>
        <w:t>In contrast to the previous section, we have ignored</w:t>
      </w:r>
      <w:r>
        <w:rPr>
          <w:spacing w:val="1"/>
          <w:sz w:val="20"/>
        </w:rPr>
        <w:t xml:space="preserve"> </w:t>
      </w:r>
      <w:r>
        <w:rPr>
          <w:sz w:val="20"/>
        </w:rPr>
        <w:t>temperature</w:t>
      </w:r>
      <w:r>
        <w:rPr>
          <w:spacing w:val="-12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this</w:t>
      </w:r>
      <w:r>
        <w:rPr>
          <w:spacing w:val="-11"/>
          <w:sz w:val="20"/>
        </w:rPr>
        <w:t xml:space="preserve"> </w:t>
      </w:r>
      <w:r>
        <w:rPr>
          <w:sz w:val="20"/>
        </w:rPr>
        <w:t>question.</w:t>
      </w:r>
      <w:r>
        <w:rPr>
          <w:spacing w:val="-2"/>
          <w:sz w:val="20"/>
        </w:rPr>
        <w:t xml:space="preserve"> </w:t>
      </w:r>
      <w:r>
        <w:rPr>
          <w:sz w:val="20"/>
        </w:rPr>
        <w:t>Instead,</w:t>
      </w:r>
      <w:r>
        <w:rPr>
          <w:spacing w:val="-10"/>
          <w:sz w:val="20"/>
        </w:rPr>
        <w:t xml:space="preserve"> </w:t>
      </w:r>
      <w:r>
        <w:rPr>
          <w:sz w:val="20"/>
        </w:rPr>
        <w:t>we</w:t>
      </w:r>
      <w:r>
        <w:rPr>
          <w:spacing w:val="-11"/>
          <w:sz w:val="20"/>
        </w:rPr>
        <w:t xml:space="preserve"> </w:t>
      </w:r>
      <w:r>
        <w:rPr>
          <w:sz w:val="20"/>
        </w:rPr>
        <w:t>examined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following: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each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countries</w:t>
      </w:r>
      <w:r>
        <w:rPr>
          <w:spacing w:val="-11"/>
          <w:sz w:val="20"/>
        </w:rPr>
        <w:t xml:space="preserve"> </w:t>
      </w:r>
      <w:r>
        <w:rPr>
          <w:sz w:val="20"/>
        </w:rPr>
        <w:t>considered,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each</w:t>
      </w:r>
      <w:r>
        <w:rPr>
          <w:spacing w:val="-10"/>
          <w:sz w:val="20"/>
        </w:rPr>
        <w:t xml:space="preserve"> </w:t>
      </w:r>
      <w:r>
        <w:rPr>
          <w:sz w:val="20"/>
        </w:rPr>
        <w:t>individual</w:t>
      </w:r>
      <w:r>
        <w:rPr>
          <w:spacing w:val="-48"/>
          <w:sz w:val="20"/>
        </w:rPr>
        <w:t xml:space="preserve"> </w:t>
      </w:r>
      <w:r>
        <w:rPr>
          <w:sz w:val="20"/>
        </w:rPr>
        <w:t>month of the year, we calculated the probability of tinnitus by dividing the number of yes responses by the sum of responses.</w:t>
      </w:r>
      <w:r>
        <w:rPr>
          <w:spacing w:val="-47"/>
          <w:sz w:val="20"/>
        </w:rPr>
        <w:t xml:space="preserve"> </w:t>
      </w:r>
      <w:r>
        <w:rPr>
          <w:sz w:val="20"/>
        </w:rPr>
        <w:t>In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following</w:t>
      </w:r>
      <w:r>
        <w:rPr>
          <w:spacing w:val="16"/>
          <w:sz w:val="20"/>
        </w:rPr>
        <w:t xml:space="preserve"> </w:t>
      </w:r>
      <w:r>
        <w:rPr>
          <w:sz w:val="20"/>
        </w:rPr>
        <w:t>step,</w:t>
      </w:r>
      <w:r>
        <w:rPr>
          <w:spacing w:val="19"/>
          <w:sz w:val="20"/>
        </w:rPr>
        <w:t xml:space="preserve"> </w:t>
      </w:r>
      <w:r>
        <w:rPr>
          <w:sz w:val="20"/>
        </w:rPr>
        <w:t>we</w:t>
      </w:r>
      <w:r>
        <w:rPr>
          <w:spacing w:val="16"/>
          <w:sz w:val="20"/>
        </w:rPr>
        <w:t xml:space="preserve"> </w:t>
      </w:r>
      <w:r>
        <w:rPr>
          <w:sz w:val="20"/>
        </w:rPr>
        <w:t>examined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probability</w:t>
      </w:r>
      <w:r>
        <w:rPr>
          <w:spacing w:val="16"/>
          <w:sz w:val="20"/>
        </w:rPr>
        <w:t xml:space="preserve"> </w:t>
      </w:r>
      <w:r>
        <w:rPr>
          <w:sz w:val="20"/>
        </w:rPr>
        <w:t>of</w:t>
      </w:r>
      <w:r>
        <w:rPr>
          <w:spacing w:val="16"/>
          <w:sz w:val="20"/>
        </w:rPr>
        <w:t xml:space="preserve"> </w:t>
      </w:r>
      <w:r>
        <w:rPr>
          <w:sz w:val="20"/>
        </w:rPr>
        <w:t>tinnitus</w:t>
      </w:r>
      <w:r>
        <w:rPr>
          <w:spacing w:val="16"/>
          <w:sz w:val="20"/>
        </w:rPr>
        <w:t xml:space="preserve"> </w:t>
      </w:r>
      <w:r>
        <w:rPr>
          <w:sz w:val="20"/>
        </w:rPr>
        <w:t>over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course</w:t>
      </w:r>
      <w:r>
        <w:rPr>
          <w:spacing w:val="16"/>
          <w:sz w:val="20"/>
        </w:rPr>
        <w:t xml:space="preserve"> </w:t>
      </w:r>
      <w:r>
        <w:rPr>
          <w:sz w:val="20"/>
        </w:rPr>
        <w:t>of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year.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16"/>
          <w:sz w:val="20"/>
        </w:rPr>
        <w:t xml:space="preserve"> </w:t>
      </w:r>
      <w:r>
        <w:rPr>
          <w:sz w:val="20"/>
        </w:rPr>
        <w:t>increase</w:t>
      </w:r>
      <w:r>
        <w:rPr>
          <w:spacing w:val="16"/>
          <w:sz w:val="20"/>
        </w:rPr>
        <w:t xml:space="preserve"> </w:t>
      </w:r>
      <w:r>
        <w:rPr>
          <w:sz w:val="20"/>
        </w:rPr>
        <w:t>comparability,</w:t>
      </w:r>
      <w:r>
        <w:rPr>
          <w:spacing w:val="19"/>
          <w:sz w:val="20"/>
        </w:rPr>
        <w:t xml:space="preserve"> </w:t>
      </w:r>
      <w:r>
        <w:rPr>
          <w:sz w:val="20"/>
        </w:rPr>
        <w:t>we</w:t>
      </w:r>
    </w:p>
    <w:p w14:paraId="73BEF6FC" w14:textId="77777777" w:rsidR="0045732C" w:rsidRDefault="0045732C">
      <w:pPr>
        <w:spacing w:line="252" w:lineRule="auto"/>
        <w:jc w:val="both"/>
        <w:rPr>
          <w:sz w:val="20"/>
        </w:rPr>
        <w:sectPr w:rsidR="0045732C">
          <w:pgSz w:w="12240" w:h="15840"/>
          <w:pgMar w:top="1220" w:right="960" w:bottom="840" w:left="960" w:header="0" w:footer="648" w:gutter="0"/>
          <w:cols w:space="720"/>
        </w:sectPr>
      </w:pPr>
    </w:p>
    <w:p w14:paraId="00161205" w14:textId="16C137CC" w:rsidR="0045732C" w:rsidRDefault="002A74E7">
      <w:pPr>
        <w:tabs>
          <w:tab w:val="left" w:pos="3263"/>
          <w:tab w:val="left" w:pos="4587"/>
          <w:tab w:val="left" w:pos="5958"/>
          <w:tab w:val="left" w:pos="7283"/>
        </w:tabs>
        <w:ind w:left="1985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41440" behindDoc="0" locked="0" layoutInCell="1" allowOverlap="1" wp14:anchorId="695E0AC8" wp14:editId="57D09C0E">
            <wp:simplePos x="0" y="0"/>
            <wp:positionH relativeFrom="page">
              <wp:posOffset>1461069</wp:posOffset>
            </wp:positionH>
            <wp:positionV relativeFrom="page">
              <wp:posOffset>2884059</wp:posOffset>
            </wp:positionV>
            <wp:extent cx="134962" cy="70675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62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1952" behindDoc="0" locked="0" layoutInCell="1" allowOverlap="1" wp14:anchorId="78FFB985" wp14:editId="057D2DDD">
            <wp:simplePos x="0" y="0"/>
            <wp:positionH relativeFrom="page">
              <wp:posOffset>1461069</wp:posOffset>
            </wp:positionH>
            <wp:positionV relativeFrom="page">
              <wp:posOffset>2653040</wp:posOffset>
            </wp:positionV>
            <wp:extent cx="138672" cy="71437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7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464" behindDoc="0" locked="0" layoutInCell="1" allowOverlap="1" wp14:anchorId="2E552538" wp14:editId="13819616">
            <wp:simplePos x="0" y="0"/>
            <wp:positionH relativeFrom="page">
              <wp:posOffset>1461069</wp:posOffset>
            </wp:positionH>
            <wp:positionV relativeFrom="page">
              <wp:posOffset>2422068</wp:posOffset>
            </wp:positionV>
            <wp:extent cx="134295" cy="70675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95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6D677B11" wp14:editId="35E93A68">
            <wp:simplePos x="0" y="0"/>
            <wp:positionH relativeFrom="page">
              <wp:posOffset>1461069</wp:posOffset>
            </wp:positionH>
            <wp:positionV relativeFrom="page">
              <wp:posOffset>2191037</wp:posOffset>
            </wp:positionV>
            <wp:extent cx="137943" cy="71437"/>
            <wp:effectExtent l="0" t="0" r="0" b="0"/>
            <wp:wrapNone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4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3488" behindDoc="0" locked="0" layoutInCell="1" allowOverlap="1" wp14:anchorId="4F726BBE" wp14:editId="739C2832">
            <wp:simplePos x="0" y="0"/>
            <wp:positionH relativeFrom="page">
              <wp:posOffset>1461069</wp:posOffset>
            </wp:positionH>
            <wp:positionV relativeFrom="page">
              <wp:posOffset>1960066</wp:posOffset>
            </wp:positionV>
            <wp:extent cx="134459" cy="70675"/>
            <wp:effectExtent l="0" t="0" r="0" b="0"/>
            <wp:wrapNone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459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000" behindDoc="0" locked="0" layoutInCell="1" allowOverlap="1" wp14:anchorId="48BEEDA4" wp14:editId="5FAF8092">
            <wp:simplePos x="0" y="0"/>
            <wp:positionH relativeFrom="page">
              <wp:posOffset>1461069</wp:posOffset>
            </wp:positionH>
            <wp:positionV relativeFrom="page">
              <wp:posOffset>1729047</wp:posOffset>
            </wp:positionV>
            <wp:extent cx="137436" cy="71437"/>
            <wp:effectExtent l="0" t="0" r="0" b="0"/>
            <wp:wrapNone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36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512" behindDoc="0" locked="0" layoutInCell="1" allowOverlap="1" wp14:anchorId="6AE452A1" wp14:editId="5442D26A">
            <wp:simplePos x="0" y="0"/>
            <wp:positionH relativeFrom="page">
              <wp:posOffset>1461069</wp:posOffset>
            </wp:positionH>
            <wp:positionV relativeFrom="page">
              <wp:posOffset>1498075</wp:posOffset>
            </wp:positionV>
            <wp:extent cx="135731" cy="70675"/>
            <wp:effectExtent l="0" t="0" r="0" b="0"/>
            <wp:wrapNone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31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024" behindDoc="0" locked="0" layoutInCell="1" allowOverlap="1" wp14:anchorId="228F03F4" wp14:editId="63975A24">
            <wp:simplePos x="0" y="0"/>
            <wp:positionH relativeFrom="page">
              <wp:posOffset>1465197</wp:posOffset>
            </wp:positionH>
            <wp:positionV relativeFrom="page">
              <wp:posOffset>1267092</wp:posOffset>
            </wp:positionV>
            <wp:extent cx="133548" cy="71437"/>
            <wp:effectExtent l="0" t="0" r="0" b="0"/>
            <wp:wrapNone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4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D52">
        <w:rPr>
          <w:noProof/>
          <w:sz w:val="20"/>
        </w:rPr>
        <mc:AlternateContent>
          <mc:Choice Requires="wpg">
            <w:drawing>
              <wp:inline distT="0" distB="0" distL="0" distR="0" wp14:anchorId="4BBB44B7" wp14:editId="62C0BA8A">
                <wp:extent cx="362585" cy="176530"/>
                <wp:effectExtent l="3175" t="1270" r="0" b="0"/>
                <wp:docPr id="432" name="docshapegroup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2585" cy="176530"/>
                          <a:chOff x="0" y="0"/>
                          <a:chExt cx="571" cy="278"/>
                        </a:xfrm>
                      </wpg:grpSpPr>
                      <pic:pic xmlns:pic="http://schemas.openxmlformats.org/drawingml/2006/picture">
                        <pic:nvPicPr>
                          <pic:cNvPr id="433" name="docshape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" y="0"/>
                            <a:ext cx="192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4" name="docshape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5"/>
                            <a:ext cx="571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FC5507" id="docshapegroup16" o:spid="_x0000_s1026" style="width:28.55pt;height:13.9pt;mso-position-horizontal-relative:char;mso-position-vertical-relative:line" coordsize="571,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NZrflwIAAPkHAAAOAAAAZHJzL2Uyb0RvYy54bWzcVduK2zAQfS/0H4Te&#10;N46TzaUmyVKabihs29DLByiybIu1LoyUOPv3HclOmkthy0IL7YPNSKMZnTlzJM3u9qomOwFOGj2n&#10;aa9PidDc5FKXc/r92/3NlBLnmc5ZbbSY0yfh6N3i9atZYzMxMJWpcwEEk2iXNXZOK+9tliSOV0Ix&#10;1zNWaHQWBhTzOIQyyYE1mF3VyaDfHyeNgdyC4cI5nF22TrqI+YtCcP+5KJzwpJ5TxObjH+J/E/7J&#10;YsayEpitJO9gsBegUExq3PSYask8I1uQV6mU5GCcKXyPG5WYopBcxBqwmrR/Uc0KzNbGWsqsKe2R&#10;JqT2gqcXp+WfdmsgMp/T2+GAEs0UNik33FXMijLsn44DSY0tM1y7AvvVrqGtFM0Hwx8dupNLfxiX&#10;7WKyaT6aHNOyrTeRpH0BKqTA8sk+9uLp2Aux94Tj5HA8GE1HlHB0pZPxaNj1ilfY0KsoXr3v4kaT&#10;tA0aTKYBeMKydrsIsYO0mFnJM/w6StG6ovR56WGU34KgXRL1WzkUg8etvcHuW+blRtbSP0UlIzMB&#10;lN6tJQ8Mh8Fpd4aX3Uknob7DsjaIhaJiU4g27yqmS/HWWTwFSCLGH6YATFMJlrswHUg6zxKHZ0A2&#10;tbT3sq5D14LdlYwH6UKIv2CtFfnS8K0S2renFkSN1RvtKmkdJZAJtREoQviQR0Asc8C/IG4Eh7YH&#10;4XkVzAJBdPPY2aMjIv4JMpTjUKfPSi8dIy3X4kvf4FmIyksHZyJCfsH5lTCKBAMBI8aoabZ7cAEt&#10;ojosCXi1CbQdKA6YOrYR4r+owtsrFcZTdq6f/0CFse1/S4X4MIVbbjwKWmPZ4Qo8XmXpn1VhvBnx&#10;fYni7d7C8ICdjtE+fbEXPwAAAP//AwBQSwMECgAAAAAAAAAhAINXxhJCAgAAQgIAABQAAABkcnMv&#10;bWVkaWEvaW1hZ2UxLnBuZ4lQTkcNChoKAAAADUlIRFIAAAAaAAAADwgGAAAA+lHf5gAAAAZiS0dE&#10;AP8A/wD/oL2nkwAAAAlwSFlzAAAOxAAADsQBlSsOGwAAAeJJREFUOI21VD2LGlEUPZk8F4sZcIY0&#10;cVOoAxFN4z8QhuAIA+pgkyKVDBKsUsYiW0yhpVXAsKSysAnZBBKYBVfyE9KMaOGk8KNy15ARAjMv&#10;vBTLLGHB2TDBA7d49553zrsP7gVjDEHYtp1vtVpvcrncRBCEnwCYKIpXlUrl02AweO77Pgm4i8Xi&#10;kaIoF41G493fGrejVCqdK4pycZMwTfM1x3G/4/H4r3q9/t4wjFPDME5rtdoZz/MuAFatVj8G/Nls&#10;9hgAy+fzdpgRIcQHcH3odruvALB0Ou2s1+uHt8mu6/K9Xu9lsVj8GtnIcZw0IcSXJOlyOp1mwy6t&#10;VqtkVCOu3++/oJQS0zRPstnsDCFIJpPrsHoYuPF4rABAuVy2oor8C8h8PpcBQBAEN4qA4ziZQqHw&#10;bV+dUkoAgLiuK0R74zUYY/c8zzu6i0cEQXC3260Y1UiW5blt20/21WOxmE8pJVwmk3EA4H87uwuc&#10;oihjALAsq3xIo5s5EkXxajKZ5A41R2CModPptAGwVCr1/VCbgQBAu93uep53ZJrmiSzLc03TviQS&#10;iR8AsNlsHoxGo6e73Y7Xdf0s8tft297BIpUk6VLX9Q/D4fAZpfR+wF0ul8eqqlrNZvNtWEeapn1W&#10;VdX6A1WA+hJyh0aeAAAAAElFTkSuQmCCUEsDBAoAAAAAAAAAIQDHre09xgUAAMYFAAAUAAAAZHJz&#10;L21lZGlhL2ltYWdlMi5wbmeJUE5HDQoaCgAAAA1JSERSAAAATAAAAA4IBgAAAIUH+kwAAAAGYktH&#10;RAD/AP8A/6C9p5MAAAAJcEhZcwAADsQAAA7EAZUrDhsAAAVmSURBVFiFvVdtTFpXGH7lXvAyilCm&#10;Q7um2G2Gtq7qBiLEj2U2cUQFZ7MtLE2tUD+WJm3sskRM2l9btpI0ZdmypFjFTmNs2sYVqgZ/dO1a&#10;GgZiRNfOGvqhy/yWATrLFS/c/ehuxoha6QdPcpJ7zvN+nXtPnvfcBJIkId5obGzU2Ww22Vocj8f7&#10;68qVKx9GrhEEgTocDsnQ0NA7Lpcrx+12Z4TDYdrZs2c/27Nnz+9rxZmamtpmt9vzKB+fz8cViUSD&#10;er3++Ea1ud3uDK1We8pkMlWEQiGERqOFBQLBRH5+/u2WlpYa9Nm3/ey4c+fO27du3SoUi8VOBEFC&#10;kVwwGGRE2z948ODN/Pz829QcRVGCIAh0cXExab0cWq32VEdHx0EAADqdvrq6ukqn0+mrG9W1sLCQ&#10;LJfLLRMTEwKlUmnOyMhwh8Nhmtvtzujp6Sl//PjxK0CSZNxHaWlpLwCQHo+Htxn7ubm5FL1e33Dj&#10;xo33fD4fp6ysrAcASJvNJl3Pp7u7u7Krq0s1Ojq6a3Bw8F0AIIuLi69tlEehUJgBgDQYDHXRXCAQ&#10;wAiCQNDW1tbDfD5/try8vKevr6/UZDJV4DiOsdnspfr6esPevXt/i+38vHikpKTMNzQ0fBuLT2Vl&#10;5U/Us8vlynmavdVqLbh69apCo9EY6+rqmqN5DMNwAAC0pqamJS8vz97R0XGwv7//A4FAMBEMBhn3&#10;7t3b1dnZecBqtRZkZmbejaXYzWJ5eZk1PT2dRhAEunXrVu+OHTv+eBl5NoOurq5PAQBqa2vPAQA8&#10;fPjwjaWlJTaCIKHdu3ePUtKBAgA4nU4xi8VanpycfJ3FYi0DALS1tak1Go1Ro9EY7XZ7HhV4bGxM&#10;eOLEia9iKaa1tfVwUlLSYvT6zp07H4VCIYSay2Qy28WLFz/Zvn37n8+y6eeB0+kUAwD4/X6OVCr9&#10;NXLPqampM5cuXfq4oKDAigIAsNnsJZPJVEG9LAAAtVrdptfrjw8MDOSGw2EajUYLAzw5FSMjI1mx&#10;FEMQxP+aC5/Pn62trT0nEokGt2zZ8jeO41hnZ+eB69evvy+TyWwWi0X+sk71epibm3sNAEClUl2Q&#10;SCSO3t7eMgaDERwZGcnSarWn5HK5pa+vrxQAgJRKpba1RLCoqOgXACAJgkBediMIhUK0I0eO/AAA&#10;ZGFh4c2NbDcj+pFjaGgoB54i+gKBYBwAyNzcXEcgEMAiOaPRqAYAMjs720WL51fcCDQaLXz69Okv&#10;EAQJORwOSbzzU5JRXV19nhJ4ClVVVe0YhuHDw8PZMb8wm80mo9Ppq7GM+fn5lM3EZjKZgeh7Wbwg&#10;FArHAP7rhpFAECSEoigB8K/ox4K0tLTpo0ePfh+LD5PJDGzGzuPxvEoQBJqYmLgSa13Pi3379l27&#10;fPnyRz6fjxvN4TiOBYNBRkJCAgkQZw2bnJzc5vV6udHrfr8/qaSkpB8ASIVCYY63hnm9Xi6Px/Ok&#10;p6c/mpmZ4UdyTU1NXwMAWVJS0h/3XyOHwyFRqVQXZDKZLSsrawTDMBzHccxsNivHx8fTJRKJo7m5&#10;uS7aT6lUmqemprYBANy/f/8tgCednOrsJ0+e/LKiosJE2VssFjl1/QkEAkwAgIGBgVyxWOwEAEhO&#10;Tl6wWCxyyp7L5frOnDnzeXV19fmioqKbarW6jcFgBIeHh7Pb29urhELhmNFo1KDFxcU/r9fCRSLR&#10;IIqiBHUUXwQyMzPv7t+/v9vlcuUYDIb6lZWVRIAnV41jx459p9PpGtfSETabvcThcPxUXdE8g8EI&#10;Rs7pdPoqZc/hcPypqakz0fGiYxw6dOjH2dlZvk6na2xqavqGiqNUKs3Nzc11fD5/9h+aqj7dpnY6&#10;YQAAAABJRU5ErkJgglBLAwQUAAYACAAAACEAYJ9tlNsAAAADAQAADwAAAGRycy9kb3ducmV2Lnht&#10;bEyPQWvCQBCF74X+h2WE3uomFqvEbESk7UkKVaH0NmbHJJidDdk1if++qxe9DDze471v0uVgatFR&#10;6yrLCuJxBII4t7riQsF+9/k6B+E8ssbaMim4kINl9vyUYqJtzz/UbX0hQgm7BBWU3jeJlC4vyaAb&#10;24Y4eEfbGvRBtoXULfah3NRyEkXv0mDFYaHEhtYl5aft2Sj46rFfvcUf3eZ0XF/+dtPv301MSr2M&#10;htUChKfB38NwxQ/okAWmgz2zdqJWEB7xtxu86SwGcVAwmc1BZql8ZM/+AQ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Fs1mt+XAgAA+QcAAA4AAAAA&#10;AAAAAAAAAAAAOgIAAGRycy9lMm9Eb2MueG1sUEsBAi0ACgAAAAAAAAAhAINXxhJCAgAAQgIAABQA&#10;AAAAAAAAAAAAAAAA/QQAAGRycy9tZWRpYS9pbWFnZTEucG5nUEsBAi0ACgAAAAAAAAAhAMet7T3G&#10;BQAAxgUAABQAAAAAAAAAAAAAAAAAcQcAAGRycy9tZWRpYS9pbWFnZTIucG5nUEsBAi0AFAAGAAgA&#10;AAAhAGCfbZTbAAAAAwEAAA8AAAAAAAAAAAAAAAAAaQ0AAGRycy9kb3ducmV2LnhtbFBLAQItABQA&#10;BgAIAAAAIQAubPAAxQAAAKUBAAAZAAAAAAAAAAAAAAAAAHEOAABkcnMvX3JlbHMvZTJvRG9jLnht&#10;bC5yZWxzUEsFBgAAAAAHAAcAvgEAAG0PAAAAAA==&#10;">
                <v:shape id="docshape17" o:spid="_x0000_s1027" type="#_x0000_t75" style="position:absolute;left:161;width:192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rQ/xAAAANwAAAAPAAAAZHJzL2Rvd25yZXYueG1sRI/dagIx&#10;FITvC75DOIJ3NWstVVejSLWwN0X8eYDD5rhZ3JwsSVzXt28KhV4OM/MNs9r0thEd+VA7VjAZZyCI&#10;S6drrhRczl+vcxAhImtsHJOCJwXYrAcvK8y1e/CRulOsRIJwyFGBibHNpQylIYth7Fri5F2dtxiT&#10;9JXUHh8Jbhv5lmUf0mLNacFgS5+GytvpbhXM5KK8+eL70Ju93U26ptjNukKp0bDfLkFE6uN/+K9d&#10;aAXv0yn8nklHQK5/AAAA//8DAFBLAQItABQABgAIAAAAIQDb4fbL7gAAAIUBAAATAAAAAAAAAAAA&#10;AAAAAAAAAABbQ29udGVudF9UeXBlc10ueG1sUEsBAi0AFAAGAAgAAAAhAFr0LFu/AAAAFQEAAAsA&#10;AAAAAAAAAAAAAAAAHwEAAF9yZWxzLy5yZWxzUEsBAi0AFAAGAAgAAAAhAG96tD/EAAAA3AAAAA8A&#10;AAAAAAAAAAAAAAAABwIAAGRycy9kb3ducmV2LnhtbFBLBQYAAAAAAwADALcAAAD4AgAAAAA=&#10;">
                  <v:imagedata r:id="rId32" o:title=""/>
                </v:shape>
                <v:shape id="docshape18" o:spid="_x0000_s1028" type="#_x0000_t75" style="position:absolute;top:165;width:571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hvPxQAAANwAAAAPAAAAZHJzL2Rvd25yZXYueG1sRI/dasJA&#10;FITvC77DcgTvzMYfRFNXCZYWqSAaC+3lIXtMgtmzIbvV+PZdQejlMDPfMMt1Z2pxpdZVlhWMohgE&#10;cW51xYWCr9P7cA7CeWSNtWVScCcH61XvZYmJtjc+0jXzhQgQdgkqKL1vEildXpJBF9mGOHhn2xr0&#10;QbaF1C3eAtzUchzHM2mw4rBQYkObkvJL9msU+J/vvJOnzX6Rccbp2+7w+bFLlRr0u/QVhKfO/4ef&#10;7a1WMJ1M4XEmHAG5+gMAAP//AwBQSwECLQAUAAYACAAAACEA2+H2y+4AAACFAQAAEwAAAAAAAAAA&#10;AAAAAAAAAAAAW0NvbnRlbnRfVHlwZXNdLnhtbFBLAQItABQABgAIAAAAIQBa9CxbvwAAABUBAAAL&#10;AAAAAAAAAAAAAAAAAB8BAABfcmVscy8ucmVsc1BLAQItABQABgAIAAAAIQAPPhvPxQAAANwAAAAP&#10;AAAAAAAAAAAAAAAAAAcCAABkcnMvZG93bnJldi54bWxQSwUGAAAAAAMAAwC3AAAA+QIAAAAA&#10;">
                  <v:imagedata r:id="rId33" o:title="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 w:rsidR="00A42D52">
        <w:rPr>
          <w:noProof/>
          <w:sz w:val="20"/>
        </w:rPr>
        <mc:AlternateContent>
          <mc:Choice Requires="wpg">
            <w:drawing>
              <wp:inline distT="0" distB="0" distL="0" distR="0" wp14:anchorId="7E3A9EF6" wp14:editId="292A0195">
                <wp:extent cx="422910" cy="175260"/>
                <wp:effectExtent l="0" t="2540" r="635" b="0"/>
                <wp:docPr id="429" name="docshapegroup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910" cy="175260"/>
                          <a:chOff x="0" y="0"/>
                          <a:chExt cx="666" cy="276"/>
                        </a:xfrm>
                      </wpg:grpSpPr>
                      <pic:pic xmlns:pic="http://schemas.openxmlformats.org/drawingml/2006/picture">
                        <pic:nvPicPr>
                          <pic:cNvPr id="430" name="docshape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" y="0"/>
                            <a:ext cx="184" cy="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1" name="docshape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3"/>
                            <a:ext cx="666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4476B1" id="docshapegroup19" o:spid="_x0000_s1026" style="width:33.3pt;height:13.8pt;mso-position-horizontal-relative:char;mso-position-vertical-relative:line" coordsize="666,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0tN+nwIAAPkHAAAOAAAAZHJzL2Uyb0RvYy54bWzcVWtr2zAU/T7YfxD6&#10;3jh2O6c1ScpY1zDourLHD1Bk2Ra1HlwpcfLvdyU7aZMMOsoYbB9srl5X555zJE2vN6olawFOGj2j&#10;6WhMidDclFLXM/rj++3ZJSXOM12y1mgxo1vh6PX87ZtpZwuRmca0pQCCSbQrOjujjfe2SBLHG6GY&#10;GxkrNA5WBhTz2IQ6KYF1mF21STYe50lnoLRguHAOe2/6QTqP+atKcP+lqpzwpJ1RxObjH+J/Gf7J&#10;fMqKGphtJB9gsFegUExq3HSf6oZ5RlYgT1IpycE4U/kRNyoxVSW5iDVgNen4qJoFmJWNtdRFV9s9&#10;TUjtEU+vTsvv1w9AZDmjF9kVJZopFKk03DXMijrsn14FkjpbFzh3AfabfYC+UgzvDH90OJwcj4d2&#10;3U8my+6zKTEtW3kTSdpUoEIKLJ9sohbbvRZi4wnHzossu0pRMY5D6eRdlg9a8QYFPVnFm4/DujzP&#10;+0XZJA/AE1b020WIA6T51Epe4DdQitEJpS9bD1f5FQg6JFG/lUMxeFzZM1TfMi+XspV+G52MzARQ&#10;ev0geWA4NJ6pc45cHKqTRUZ20/pFLBQVRSHafGiYrsV7Z/EUIIm4ftcFYLpGsNKF7kDSYZbYPACy&#10;bKW9lW0bVAvxUDIepCMj/oK13uQ3hq+U0L4/tSBarN5o10jrKIFCqKVAE8KnMgJihQP+FXEjOIw9&#10;CM+bEFYIYuhHZfcDEfETyFCOQ5++aL0snVByar708mJw3vjywETILzi/EEaRECBgxBg9zdZ3LqBF&#10;VLspAa82gbYdxQHTwDZC/BddGFx0cEdkUa9D//wHLsyC7H/LhXi0wy2Xn/eb7q7A/VWWphHO/ip7&#10;stgfcWG8GfF9ieYd3sLwgD1vY/z8xZ7/BAAA//8DAFBLAwQKAAAAAAAAACEAe6xU7ycCAAAnAgAA&#10;FAAAAGRycy9tZWRpYS9pbWFnZTEucG5niVBORw0KGgoAAAANSUhEUgAAABkAAAAOCAYAAADaOrdA&#10;AAAABmJLR0QA/wD/AP+gvaeTAAAACXBIWXMAAA7EAAAOxAGVKw4bAAABx0lEQVQ4jZ2UPWsiURSG&#10;zwTHwk2TO1jZZGALR8Svws5mNynSRUGQ7IK/Qcks5hZbCJu7uLL7F1bQIRCIdhZ+NOlSqMtCDFhk&#10;mlRmtBm3mIGcNLvLMHuNzr5wmnPOe5/7wT0AAOgMURQtSZIe4/H4pFgsfm+328eWZYmICO5gjFXc&#10;fndEo9GfPvitUqn0DRwyTXO33+8fNBqNoqIo02az+T6VSo2Ao2QyOU6n0ze8WigUegAAQEEQnng7&#10;RURQVbUGAEgIMWaz2WveSSiln9b5ERF2eHSnarXah2q1+nGxWBBK6fmmfp42QgAAKpXKZ0LIotPp&#10;HK9Wq1deIb7NLQCiKNqJRGIyHA7fjEajVCaTuXbWdV3fHwwGb3leWZbvt4I4NZ/Pg+6cpmknmqad&#10;8PoppeeeIYIgoDuXy+WuCoXCBa9fUZSpZ0gwGJy7c+Fw+C6fz1+u82z18LZti+PxOOn3+611f+Ul&#10;bQVhjJ0tl8u9bDbbDgQCv7xCNl6Xqqpf6vX6qSRJBmPszCvgLwQRhXK5/NVZME1zt9frHeq6vh+J&#10;RG5brdY7WZbveYt0u90jwzCkl0D/DEhCiBGLxX78GZC2bfv+d0ACAD4Ddo0DoQpU7r4AAAAASUVO&#10;RK5CYIJQSwMECgAAAAAAAAAhADMvUC/yBgAA8gYAABQAAABkcnMvbWVkaWEvaW1hZ2UyLnBuZ4lQ&#10;TkcNChoKAAAADUlIRFIAAABZAAAADggGAAAARICw4AAAAAZiS0dEAP8A/wD/oL2nkwAAAAlwSFlz&#10;AAAOxAAADsQBlSsOGwAABpJJREFUWIXNWH1MU1cUPy3vQb+kVEg3B4IyrYzIwA4qFJ1Zl1G3pSSg&#10;cxPaKBnbKkaUgRAnMZlhOmANNcsQFAZGYEpmSSASWiOZdmgtnwMU0hImMjQsMFeppfS1vfvDNGne&#10;WmzNJDvJTd79nc973rvn3vMoCCFYaaqqqipoa2vL8MZXq9ViOp2+6I4NDAzwBwcHtwwNDSXcu3cv&#10;liAI/OjRo5USiaTDk41Lly59Ul1dnefNR2Nj4/7o6OhJ19xisTCOHTt2Wq/XC4xG48b5+flQAAAO&#10;h/N4165dVxQKRWFwcPCT560tLy+venR0dPOqVasWrl69+iEAAPY8pZdBRqNxo1ar3R4XFzfCYDAs&#10;ZD5CiELGEhMT+1w4juMEQRC4VCpt8uZjenp6rVar3c7j8QwcDufx83w8efIkuKamRs7n8wcyMjLa&#10;Vq9e/Zfdbsc0Gk1aXV1d7vXr19/VaDRpGzZsmPDms66uLre2tvYLp9NJZbPZJndnKz4OHDhQDQBo&#10;cHAwwVed8vLy4q6uLvHs7Cy3pKTkWwBAtbW1n3uTr6ioOAoASKVSZfhinyAIbGFhgUXGbTYbnpWV&#10;1QwAKD8//4w3/YmJiddZLNZCUVFRJQAgNpv9t4tHra+v/7Sjo0MCANDV1bVTLpfX7Nu378LBgwd/&#10;GBoaSvD21laaiouLK8RisZrL5f75MuxjGGZnsVhmMo7jOJGZmakCADCbzSxPug6HI0Amk12Mioqa&#10;KisrK/2X7dzc3DqBQKBvaWnJ6uzs/GDdunX3CYLAx8bG3mhqapLevHnz7fj4+N/++2UBLC0tBY2N&#10;jb1hs9kCmUzm0+W24ouS3W7HDAYDb3FxkR4YGGiLiYkZp1Aofh1EDx8+fA0AIDw8fMYT/9SpU1/1&#10;9fUl6nS65KCgoCUyHwMA6O/vf4vBYFhmZmbCXW+zubk5WyqVNslksovDw8NvuhSmpqaiioqKvvMn&#10;SIVCURgZGfmAjKempvY4HI4A1zwmJma8tbV1T1xc3Ig/9pejvXv3/uTuIyIi4o8LFy7sE4lE3Z7k&#10;nU4n9c6dO1sBnn2h165de+/06dPHkpKSektKSsrJ8r29vUknT548UVpaWsbn8wc82cQAAFgslrm9&#10;vT3dfbtkZ2c3K5XKI319fYlms5nl4lmtVpp70n0hq9VKc5+HhIT8LZPJLgoEAj2Hw3lst9uxjo4O&#10;yZUrV3Zt27bt17a2tgxvSfCV6HT64u7du38WCoW3uFzunwghyo0bN3bU19d/unPnzq6Ghoac7Ozs&#10;Zk+xCoXCW+6YUCi8dfny5Y+ZTOZTd9xisTCkUmlTfHz8b8ePH/9muXjQ1q1bdZ6KuVgs7gIAZDKZ&#10;glfiQKysrCwCABQRETFNEATmTc6Xg8/baG1t/YhKpTrodLplbm4ulMx3OBxUtVqdplar0zo7O98v&#10;LCz8LiAgwM7lcmcnJiZed5eVy+VnaTTa4t27d2PdcSAdfP+rJCOEIDIycgoA0P3796NeRpIRQrBj&#10;x45fAAB1d3e/44t8e3u7BABQcnLybRemVqvTAAApFIovyfLkJFP93YbDw8Nv4jhO+DNGRkbifLVP&#10;3pIvgzzdIpYjiUTSERAQ4HBfh06nSwYAKC0tLWMwGBb3AQBgMpnYrrnfzUhYWNjcoUOHvvdXxxc5&#10;u92OuTotKpXq9Dc2X2l2dvYVf3wQBIEjUvOSkpJyu6CgoMqTfFVVVUFQUNCSXC6vcWErWi7m5+dX&#10;P3r06FUybrPZ8JycnB8BAG3atGnc6XRSXrRcWK3WIKPRuIGMO51OyokTJ74GABQSEvLYbDYzXTyD&#10;wbBxaWkp0FNc+fn5Z5bL0/PKxYq31ZOTk9EpKSm3k5KSevl8/gCTyXzqal9HR0c3R0dHT6pUqkzy&#10;Xfbw4cNnenp6UgEAZmZmwgGe3U/PnTv3OQDAnj17WouLiysAnjUNPB7PkJCQMCQQCPRsNtuEEKJo&#10;tdrtOp0uOSwsbE6lUmW6l6bGxsb9Z8+ePZCamtrD4/EMGIbZrVYrTaPRpI2Pj8fweDzD+fPnP3uR&#10;NWMikag7Njb2nifmli1bBgmCwDEMs7+IcU+0du3aaalU2tTf3/9WQ0NDjsViYQA8u9ZJpdImpVJ5&#10;JDQ0dJ6sx2AwLK7/AWw220SOmUajWV3PTCbzqVwur9Hr9YKWlpashYWFVS4b6enp7Uql8sj69et/&#10;d9dPT09vf/DgQWRvb2+SWq0WEwSBAwCsWbPmUV5eXnV5eXmJr7VcJBJ1u8v+A6CQ8MKOH2y3AAAA&#10;AElFTkSuQmCCUEsDBBQABgAIAAAAIQABWXh22wAAAAMBAAAPAAAAZHJzL2Rvd25yZXYueG1sTI9B&#10;S8NAEIXvgv9hGcGb3aTiKmk2pRT1VARbQXqbZqdJaHY2ZLdJ+u9dvdjLwOM93vsmX062FQP1vnGs&#10;IZ0lIIhLZxquNHzt3h5eQPiAbLB1TBou5GFZ3N7kmBk38icN21CJWMI+Qw11CF0mpS9rsuhnriOO&#10;3tH1FkOUfSVNj2Mst62cJ4mSFhuOCzV2tK6pPG3PVsP7iOPqMX0dNqfj+rLfPX18b1LS+v5uWi1A&#10;BJrCfxh+8SM6FJHp4M5svGg1xEfC342eUgrEQcP8WYEscnnNXvw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VtLTfp8CAAD5BwAADgAAAAAAAAAA&#10;AAAAAAA6AgAAZHJzL2Uyb0RvYy54bWxQSwECLQAKAAAAAAAAACEAe6xU7ycCAAAnAgAAFAAAAAAA&#10;AAAAAAAAAAAFBQAAZHJzL21lZGlhL2ltYWdlMS5wbmdQSwECLQAKAAAAAAAAACEAMy9QL/IGAADy&#10;BgAAFAAAAAAAAAAAAAAAAABeBwAAZHJzL21lZGlhL2ltYWdlMi5wbmdQSwECLQAUAAYACAAAACEA&#10;AVl4dtsAAAADAQAADwAAAAAAAAAAAAAAAACCDgAAZHJzL2Rvd25yZXYueG1sUEsBAi0AFAAGAAgA&#10;AAAhAC5s8ADFAAAApQEAABkAAAAAAAAAAAAAAAAAig8AAGRycy9fcmVscy9lMm9Eb2MueG1sLnJl&#10;bHNQSwUGAAAAAAcABwC+AQAAhhAAAAAA&#10;">
                <v:shape id="docshape20" o:spid="_x0000_s1027" type="#_x0000_t75" style="position:absolute;left:217;width:184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cdCwQAAANwAAAAPAAAAZHJzL2Rvd25yZXYueG1sRE/dasIw&#10;FL4XfIdwhN3ZdG4MqU1lG+uYDC+sPsChObbF5qQ0WdO9/XIx8PLj+8/3s+nFRKPrLCt4TFIQxLXV&#10;HTcKLudyvQXhPLLG3jIp+CUH+2K5yDHTNvCJpso3Ioawy1BB6/2QSenqlgy6xA7Ekbva0aCPcGyk&#10;HjHEcNPLTZq+SIMdx4YWB3pvqb5VP0bBuf42h4mPbyF8+s3HpWxKrIJSD6v5dQfC0+zv4n/3l1bw&#10;/BTnxzPxCMjiDwAA//8DAFBLAQItABQABgAIAAAAIQDb4fbL7gAAAIUBAAATAAAAAAAAAAAAAAAA&#10;AAAAAABbQ29udGVudF9UeXBlc10ueG1sUEsBAi0AFAAGAAgAAAAhAFr0LFu/AAAAFQEAAAsAAAAA&#10;AAAAAAAAAAAAHwEAAF9yZWxzLy5yZWxzUEsBAi0AFAAGAAgAAAAhAE/Fx0LBAAAA3AAAAA8AAAAA&#10;AAAAAAAAAAAABwIAAGRycy9kb3ducmV2LnhtbFBLBQYAAAAAAwADALcAAAD1AgAAAAA=&#10;">
                  <v:imagedata r:id="rId36" o:title=""/>
                </v:shape>
                <v:shape id="docshape21" o:spid="_x0000_s1028" type="#_x0000_t75" style="position:absolute;top:163;width:666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QOKxwAAANwAAAAPAAAAZHJzL2Rvd25yZXYueG1sRI9ba8JA&#10;FITfC/6H5Qh9q5toqRKzSkkplAq1Xl58O2RPLpg9G7IbTf31bqHQx2FmvmHS9WAacaHO1ZYVxJMI&#10;BHFudc2lguPh/WkBwnlkjY1lUvBDDtar0UOKibZX3tFl70sRIOwSVFB53yZSurwig25iW+LgFbYz&#10;6IPsSqk7vAa4aeQ0il6kwZrDQoUtZRXl531vFHzG/ffG9cX0lr3dvmZ6vs1OtFXqcTy8LkF4Gvx/&#10;+K/9oRU8z2L4PROOgFzdAQAA//8DAFBLAQItABQABgAIAAAAIQDb4fbL7gAAAIUBAAATAAAAAAAA&#10;AAAAAAAAAAAAAABbQ29udGVudF9UeXBlc10ueG1sUEsBAi0AFAAGAAgAAAAhAFr0LFu/AAAAFQEA&#10;AAsAAAAAAAAAAAAAAAAAHwEAAF9yZWxzLy5yZWxzUEsBAi0AFAAGAAgAAAAhAKNJA4rHAAAA3AAA&#10;AA8AAAAAAAAAAAAAAAAABwIAAGRycy9kb3ducmV2LnhtbFBLBQYAAAAAAwADALcAAAD7AgAAAAA=&#10;">
                  <v:imagedata r:id="rId37" o:title="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 w:rsidR="00A42D52">
        <w:rPr>
          <w:noProof/>
          <w:sz w:val="20"/>
        </w:rPr>
        <mc:AlternateContent>
          <mc:Choice Requires="wpg">
            <w:drawing>
              <wp:inline distT="0" distB="0" distL="0" distR="0" wp14:anchorId="7ED3452A" wp14:editId="7780EEAC">
                <wp:extent cx="422275" cy="176530"/>
                <wp:effectExtent l="7620" t="0" r="0" b="0"/>
                <wp:docPr id="425" name="docshapegroup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275" cy="176530"/>
                          <a:chOff x="0" y="0"/>
                          <a:chExt cx="665" cy="278"/>
                        </a:xfrm>
                      </wpg:grpSpPr>
                      <pic:pic xmlns:pic="http://schemas.openxmlformats.org/drawingml/2006/picture">
                        <pic:nvPicPr>
                          <pic:cNvPr id="426" name="docshape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" y="0"/>
                            <a:ext cx="181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7" name="docshape24"/>
                        <wps:cNvSpPr>
                          <a:spLocks/>
                        </wps:cNvSpPr>
                        <wps:spPr bwMode="auto">
                          <a:xfrm>
                            <a:off x="0" y="192"/>
                            <a:ext cx="189" cy="83"/>
                          </a:xfrm>
                          <a:custGeom>
                            <a:avLst/>
                            <a:gdLst>
                              <a:gd name="T0" fmla="*/ 68 w 189"/>
                              <a:gd name="T1" fmla="+- 0 215 192"/>
                              <a:gd name="T2" fmla="*/ 215 h 83"/>
                              <a:gd name="T3" fmla="*/ 65 w 189"/>
                              <a:gd name="T4" fmla="+- 0 207 192"/>
                              <a:gd name="T5" fmla="*/ 207 h 83"/>
                              <a:gd name="T6" fmla="*/ 63 w 189"/>
                              <a:gd name="T7" fmla="+- 0 204 192"/>
                              <a:gd name="T8" fmla="*/ 204 h 83"/>
                              <a:gd name="T9" fmla="*/ 56 w 189"/>
                              <a:gd name="T10" fmla="+- 0 195 192"/>
                              <a:gd name="T11" fmla="*/ 195 h 83"/>
                              <a:gd name="T12" fmla="*/ 49 w 189"/>
                              <a:gd name="T13" fmla="+- 0 192 192"/>
                              <a:gd name="T14" fmla="*/ 192 h 83"/>
                              <a:gd name="T15" fmla="*/ 34 w 189"/>
                              <a:gd name="T16" fmla="+- 0 192 192"/>
                              <a:gd name="T17" fmla="*/ 192 h 83"/>
                              <a:gd name="T18" fmla="*/ 29 w 189"/>
                              <a:gd name="T19" fmla="+- 0 194 192"/>
                              <a:gd name="T20" fmla="*/ 194 h 83"/>
                              <a:gd name="T21" fmla="*/ 25 w 189"/>
                              <a:gd name="T22" fmla="+- 0 196 192"/>
                              <a:gd name="T23" fmla="*/ 196 h 83"/>
                              <a:gd name="T24" fmla="*/ 20 w 189"/>
                              <a:gd name="T25" fmla="+- 0 198 192"/>
                              <a:gd name="T26" fmla="*/ 198 h 83"/>
                              <a:gd name="T27" fmla="*/ 17 w 189"/>
                              <a:gd name="T28" fmla="+- 0 202 192"/>
                              <a:gd name="T29" fmla="*/ 202 h 83"/>
                              <a:gd name="T30" fmla="*/ 13 w 189"/>
                              <a:gd name="T31" fmla="+- 0 207 192"/>
                              <a:gd name="T32" fmla="*/ 207 h 83"/>
                              <a:gd name="T33" fmla="*/ 13 w 189"/>
                              <a:gd name="T34" fmla="+- 0 194 192"/>
                              <a:gd name="T35" fmla="*/ 194 h 83"/>
                              <a:gd name="T36" fmla="*/ 0 w 189"/>
                              <a:gd name="T37" fmla="+- 0 194 192"/>
                              <a:gd name="T38" fmla="*/ 194 h 83"/>
                              <a:gd name="T39" fmla="*/ 0 w 189"/>
                              <a:gd name="T40" fmla="+- 0 275 192"/>
                              <a:gd name="T41" fmla="*/ 275 h 83"/>
                              <a:gd name="T42" fmla="*/ 13 w 189"/>
                              <a:gd name="T43" fmla="+- 0 275 192"/>
                              <a:gd name="T44" fmla="*/ 275 h 83"/>
                              <a:gd name="T45" fmla="*/ 13 w 189"/>
                              <a:gd name="T46" fmla="+- 0 222 192"/>
                              <a:gd name="T47" fmla="*/ 222 h 83"/>
                              <a:gd name="T48" fmla="*/ 15 w 189"/>
                              <a:gd name="T49" fmla="+- 0 215 192"/>
                              <a:gd name="T50" fmla="*/ 215 h 83"/>
                              <a:gd name="T51" fmla="*/ 20 w 189"/>
                              <a:gd name="T52" fmla="+- 0 211 192"/>
                              <a:gd name="T53" fmla="*/ 211 h 83"/>
                              <a:gd name="T54" fmla="*/ 23 w 189"/>
                              <a:gd name="T55" fmla="+- 0 207 192"/>
                              <a:gd name="T56" fmla="*/ 207 h 83"/>
                              <a:gd name="T57" fmla="*/ 24 w 189"/>
                              <a:gd name="T58" fmla="+- 0 206 192"/>
                              <a:gd name="T59" fmla="*/ 206 h 83"/>
                              <a:gd name="T60" fmla="*/ 29 w 189"/>
                              <a:gd name="T61" fmla="+- 0 204 192"/>
                              <a:gd name="T62" fmla="*/ 204 h 83"/>
                              <a:gd name="T63" fmla="*/ 42 w 189"/>
                              <a:gd name="T64" fmla="+- 0 204 192"/>
                              <a:gd name="T65" fmla="*/ 204 h 83"/>
                              <a:gd name="T66" fmla="*/ 47 w 189"/>
                              <a:gd name="T67" fmla="+- 0 206 192"/>
                              <a:gd name="T68" fmla="*/ 206 h 83"/>
                              <a:gd name="T69" fmla="*/ 53 w 189"/>
                              <a:gd name="T70" fmla="+- 0 213 192"/>
                              <a:gd name="T71" fmla="*/ 213 h 83"/>
                              <a:gd name="T72" fmla="*/ 54 w 189"/>
                              <a:gd name="T73" fmla="+- 0 219 192"/>
                              <a:gd name="T74" fmla="*/ 219 h 83"/>
                              <a:gd name="T75" fmla="*/ 54 w 189"/>
                              <a:gd name="T76" fmla="+- 0 275 192"/>
                              <a:gd name="T77" fmla="*/ 275 h 83"/>
                              <a:gd name="T78" fmla="*/ 68 w 189"/>
                              <a:gd name="T79" fmla="+- 0 275 192"/>
                              <a:gd name="T80" fmla="*/ 275 h 83"/>
                              <a:gd name="T81" fmla="*/ 68 w 189"/>
                              <a:gd name="T82" fmla="+- 0 215 192"/>
                              <a:gd name="T83" fmla="*/ 215 h 83"/>
                              <a:gd name="T84" fmla="*/ 188 w 189"/>
                              <a:gd name="T85" fmla="+- 0 237 192"/>
                              <a:gd name="T86" fmla="*/ 237 h 83"/>
                              <a:gd name="T87" fmla="*/ 96 w 189"/>
                              <a:gd name="T88" fmla="+- 0 237 192"/>
                              <a:gd name="T89" fmla="*/ 237 h 83"/>
                              <a:gd name="T90" fmla="*/ 96 w 189"/>
                              <a:gd name="T91" fmla="+- 0 250 192"/>
                              <a:gd name="T92" fmla="*/ 250 h 83"/>
                              <a:gd name="T93" fmla="*/ 188 w 189"/>
                              <a:gd name="T94" fmla="+- 0 250 192"/>
                              <a:gd name="T95" fmla="*/ 250 h 83"/>
                              <a:gd name="T96" fmla="*/ 188 w 189"/>
                              <a:gd name="T97" fmla="+- 0 237 192"/>
                              <a:gd name="T98" fmla="*/ 237 h 83"/>
                              <a:gd name="T99" fmla="*/ 188 w 189"/>
                              <a:gd name="T100" fmla="+- 0 208 192"/>
                              <a:gd name="T101" fmla="*/ 208 h 83"/>
                              <a:gd name="T102" fmla="*/ 96 w 189"/>
                              <a:gd name="T103" fmla="+- 0 208 192"/>
                              <a:gd name="T104" fmla="*/ 208 h 83"/>
                              <a:gd name="T105" fmla="*/ 96 w 189"/>
                              <a:gd name="T106" fmla="+- 0 220 192"/>
                              <a:gd name="T107" fmla="*/ 220 h 83"/>
                              <a:gd name="T108" fmla="*/ 188 w 189"/>
                              <a:gd name="T109" fmla="+- 0 220 192"/>
                              <a:gd name="T110" fmla="*/ 220 h 83"/>
                              <a:gd name="T111" fmla="*/ 188 w 189"/>
                              <a:gd name="T112" fmla="+- 0 208 192"/>
                              <a:gd name="T113" fmla="*/ 208 h 8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</a:cxnLst>
                            <a:rect l="0" t="0" r="r" b="b"/>
                            <a:pathLst>
                              <a:path w="189" h="83">
                                <a:moveTo>
                                  <a:pt x="68" y="23"/>
                                </a:moveTo>
                                <a:lnTo>
                                  <a:pt x="65" y="15"/>
                                </a:lnTo>
                                <a:lnTo>
                                  <a:pt x="63" y="12"/>
                                </a:lnTo>
                                <a:lnTo>
                                  <a:pt x="56" y="3"/>
                                </a:lnTo>
                                <a:lnTo>
                                  <a:pt x="49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2"/>
                                </a:lnTo>
                                <a:lnTo>
                                  <a:pt x="25" y="4"/>
                                </a:lnTo>
                                <a:lnTo>
                                  <a:pt x="20" y="6"/>
                                </a:lnTo>
                                <a:lnTo>
                                  <a:pt x="17" y="10"/>
                                </a:lnTo>
                                <a:lnTo>
                                  <a:pt x="13" y="15"/>
                                </a:lnTo>
                                <a:lnTo>
                                  <a:pt x="13" y="2"/>
                                </a:lnTo>
                                <a:lnTo>
                                  <a:pt x="0" y="2"/>
                                </a:lnTo>
                                <a:lnTo>
                                  <a:pt x="0" y="83"/>
                                </a:lnTo>
                                <a:lnTo>
                                  <a:pt x="13" y="83"/>
                                </a:lnTo>
                                <a:lnTo>
                                  <a:pt x="13" y="30"/>
                                </a:lnTo>
                                <a:lnTo>
                                  <a:pt x="15" y="23"/>
                                </a:lnTo>
                                <a:lnTo>
                                  <a:pt x="20" y="19"/>
                                </a:lnTo>
                                <a:lnTo>
                                  <a:pt x="23" y="15"/>
                                </a:lnTo>
                                <a:lnTo>
                                  <a:pt x="24" y="14"/>
                                </a:lnTo>
                                <a:lnTo>
                                  <a:pt x="29" y="12"/>
                                </a:lnTo>
                                <a:lnTo>
                                  <a:pt x="42" y="12"/>
                                </a:lnTo>
                                <a:lnTo>
                                  <a:pt x="47" y="14"/>
                                </a:lnTo>
                                <a:lnTo>
                                  <a:pt x="53" y="21"/>
                                </a:lnTo>
                                <a:lnTo>
                                  <a:pt x="54" y="27"/>
                                </a:lnTo>
                                <a:lnTo>
                                  <a:pt x="54" y="83"/>
                                </a:lnTo>
                                <a:lnTo>
                                  <a:pt x="68" y="83"/>
                                </a:lnTo>
                                <a:lnTo>
                                  <a:pt x="68" y="23"/>
                                </a:lnTo>
                                <a:close/>
                                <a:moveTo>
                                  <a:pt x="188" y="45"/>
                                </a:moveTo>
                                <a:lnTo>
                                  <a:pt x="96" y="45"/>
                                </a:lnTo>
                                <a:lnTo>
                                  <a:pt x="96" y="58"/>
                                </a:lnTo>
                                <a:lnTo>
                                  <a:pt x="188" y="58"/>
                                </a:lnTo>
                                <a:lnTo>
                                  <a:pt x="188" y="45"/>
                                </a:lnTo>
                                <a:close/>
                                <a:moveTo>
                                  <a:pt x="188" y="16"/>
                                </a:moveTo>
                                <a:lnTo>
                                  <a:pt x="96" y="16"/>
                                </a:lnTo>
                                <a:lnTo>
                                  <a:pt x="96" y="28"/>
                                </a:lnTo>
                                <a:lnTo>
                                  <a:pt x="188" y="28"/>
                                </a:lnTo>
                                <a:lnTo>
                                  <a:pt x="18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8" name="docshape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" y="165"/>
                            <a:ext cx="445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2D66B7" id="docshapegroup22" o:spid="_x0000_s1026" style="width:33.25pt;height:13.9pt;mso-position-horizontal-relative:char;mso-position-vertical-relative:line" coordsize="665,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ZLONDwkAABYoAAAOAAAAZHJzL2Uyb0RvYy54bWzUWtuO48YRfQ+QfyD4&#10;mGBXIkVSF6zGMHbjhQEnXtibD6AoSiIskQzJGc3m63OqL6XmqJvq+MGAF9hpUn3Yp/pU9b0/fPd6&#10;OQcvZddXTb0No/fzMCjrotlX9XEb/vvrD+9WYdAPeb3Pz01dbsNvZR9+9/TXv3y4tpsybk7NeV92&#10;AQqp+8213YanYWg3s1lfnMpL3r9v2rJG5qHpLvmA1+4423f5FaVfzrN4Ps9m16bbt11TlH2PXz/J&#10;zPBJlH84lMXw8+HQl0Nw3oawbRB/O/F3R39nTx/yzbHL21NVKDPy32HFJa9qkHJRn/IhD5676q6o&#10;S1V0Td8chvdFc5k1h0NVlKIOqE00f1Obz13z3Iq6HDfXY8syQdo3Ov3uYot/vXzpgmq/DZM4DYM6&#10;v8BJ+6boT3lbHok/jkmka3vcAPu5a39tv3Sypnj8qSl+65E9e5tP70cJDnbXfzZ7FJs/D40Q6fXQ&#10;XagIVD94Fb74xr4oX4egwI9JHMdLWFQgK1pm6UL5qjjBoXdfFad/qO+yTH0UL1dk+CzfSDphojLp&#10;6UNbFRv8V5Li6U7Sx6GHr4bnrgxVIRevMi5599tz+w7eb/Oh2lXnavgmIhnKkFH1y5eqIIXpxfRO&#10;9tY78YLqp2Hyo5wqJZwS1M3HU14fy+/7Fq0AIuJ7/VPXNddTme97+plEGpciXkeG7M5V+0N1PpPX&#10;6FlVGQ3pTSBaVJNB/qkpni9lPchW25Vn1L6p+1PV9mHQbcrLrkQQdj/uhUH5pu+KX2A3jMPz0JVD&#10;caLHA4xQv8OznCEsvhlJ1ekRpw9DL47QP90HX7SCWiLyIhH9HETQt+uHz2VzCegBBsNGEdP5y089&#10;WQuohpC9dUOyaYnJJqU2TKRWhV6v12ri7U7P/6th/0qNFtZQsWboLO9CJ5FtWsB0g+7N1mzkUGle&#10;YqJ/pca6FpLlG92So9VairkSAWtoWTxLLUkorR+60D2UpJ+Oe9UffUXJh8sZHfPfZkG2Cq4BlSlC&#10;44aBxyTm7++CeRBHacCW3ECxBqEggpwCaZRJtjAwWWonSzRGks2XNjJ0RGx1DIiNDK2aMdnCTgb3&#10;mTWbJzYyxDEXFANiI4MfGJNmdrKItRZVi9ZWHSNWG0ISxkaHtnPjS9YOPpZb8cW22kUsuOCL7Xym&#10;4IvEwceKT/Kx5lN8I81d9WPRFZ/VezGrLvjs7otN0WNHZGK4NqMlWmc2PTF23FxDGJv/YlP0eG7X&#10;k2YNRnRG65WVj1UX9VvZ+UaiLx18LLrQM55b4yVm1cFHGFv9MKUwRHA0vgWLrvisTX3Bqgs+e1tf&#10;jER38bHoU/GyYNUn4mVhiu5w34I1n6Rj0afoTM0ddAlLLtVcWnuXhDUnNYGxeS8xJY8caiYs+SQf&#10;az7FN5LcxceSS77YGp0Ji058wFjrN9Lc0doT1lzy2Ue9lFUnPsewl45Ed/gvZdEVX2Rr7SmrLvgi&#10;a/3SkegOPVMWXfI5BlpWnfgcI206Et0xOqQsuuKz9p4pqy747L1nNhLdMTpkLLris44OGasu+Oyj&#10;Q2aKnsT23jNj0Sf5WPUpPlP0xNFbZyz6lJ4Zqz6lpyl66oiXJYsu+dAvWGaBS1ad+ICxtb+lKXrq&#10;iJcli6741lY+Vl3wre18puhOPhZd8tn7zyWrTnyO/hPL49vo55pUL1n0Kb4Vqz7BR0sqnn26+FYs&#10;utLTOj5gzn4rytWfrUzRo5Vj1bBi1SXhwjq8r1h2qiAwtoBZmapjSmVdpaxY9Uk+ln2Cb22q7uJb&#10;s+qSL53bAhRLNkNQYGz1W5uqOwVds+yThCw7VdBFaKruJmTZpxRds+5TipqyOwmjOQsvGefWKW80&#10;Z+mJEiCbqNHclN7lxWjO2k9TsviTlKb4bkpWX1JiAWDpSqM5y0+UANlraco/oSw7YJLztkad4hyv&#10;UV0dQHRbpU5KG7EH3kiL/QzeschPchMo3xSvtdrFwFOAfTja4KRNjbbpafeStjSwWfJVby8BRbkO&#10;MLgJnIq9OoGaAMNvBNa7n9MlQ3ACQyu5dzWNJq0EXOwfoeYP4Ag0AV/6lY4gITgWwz7G0HJYwPW2&#10;0rQxtJoV8MyvdMS1gIuNpodVpbUkwbEQ9LGdloIC7udSWskJuJ9TF8qrWEf5GEMrKSo98fNqoryK&#10;VYxX6cqrWIT4wGkZQsZgDeEFV15N/bxKiwBRup9XaQ5PcEzAfYyhKbiA+3k1U17F9NerdOVVzF59&#10;4DR/JWOWfl6lsxYB9/MqzR4JjqmfjzE0+RNwP6/S3E3A/bxKMy8B9/MqTZwILjeqHzZtmvcIuJ9X&#10;18qrmHH4KLPWPTCmCz54MWEgc6K5n2Ojue6FMVT7MSjfRhhnvT6gkVaYhEHS+EAqq4ZBOih5ewjb&#10;hQEOYXf0DQbGfKDRUz8GVxwl0MnBaRtivk8/X5qX8msjAAONobRsBK08BwPZLf9cj3BSgEj7T+fq&#10;tJWlSTfzgY/O1alEoZ8hTl1PnalTCaJdGYC0ejpTpxK0kDE+DaJ9TKqiklWXoFNZEm3BAqTDQWfq&#10;VIFk0OsGpTN1KkGRbEjsd52rU4VSSk3rSROmh6ZLo6arJzF8eKRt0enIJj+UPEtGxOgydKrKknpy&#10;XOlcnUoUbdmjfpHuc3SuThXKSys1N8Eph2w+ugydqrJkMDyIUDWaP0IpT08z0kYe+VB3TdoenUq7&#10;aCePULp70bk6HaEeeEi1aT/UnYeKc9OXoje59QWSHWsOYSQmL1LiG2Bspuq+GadzdSqLUyhsF045&#10;TJN6wu44H1cn0u35QXUYp6uh01F1Yr/qeMLuOHV10PCos5dn5brXp8HCOA7um3O11zcO+u64+3ju&#10;gpecbvGIf0r3EewsllC3E3dq3yDR59fyXHzX7L/hYkDX4PAeLRhXl/Bwarr/hsEV14C2Yf+f55wu&#10;dZx/rHEcv44SOrMYxEuSLqnVd2bOzszJ6wJFbcMhxJKPHj8OeMMnz21XHU9gisRIVjff4y7MoRIX&#10;Bsg+aZUyFjcC/owXVNDAxteHMC6hdYyvlsD1f/YLKmK0+sMuqOhhBteaRMemb1UktAz7A66oiGtT&#10;uHwmWqu6KEe328x3Ebe363xP/wMAAP//AwBQSwMECgAAAAAAAAAhAOd96vzMAgAAzAIAABQAAABk&#10;cnMvbWVkaWEvaW1hZ2UxLnBuZ4lQTkcNChoKAAAADUlIRFIAAAAYAAAADwgGAAAA/qQP2wAAAAZi&#10;S0dEAP8A/wD/oL2nkwAAAAlwSFlzAAAOxAAADsQBlSsOGwAAAmxJREFUOI2tUk1IG2EQfd+aLSQx&#10;GwVpGowthKYHUbrgMRbatIu96KGYlr0VGkoOXoSKJdCLIBYCvfSwYAPerNYitKdgiAg2t4KB0INd&#10;EPyhaeghm2xScbOb6aGNhGCs2g7MYeZ7w5t530MoFEqPjo5+JCK0y1AolB4bG/vQ2t/e3r4hSdIa&#10;z/MGAGKM1b1e77eRkZHk3Nzc82q16mAAyOVy6eVyWUCbYIyRIAjlUqnkbvTS6fTd8fHx95qmdQ0P&#10;D38aHBzMAcDu7u61zc3NW7quu1RVDeAPQfm0CwCQIAilRm2aZofP59sHQIlE4kkr3jAMfmlp6VGh&#10;ULh8IQJN09wAqLe39+C0OSIC106Ws4Rpmra/YS5E4HQ6q93d3cVCoeCZmpqK67ruOg1/bomICMvL&#10;yw9tNlsNAPE8b4iiuBWJRN4oihJVVfV60+zFCIgI6+vrdyRJWnM4HFUA1EiO46zp6emX/0zQ7Kpc&#10;LjewsLDwWJblRcZYHQDNzMy8+C8ErakoSrQxAwBkt9t/tgMbhsGfl+Do6OjSsVw+n+/g8PDQns1m&#10;xZMckMlkggDQ19e3f1aX1Wo1/riIxWKzAEgUxa1KpeJs3qRYLHYFAoGvACgejz9rfpNleTGbzd48&#10;aftoNKoAoP7+/i/MNM0OWZbfrqyshP1+/44kSSmO4+qWZXUkk8n7e3t7VyORSGJ+fv4pY+z3hxAx&#10;juPqAOD3+3eCwWCms7OzYpqmbWNj47aqqgGv15tfXV19cKzz5OTkq56enh/NdvN4PN9jsdisZVlc&#10;66apVOrexMTE66Ghoc/NNnW73Vo4HH6Xz+evEBF+AV0qkKsvt5kRAAAAAElFTkSuQmCCUEsDBAoA&#10;AAAAAAAAIQCH0QK/5QYAAOUGAAAUAAAAZHJzL21lZGlhL2ltYWdlMi5wbmeJUE5HDQoaCgAAAA1J&#10;SERSAAAAOwAAAA4IBgAAAJGSZK0AAAAGYktHRAD/AP8A/6C9p5MAAAAJcEhZcwAADsQAAA7EAZUr&#10;DhsAAAaFSURBVEiJnVdtTFNnFD69LbRCCwIpKZUCVaDbigqd9aNJM9bRGyUrRlM3oUPs0GTIKiab&#10;0YRtGtyi05jNsWYmOgQHIrrFAAZDGbOOrE7WaEtblY9C1w7UO0eltNBC27sf202uDTi6k7w/+pzn&#10;Oc89b897P8BoNL56/vz5yurq6q9lMlmvVCr9uaenpwjHcVhsmc3mNZs2bTIAAE6svLw8i16vf20x&#10;jdPp5JWWll6i0WjzAIAjCBLKzMx07Ny5s9Xj8bDIXK1Wuw9F0W4ej+ekUqlBAMBjY2MDKIp2Dw4O&#10;5i7mYbfbVyqVyquEBkGQEJ/PH1WpVM2zs7MMyr8XCwAAMTEx8/Pz8zHNzc3vqFSqFlggZmZm4vLz&#10;801OpzNDo9HUp6WlPZqamko8c+ZMDY1GC1qt1jwOh/OYrJmenmZJJBKDzWYTFhcXdwmFQls4HEZG&#10;R0dX6vX6QpPJlM/j8VwEXywW/+b1epkikejuihUrxikUCm4ymfJ1Oh3KZDK9bW1tbxcXF3eRPdxu&#10;d9KGDRvu2O32VQqFolMgEAyGw2FkZGQkW6/XF9rt9lVw4sSJQ93d3SiGYeyampovAQBvbm5WLbZ7&#10;R48ePQIAeF1d3cdkvLGxsQIAcLVa3RCpqaioaAQA/OTJkwcjc36/nz43NxdDxiYnJ5MW8tZqtfsA&#10;AC8oKLgbmVMqlVcBANdqtfsic7Ozs4xgMEh9DvyvZsPhMIXL5Y6z2WzM6/XGk3OhUAgRCoVWBoMx&#10;Sx5Lm832CgDg27dv/+FFR2Mp6+nTpykAgOfk5AyR8f7+fjEA4OXl5RdfpEcWGtXFYmhoKHdiYoIr&#10;lUr74uPjfeQcgiBhFEV1fr+fcefOnQ0E3tbW9jYAwJ49e84DADgcjiyz2bzWYrGsDgaDtGj8JyYm&#10;uAAA6enpf5Dxy5cv7yR7jI6OrjSbzWutVmteKBSiEryozIaGhnIBAMjnixyZmZm/E7yioqIfAQCM&#10;RuM6AIBAIEAvLCzU37p16zWCz2az/2xpaVHJ5fKeherZbDahx+NJAAC4f//+K7W1tZ+lpKT8dfbs&#10;2ffIPMLD6/UyJRKJ4fbt25uIHIfDeXzlypW3pFJpX1TNTk1NJUbLwzAsFQBArVZfyMvLs3Z2dioY&#10;DIb/4cOHLx08ePBUSUlJR3t7+1YURXWRdaqqqr7p6+uTEr+zsrIcDQ0N7+bm5g6ReYSHSqVqEYlE&#10;d69fv/4mnU4PWCyW1YcOHfp8y5YtN7q6uoqjavb/BI7jFAAALpc70dXVVcxisaYBAIqKin7kcDiP&#10;d+zYcbW6ulo7PDycE6k9ffr0B263OwkA4MGDBy/X1dV9IpfLe65du7ZNoVB0Rnrw+fyxzs5ORVxc&#10;3AzhkZSU5Far1Rc0Gk19VGc2MTFxKlpeQkKCBwCgrKzsEtEoEUql8vvk5OTJkZGRbJ/PFx9ZRywW&#10;/4aiqA5FUV1NTc2Ze/fuFbBYrOnS0tJW8vQQHrt27bpINEpEeXn5d8uWLZsdGBhYE1WzOTk5wwAA&#10;LpeLt1De6XRmkHkAAAKBYBAAgMFg+BfS0On0wFL9MzIynCKR6K7P54sfGxvjL8WDSqWGaDRaEACi&#10;uxsLBIJBLpc70dfXJ438J8LhMKLT6VAGg+HfuHHjrwQuk8l+AgB49uzZ8sh6oVCIStRBECS8lGuY&#10;m5uLjcRe5OH3+xmBQIBOoVCefw4t5aXiyJEjRwEAP3bs2EdkvKmpaRcA4Lt3774Q+UBPT093cTic&#10;Rw6HI5OcO378+GEAwCUSyS8EhmEY+8mTJ6kLebe0tJRRqdQgk8mcdrvdywnc4/Gw2Gw2xuPxnOPj&#10;41yypra29lMAwOVyuY6i0Wi+MhgMEoB/xhPDsFQ+nz+WnJw8CQBQWVn5bVVV1TfETvl8vvj8/HyT&#10;y+Xi7d+//ysOh/OY/LposVhWp6WlPSLvbkdHR8nWrVvbs7KyHHv37j1H3I3PnTu3l8/nj/X29r7B&#10;5/PHAAAMBoOksLBQv379+v6CgoJ7cXFxMziOU4xG47qbN2++npCQ4GlsbNy9bdu2a2SP1tbW0rKy&#10;skvZ2dkjlZWV38bGxs4NDAysaWpqqhAIBIO9vb1vwOHDh4/LZLLexVZDQ4M6codNJtPayA8BoVBo&#10;fdGHQH19/fupqalPCD6VSg1u3rz5hsvlSifzMAxjHzhw4AuxWNzPZDKnCT6TyZxWKBQdw8PD2Yt5&#10;nDp16sOUlJSnhIZGo82XlJS0E5PyN5MAnhIXWtaFAAAAAElFTkSuQmCCUEsDBBQABgAIAAAAIQBU&#10;YpFR2wAAAAMBAAAPAAAAZHJzL2Rvd25yZXYueG1sTI9Ba8JAEIXvhf6HZQq91U0sRkmzEZG2JxGq&#10;QultzI5JMDsbsmsS/73bXupl4PEe732TLUfTiJ46V1tWEE8iEMSF1TWXCg77j5cFCOeRNTaWScGV&#10;HCzzx4cMU20H/qJ+50sRStilqKDyvk2ldEVFBt3EtsTBO9nOoA+yK6XucAjlppHTKEqkwZrDQoUt&#10;rSsqzruLUfA54LB6jd/7zfm0vv7sZ9vvTUxKPT+NqzcQnkb/H4Zf/IAOeWA62gtrJxoF4RH/d4OX&#10;JDMQRwXT+QJknsl79vwG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e2SzjQ8JAAAWKAAADgAAAAAAAAAAAAAAAAA6AgAAZHJzL2Uyb0RvYy54bWxQ&#10;SwECLQAKAAAAAAAAACEA533q/MwCAADMAgAAFAAAAAAAAAAAAAAAAAB1CwAAZHJzL21lZGlhL2lt&#10;YWdlMS5wbmdQSwECLQAKAAAAAAAAACEAh9ECv+UGAADlBgAAFAAAAAAAAAAAAAAAAABzDgAAZHJz&#10;L21lZGlhL2ltYWdlMi5wbmdQSwECLQAUAAYACAAAACEAVGKRUdsAAAADAQAADwAAAAAAAAAAAAAA&#10;AACKFQAAZHJzL2Rvd25yZXYueG1sUEsBAi0AFAAGAAgAAAAhAC5s8ADFAAAApQEAABkAAAAAAAAA&#10;AAAAAAAAkhYAAGRycy9fcmVscy9lMm9Eb2MueG1sLnJlbHNQSwUGAAAAAAcABwC+AQAAjhcAAAAA&#10;">
                <v:shape id="docshape23" o:spid="_x0000_s1027" type="#_x0000_t75" style="position:absolute;left:218;width:181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DdTxwAAANwAAAAPAAAAZHJzL2Rvd25yZXYueG1sRI9fSwMx&#10;EMTfBb9D2ELfbK6llnJtWlQUtAilf6D4tl7Wy3GXzXmJbe7bN4Lg4zA7v9lZrqNtxJk6XzlWMB5l&#10;IIgLpysuFRwPL3dzED4ga2wck4KePKxXtzdLzLW78I7O+1CKBGGfowITQptL6QtDFv3ItcTJ+3Kd&#10;xZBkV0rd4SXBbSMnWTaTFitODQZbejJU1Psfm96IsX9uH0NvPjaf8r2u307f23ulhoP4sAARKIb/&#10;47/0q1Ywnczgd0wigFxdAQAA//8DAFBLAQItABQABgAIAAAAIQDb4fbL7gAAAIUBAAATAAAAAAAA&#10;AAAAAAAAAAAAAABbQ29udGVudF9UeXBlc10ueG1sUEsBAi0AFAAGAAgAAAAhAFr0LFu/AAAAFQEA&#10;AAsAAAAAAAAAAAAAAAAAHwEAAF9yZWxzLy5yZWxzUEsBAi0AFAAGAAgAAAAhANvUN1PHAAAA3AAA&#10;AA8AAAAAAAAAAAAAAAAABwIAAGRycy9kb3ducmV2LnhtbFBLBQYAAAAAAwADALcAAAD7AgAAAAA=&#10;">
                  <v:imagedata r:id="rId40" o:title=""/>
                </v:shape>
                <v:shape id="docshape24" o:spid="_x0000_s1028" style="position:absolute;top:192;width:189;height:83;visibility:visible;mso-wrap-style:square;v-text-anchor:top" coordsize="189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v4swwAAANwAAAAPAAAAZHJzL2Rvd25yZXYueG1sRI/disIw&#10;FITvhX2HcBa803SLqFSjLCuC4gr+PcCxObZlm5OSRK1vbxYEL4eZ+YaZzltTixs5X1lW8NVPQBDn&#10;VldcKDgdl70xCB+QNdaWScGDPMxnH50pZtreeU+3QyhEhLDPUEEZQpNJ6fOSDPq+bYijd7HOYIjS&#10;FVI7vEe4qWWaJENpsOK4UGJDPyXlf4erUbBzm8FitRgek/QXz+stbUfXSivV/Wy/JyACteEdfrVX&#10;WsEgHcH/mXgE5OwJAAD//wMAUEsBAi0AFAAGAAgAAAAhANvh9svuAAAAhQEAABMAAAAAAAAAAAAA&#10;AAAAAAAAAFtDb250ZW50X1R5cGVzXS54bWxQSwECLQAUAAYACAAAACEAWvQsW78AAAAVAQAACwAA&#10;AAAAAAAAAAAAAAAfAQAAX3JlbHMvLnJlbHNQSwECLQAUAAYACAAAACEATEb+LMMAAADcAAAADwAA&#10;AAAAAAAAAAAAAAAHAgAAZHJzL2Rvd25yZXYueG1sUEsFBgAAAAADAAMAtwAAAPcCAAAAAA==&#10;" path="m68,23l65,15,63,12,56,3,49,,34,,29,2,25,4,20,6r-3,4l13,15,13,2,,2,,83r13,l13,30r2,-7l20,19r3,-4l24,14r5,-2l42,12r5,2l53,21r1,6l54,83r14,l68,23xm188,45r-92,l96,58r92,l188,45xm188,16r-92,l96,28r92,l188,16xe" fillcolor="black" stroked="f">
                  <v:path arrowok="t" o:connecttype="custom" o:connectlocs="68,215;65,207;63,204;56,195;49,192;34,192;29,194;25,196;20,198;17,202;13,207;13,194;0,194;0,275;13,275;13,222;15,215;20,211;23,207;24,206;29,204;42,204;47,206;53,213;54,219;54,275;68,275;68,215;188,237;96,237;96,250;188,250;188,237;188,208;96,208;96,220;188,220;188,208" o:connectangles="0,0,0,0,0,0,0,0,0,0,0,0,0,0,0,0,0,0,0,0,0,0,0,0,0,0,0,0,0,0,0,0,0,0,0,0,0,0"/>
                </v:shape>
                <v:shape id="docshape25" o:spid="_x0000_s1029" type="#_x0000_t75" style="position:absolute;left:220;top:165;width:445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ywiwgAAANwAAAAPAAAAZHJzL2Rvd25yZXYueG1sRE9Ni8Iw&#10;EL0L/ocwwt40XVnUrUYRQRBFWOuCeBuasS3bTNomavvvzWHB4+N9L1atKcWDGldYVvA5ikAQp1YX&#10;nCn4PW+HMxDOI2ssLZOCjhyslv3eAmNtn3yiR+IzEULYxagg976KpXRpTgbdyFbEgbvZxqAPsMmk&#10;bvAZwk0px1E0kQYLDg05VrTJKf1L7kbBrNofzmV9qYu0O3bf9bSb/lwTpT4G7XoOwlPr3+J/904r&#10;+BqHteFMOAJy+QIAAP//AwBQSwECLQAUAAYACAAAACEA2+H2y+4AAACFAQAAEwAAAAAAAAAAAAAA&#10;AAAAAAAAW0NvbnRlbnRfVHlwZXNdLnhtbFBLAQItABQABgAIAAAAIQBa9CxbvwAAABUBAAALAAAA&#10;AAAAAAAAAAAAAB8BAABfcmVscy8ucmVsc1BLAQItABQABgAIAAAAIQByiywiwgAAANwAAAAPAAAA&#10;AAAAAAAAAAAAAAcCAABkcnMvZG93bnJldi54bWxQSwUGAAAAAAMAAwC3AAAA9gIAAAAA&#10;">
                  <v:imagedata r:id="rId41" o:title="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 w:rsidR="00A42D52">
        <w:rPr>
          <w:noProof/>
          <w:sz w:val="20"/>
        </w:rPr>
        <mc:AlternateContent>
          <mc:Choice Requires="wpg">
            <w:drawing>
              <wp:inline distT="0" distB="0" distL="0" distR="0" wp14:anchorId="396F2898" wp14:editId="007E84A0">
                <wp:extent cx="363220" cy="176530"/>
                <wp:effectExtent l="1905" t="1270" r="0" b="0"/>
                <wp:docPr id="422" name="docshapegroup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" cy="176530"/>
                          <a:chOff x="0" y="0"/>
                          <a:chExt cx="572" cy="278"/>
                        </a:xfrm>
                      </wpg:grpSpPr>
                      <pic:pic xmlns:pic="http://schemas.openxmlformats.org/drawingml/2006/picture">
                        <pic:nvPicPr>
                          <pic:cNvPr id="423" name="docshape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" y="0"/>
                            <a:ext cx="198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4" name="docshape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5"/>
                            <a:ext cx="572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B8D973" id="docshapegroup26" o:spid="_x0000_s1026" style="width:28.6pt;height:13.9pt;mso-position-horizontal-relative:char;mso-position-vertical-relative:line" coordsize="572,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yuLRlQIAAPkHAAAOAAAAZHJzL2Uyb0RvYy54bWzcVduK2zAQfS/0H4Te&#10;dx07u8nWJFlK0w2FbRt6+QBFlm2x1oWREid/35HspLkUtiy00D7YjG6jM+ccSZP7rWrIRoCTRk9p&#10;ej2gRGhuCqmrKf3+7eHqjhLnmS5YY7SY0p1w9H72+tWktbnITG2aQgDBJNrlrZ3S2nubJ4njtVDM&#10;XRsrNA6WBhTz2IQqKYC1mF01STYYjJLWQGHBcOEc9s67QTqL+ctScP+5LJ3wpJlSxObjH+J/Ff7J&#10;bMLyCpitJe9hsBegUExq3PSQas48I2uQF6mU5GCcKf01NyoxZSm5iDVgNengrJoFmLWNtVR5W9kD&#10;TUjtGU8vTss/bZZAZDGlN1lGiWYKRSoMdzWzogr7Z6NAUmurHOcuwH61S+gqxfDR8CeHw8n5eGhX&#10;3WSyaj+aAtOytTeRpG0JKqTA8sk2arE7aCG2nnDsHI6GWYaKcRxKx6PbYa8Vr1HQi1W8ft+vux1j&#10;GWFRNr4LwBOWd9tFiD2k2cRKnuPXU4rRBaXPWw9X+TUI2idRv5VDMXha2ytU3zIvV7KRfhedjMwE&#10;UHqzlDwwHBrH6gzP1cnGob79tG4RC0VFUYg272qmK/HWWTwFSCKu33cBmLYWrHChO5B0miU2T4Cs&#10;GmkfZNME1ULcl4wH6cyIv2CtM/nc8LUS2nenFkSD1RvtamkdJZALtRJoQvhQREAsd8C/IG4Eh7EH&#10;4XkdwhJB9P2o7GEgIv4JMpTj0KfPWi8docUuzZe+wWsrOi/NTkyE/ILzC2EUCQECRozR02zz6AJa&#10;RLWfEvBqE2jbUxww9WwjxH/RhTcXLoyn7NQ//4ELo+x/y4WdB9PRbfAay/dX4OEqS/+sC+PNiO9L&#10;NG//FoYH7LiN8fGLPfsBAAD//wMAUEsDBAoAAAAAAAAAIQDMB9kqgAMAAIADAAAUAAAAZHJzL21l&#10;ZGlhL2ltYWdlMS5wbmeJUE5HDQoaCgAAAA1JSERSAAAAGgAAAA8IBgAAAPpR3+YAAAAGYktHRAD/&#10;AP8A/6C9p5MAAAAJcEhZcwAADsQAAA7EAZUrDhsAAAMgSURBVDiNrVRdSCNXGD2O47j53RgnOLtJ&#10;7CyVCD7sQlLwB2yl9C2CiGAjKH2rSn1bUQNtQZS2tuSt/uRN2AXjwrIUu28i1UKtoII+lKZWEs3f&#10;YMZMSDKR6OzcPgXCkBWFHjgP97vf95373Xs5NYQQlHF4eOheWVkZ297e/iSZTD4uFApGi8WS7ejo&#10;+LO3t/fXkZGRF2azOVfOz+Vy5v7+/jeoAqvVmvH5fKGBgYHXAFBDCIGqqtTU1NSPgUDguclkynu9&#10;3rdGo7EAAJIkNWxtbX0qSVIDx3HC2dnZBwzDXAOAKIqszWZL19XV3TgcjnhZRFEUOhaLOQFgbGxs&#10;ZXFx8SsQQuD3+78DQNxu90E2m31ICEElr66uHqyurn7BcVxKlmV9OZ5Op1kApLW19W9tze7ubkdT&#10;U5MAgGxsbPQiHA67KIp6x/N8JJVKcdqCSsbjcfvNzQ19FyFCCCYnJ38CQILB4Jd0MBgcVVWVWlhY&#10;mOY4Tqh232XY7fbEbfta1NbWvgMAmqYVuN3uAwDk8vLSets01XjbROFw2MXzfESn0xVPTk5a6Egk&#10;8gQADAaDfJ/TVuL8/Ly5q6vrj/JaURT6+Pj4aXNz8/na2tpQS0vLv1Q+nze9r4Hf7/++ra3tr0qu&#10;r69/rs1TVZWSZdlQZqlUqmcY5jqZTD7e39//CABoo9FYyGazlmpCer2+aLFYsgAQj8cdsVjMmclk&#10;rNo8nuejR0dHzypjxWJR7/P5QvPz81+zLCve+Y1mZ2e/BUCWlpbG7/rrLi4ubABIY2OjSPX09PwG&#10;AJubm5/d4TnuhbKLSJLUQI2OjgYpilKnp6cXBEHg/k8hURRZAKAoSqVcLtc/MzMzP0SjUd7r9b7N&#10;5XJmbQEhpCaVSj26j0g6nbYNDQ2tAUB7e/seDQBzc3PflEql+kAg8NzhcMQrvS6TyVj39vbaE4mE&#10;nWVZ0ePxHGibnp6efuh0OmOVMUEQOEVRaI/HcxAKhXw1WvdeXl4e39nZ+TiRSNhlWTaYTKZ8Z2fn&#10;bl9f3y/Dw8Mvte49ODj4qtpEDMNcd3d3/z4xMfGzTqe7+g+ehhJP3v/l+AAAAABJRU5ErkJgglBL&#10;AwQKAAAAAAAAACEAb99jRhAHAAAQBwAAFAAAAGRycy9tZWRpYS9pbWFnZTIucG5niVBORw0KGgoA&#10;AAANSUhEUgAAAE0AAAAOCAYAAABqxZFyAAAABmJLR0QA/wD/AP+gvaeTAAAACXBIWXMAAA7EAAAO&#10;xAGVKw4bAAAGsElEQVRYhc1Xf0yT6R3/9IUWXnrlxykuSiWYkwqk9DD2xB8DpXLnmeoEeieijsUr&#10;4usiIgOUZQ7XaZyUKx50DnbUKdHggbrq9KagYgRvcHIZxZ5UfsTNUlzAiPyohQLtsz/Od+l61UCy&#10;sT3JN00+38/neb7P531+FYQQzHbcuHFjfUpKyiWRSNTp4+MzDoAAIGKx2Hj+/Pmtb9IWFxfnCYXC&#10;XlYjEAhGVq1a9VVtbe3H7lyr1cpnGKY8KChokOXzeDz7+vXrb/T09LwznVp37dr1eVxcXKNcLr/G&#10;YrNuGCEEWVlZZQsWLOjbtGnTn3JyckoOHDhQtHPnzj/QNG0DQHbv3l3hSadSqQoBkEWLFj1mdQzD&#10;lC9duvSvmZmZv3fl9vf3z4uMjOwAQFavXn1PrVbnazSan23fvv0cABIQEDDU2NgY96Y6tVrtXoqi&#10;HABIUFDQ4P/UtMHBwSBPuMlkiggMDHwBgHR0dES65hoaGhI4HI4zOjr6wejo6FvuWnfs+PHjBwGQ&#10;jRs3Xp2amvJyzanV6nwAZMOGDX9+XY0PHz6MomnalpeXV/w903Q6nfLKlSs/IoSgvr7+fYZhytPT&#10;06sYhilvaWmJnW1D165dewcAuX///nuuuFQqbeXz+dYnT56ETqefQ4cOHQFASkpKctxzBoPhXQAk&#10;Li6u0ZPWbrfzYmJi2mJiYtqsViv/e6YBIMuWLftmx44dZwUCwYhEImmPiop6yOFwnDRN2+7du7d6&#10;tgxzOBxURESEiaIoR29vr5DFu7q6wgGQlJSUS+yqam9vlxgMhnefPn0631NfJ0+e/CkAUlBQ8Bv3&#10;XH19/fsAyJYtW2o8afPz89U+Pj7jRqNRbLfbee6meQOAwWCIoWl6zGKxCP39/UcA4PLly0kKheJS&#10;WlraebPZHIpXbWRkxF+pVJ7CDNrevXt/u2bNmrvuuMViEfb29i4EgMHBwbeLiooOPnr0KEKr1WYJ&#10;hUILy2ttbX0PAMLCwv5eUFBwXKvVZtlsNj8AoCjKuXXr1i9Onz69k8fjTbCajIwM3cWLFz/SaDS5&#10;8+bNG1AoFJcoinK2tbUtzczM/Hz+/Pn/KC4uznev6c6dOwkajSa3qKjooFgs/nZiYoLnaU5EIBCM&#10;DA0NBbg7npCQ0ACA9PX1LWCx58+fvy0SiTpnEnq9PsnTFz18+PCv8OpWA0D4fL5VpVIVOp1Ojivv&#10;xIkT+9mvzefzreXl5czNmzcTr169ujE+Pv4uACKXy6/Z7Xaeq85qtfKTk5P/yOFwnK7jSCSSdvcz&#10;k5DvzlqhUNgbHx9/1+FwUOxWdV9pwKvt6WlSCoXiIgBiNpsX/je2Y09Pzzt1dXUf1NXVfVBdXZ22&#10;fPnyrwGQ9PT0KldeSUlJDjvh69evf+iaGx0dfUsikbQDIOfOndvO4i9fvvRbuXLlXwAQpVKpq6mp&#10;2VJbW/vx0aNHf+Hn5/cyODh4wGQyRbj2lZqa+oVAIBh5/PjxItfz7f/KNPeYmJjgyuXyawBIVVVV&#10;OoufOnXqEwAkLCzsb5507G2Yl5dXzGJKpVIHgBw7duzn7vzm5uYVFEU5RCJRJ7uqq6ur0wCQysrK&#10;DFeuJ9OoaRxJ/9aePXsWzOVyJ2cSZ8+e/fF0+uZyuZNyufxLADAajdEsvmTJkk4A8PX1Hfek84Q3&#10;NTXFAUBqamqNe27FihUtQqHQ0tXVJerv7/8BADQ3N68EgH379pX5+fnZ2AgMDBwCgBcvXgSxmPd0&#10;JuPaaJoey8rK0s5EExkZaZou19PBK5VKvwkICBgeHh4O8KQZGhoKBAAvLy8HixFCOG8ah82zvzKZ&#10;rMHb23vKned0OqnS0tJsX1/fcYZhKv6ln+3taTQaxZ5wk8kUsXjx4m4A5MyZMz9xzeXm5n4KgJSV&#10;lWW54mazeWFISIgFALl169Y6Fk9MTLwJgGRnZ3/mPo5er08CQPz9/YdtNhv9plpf++SYzUYI4URH&#10;RxvFYvG3sbGxX8+ZM+c58N3zQ6/XJ4+NjdEMw1Rs27at2lVXWFj4a71en7x///7POjo6osLDw7vH&#10;x8d9dTpdRl9fX8iRI0d+uW7dutssX61WH5DL5V+WlpZmd3Z2LklMTLzF4XBId3d3eGVl5S4ulztZ&#10;Vla2j6bpsRlPQiaT3d6zZ8/vPLmsUqkKZTLZ7YGBgeD/5EpTqVSFCQkJDXPnzn2GV7eil5fXlFQq&#10;bb1w4cJHr9M9ePAgmn1isBEaGvqkoqJitye+xWIJ2bx582X2Py0AQlGUIzY2tqWpqemH06l1cnLS&#10;WyaT3U5KStKz2D8BwgRczW8DOxEAAAAASUVORK5CYIJQSwMEFAAGAAgAAAAhAKOy+SfbAAAAAwEA&#10;AA8AAABkcnMvZG93bnJldi54bWxMj0FrwkAQhe+F/odlCr3VTVKskmYjIm1PIlSF0tuYHZNgdjZk&#10;1yT+e7e96GXg8R7vfZMtRtOInjpXW1YQTyIQxIXVNZcK9rvPlzkI55E1NpZJwYUcLPLHhwxTbQf+&#10;pn7rSxFK2KWooPK+TaV0RUUG3cS2xME72s6gD7Irpe5wCOWmkUkUvUmDNYeFCltaVVSctmej4GvA&#10;Yfkaf/Tr03F1+d1NNz/rmJR6fhqX7yA8jf4Whj/8gA55YDrYM2snGgXhEf9/gzedJSAOCpLZHGSe&#10;yXv2/Ao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zyuLRlQIAAPkHAAAOAAAAAAAAAAAAAAAAADoCAABkcnMvZTJvRG9jLnhtbFBLAQItAAoAAAAA&#10;AAAAIQDMB9kqgAMAAIADAAAUAAAAAAAAAAAAAAAAAPsEAABkcnMvbWVkaWEvaW1hZ2UxLnBuZ1BL&#10;AQItAAoAAAAAAAAAIQBv32NGEAcAABAHAAAUAAAAAAAAAAAAAAAAAK0IAABkcnMvbWVkaWEvaW1h&#10;Z2UyLnBuZ1BLAQItABQABgAIAAAAIQCjsvkn2wAAAAMBAAAPAAAAAAAAAAAAAAAAAO8PAABkcnMv&#10;ZG93bnJldi54bWxQSwECLQAUAAYACAAAACEALmzwAMUAAAClAQAAGQAAAAAAAAAAAAAAAAD3EAAA&#10;ZHJzL19yZWxzL2Uyb0RvYy54bWwucmVsc1BLBQYAAAAABwAHAL4BAADzEQAAAAA=&#10;">
                <v:shape id="docshape27" o:spid="_x0000_s1027" type="#_x0000_t75" style="position:absolute;left:160;width:198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EW3xQAAANwAAAAPAAAAZHJzL2Rvd25yZXYueG1sRI9Ba8JA&#10;FITvgv9heUJvujEVCamriFBooWBNK14f2dckmH0bdleN/vquIHgcZuYbZrHqTSvO5HxjWcF0koAg&#10;Lq1uuFLw+/M+zkD4gKyxtUwKruRhtRwOFphre+EdnYtQiQhhn6OCOoQul9KXNRn0E9sRR+/POoMh&#10;SldJ7fAS4aaVaZLMpcGG40KNHW1qKo/FyShIM7OXp+Ps6/p9+6y6bVMk7rBR6mXUr99ABOrDM/xo&#10;f2gFs/QV7mfiEZDLfwAAAP//AwBQSwECLQAUAAYACAAAACEA2+H2y+4AAACFAQAAEwAAAAAAAAAA&#10;AAAAAAAAAAAAW0NvbnRlbnRfVHlwZXNdLnhtbFBLAQItABQABgAIAAAAIQBa9CxbvwAAABUBAAAL&#10;AAAAAAAAAAAAAAAAAB8BAABfcmVscy8ucmVsc1BLAQItABQABgAIAAAAIQAvwEW3xQAAANwAAAAP&#10;AAAAAAAAAAAAAAAAAAcCAABkcnMvZG93bnJldi54bWxQSwUGAAAAAAMAAwC3AAAA+QIAAAAA&#10;">
                  <v:imagedata r:id="rId44" o:title=""/>
                </v:shape>
                <v:shape id="docshape28" o:spid="_x0000_s1028" type="#_x0000_t75" style="position:absolute;top:165;width:572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Et/xQAAANwAAAAPAAAAZHJzL2Rvd25yZXYueG1sRI/RasJA&#10;FETfBf9huYIvpW6UoBKzERWFFkqL1g+4ZG+T1OzdmF017dd3hYKPw8ycYdJlZ2pxpdZVlhWMRxEI&#10;4tzqigsFx8/d8xyE88gaa8uk4IccLLN+L8VE2xvv6XrwhQgQdgkqKL1vEildXpJBN7INcfC+bGvQ&#10;B9kWUrd4C3BTy0kUTaXBisNCiQ1tSspPh4tR8DZ72rqC4+9Xl5/X/H5e/37gXqnhoFstQHjq/CP8&#10;337RCuJJDPcz4QjI7A8AAP//AwBQSwECLQAUAAYACAAAACEA2+H2y+4AAACFAQAAEwAAAAAAAAAA&#10;AAAAAAAAAAAAW0NvbnRlbnRfVHlwZXNdLnhtbFBLAQItABQABgAIAAAAIQBa9CxbvwAAABUBAAAL&#10;AAAAAAAAAAAAAAAAAB8BAABfcmVscy8ucmVsc1BLAQItABQABgAIAAAAIQCRLEt/xQAAANwAAAAP&#10;AAAAAAAAAAAAAAAAAAcCAABkcnMvZG93bnJldi54bWxQSwUGAAAAAAMAAwC3AAAA+QIAAAAA&#10;">
                  <v:imagedata r:id="rId45" o:title="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 w:rsidR="00A42D52">
        <w:rPr>
          <w:noProof/>
          <w:sz w:val="20"/>
        </w:rPr>
        <mc:AlternateContent>
          <mc:Choice Requires="wpg">
            <w:drawing>
              <wp:inline distT="0" distB="0" distL="0" distR="0" wp14:anchorId="08B4F814" wp14:editId="56F99674">
                <wp:extent cx="361315" cy="175260"/>
                <wp:effectExtent l="0" t="2540" r="5080" b="0"/>
                <wp:docPr id="419" name="docshapegroup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1315" cy="175260"/>
                          <a:chOff x="0" y="0"/>
                          <a:chExt cx="569" cy="276"/>
                        </a:xfrm>
                      </wpg:grpSpPr>
                      <pic:pic xmlns:pic="http://schemas.openxmlformats.org/drawingml/2006/picture">
                        <pic:nvPicPr>
                          <pic:cNvPr id="420" name="docshape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" y="0"/>
                            <a:ext cx="178" cy="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1" name="docshape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3"/>
                            <a:ext cx="569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792AF3" id="docshapegroup29" o:spid="_x0000_s1026" style="width:28.45pt;height:13.8pt;mso-position-horizontal-relative:char;mso-position-vertical-relative:line" coordsize="569,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Qny+owIAAPkHAAAOAAAAZHJzL2Uyb0RvYy54bWzcVdtu2zAMfR+wfxD0&#10;3jh2lqQ1khTDugYDuq7Y5QMUWbaFWhdQSpz8/SjZSZtkQIdiGLA92KAupA4Pj6jZ9VY1ZCPASaPn&#10;NB0MKRGam0Lqak5/fL+9uKTEeaYL1hgt5nQnHL1evH0za20uMlObphBAMIh2eWvntPbe5knieC0U&#10;cwNjhcbF0oBiHodQJQWwFqOrJsmGw0nSGigsGC6cw9mbbpEuYvyyFNx/KUsnPGnmFLH5+If4X4V/&#10;spixvAJma8l7GOwVKBSTGg89hLphnpE1yLNQSnIwzpR+wI1KTFlKLmIOmE06PMlmCWZtYy5V3lb2&#10;QBNSe8LTq8Py+80DEFnM6bv0ihLNFBapMNzVzIoqnJ9dBZJaW+W4dwn2m32ALlM07wx/dLicnK6H&#10;cdVtJqv2sykwLFt7E0nalqBCCEyfbGMtdodaiK0nHCdHk3SUjinhuJROx9mkrxWvsaBnXrz+2PuN&#10;J5hGcMqmkwA8YXl3XITYQ1rMrOQ5fj2laJ1R+rL00MuvQdA+iPqtGIrB49peYPUt83IlG+l3UcnI&#10;TAClNw+SB4bD4Fl1MlTvcXVGkZH9ts6JhaRiUYg2H2qmK/HeWbwFSCL676cATFsLVrgwHUg6jhKH&#10;R0BWjbS3smlC1YLdp4wX6USIv2CtE/mN4WsltO9uLYgGszfa1dI6SiAXaiVQhPCpiIBY7oB/RdwI&#10;Dm0PwvM6mCWC6OexsoeFiPgJZEjHoU5flF46nVJyLr50im0rKm94eSQi5BecXwqjSDAQMGKMmmab&#10;OxfQIqr9loBXm0DbnuKAqWcbIf6LKgwqOuoRo1ivY/38ByrMQtn/lgrxaocuNxl1h+5b4KGVpWmE&#10;c2hlTxL7IyqMnRHflyje/i0MD9jzMdrPX+zFTwAAAP//AwBQSwMECgAAAAAAAAAhAJVROKuwAQAA&#10;sAEAABQAAABkcnMvbWVkaWEvaW1hZ2UxLnBuZ4lQTkcNChoKAAAADUlIRFIAAAAXAAAADggGAAAA&#10;xPOH8wAAAAZiS0dEAP8A/wD/oL2nkwAAAAlwSFlzAAAOxAAADsQBlSsOGwAAAVBJREFUOI2tzDFI&#10;AmEYBuC3KxEOBMUOb3FxaXI6Gm5zaRSO2m5quSECDwqOTEV+6jwRTioQhxYnt7uGNqe2A8mpyaXl&#10;luKMggPhCO9vKZBAofg/eJfv/b4HACgAKknSYxzHG5RSLGc0Gu0BoLquXy3vFUW5A0DH4/Hu75+f&#10;cPieyWQiOY5zAIbDAUAul3vleX5er9cvF4vFJlM8m82+VSqVm+l0ujMYDA6Z4gBgGEYnnU5/EEKa&#10;URQlmeKZTObdMIyO7/v5Xq93zBQHAF3Xr0VRfLEsqxqGYYopzvP8vNFoXMxms23btk+Z4gCgadpt&#10;oVB47na7J0EQCEzxRCLxSQhphmGYarVa50xxAFBVdVgsFp/6/f6R7/t5pjjHcbFpmrUoipKmadb+&#10;i2+tKsrl8r0sy57nefI6oN1unwmCEPwJBwDLsqqlUulh3Y3ruvurui+yGZq6NZLAOwAAAABJRU5E&#10;rkJgglBLAwQKAAAAAAAAACEAHM7G2eAFAADgBQAAFAAAAGRycy9tZWRpYS9pbWFnZTIucG5niVBO&#10;Rw0KGgoAAAANSUhEUgAAAEwAAAAOCAYAAACFB/pMAAAABmJLR0QA/wD/AP+gvaeTAAAACXBIWXMA&#10;AA7EAAAOxAGVKw4bAAAFgElEQVRYhc1XbUyTVxQ+LS82QD9BS/ADKGGFTmCppGTRREOxSGMIJksc&#10;bha6AGshMYCytWRJF0iEKRo0yyxlRG06LPthFonyXdmSZdFKaqCABYYwoGXgEFpaIrR9735oF9LQ&#10;0hKjO8n5c57nnHvy3HvP+14CQgjepS0vLzPy8vLubcdTq9WFLBZrCgBgamqKpdFoRP39/ZkGg+GQ&#10;zWajAgAkJyebZDLZJbFYfHu7em63O0QkEmnm5ub2x8XF/aXRaESbcafTGSqTyS7p9fqM8fFx9osX&#10;L/YAANBoNGteXt69xsbGysjIyJeE9yGYUCjs3Aqz2+3kkZGRg3Q6fcVsNu8LDw9fAwCQSqVNKpVK&#10;kpiY+GdmZmY/g8FYXllZoWu12jOrq6sUqVTapFQqS/2tW1tbq6ipqfkWx3FiUlLSmMlkSt6Mr66u&#10;UqKiopa4XO7T1NRUY1RU1JLb7Q7p6+s7Pjg4+NGBAwdmu7u7TwBC6H/j9fX1cgBAFRUVjZvjWq02&#10;f2BgIN2bPzw8fJDJZC4AAOrt7T3uq65er+dhGOasqqpqAACUlJRk8ua43W6i1WqlesddLldIcXHx&#10;jwCAioqKWqClpaWovb09FyEEHR0dQolE0lRQUKAuKyv7wWAwcN+VWG63mxgfHz8FAMhkMiUFmieV&#10;SpUAgG7duiXeCnc4HOFsNnvs6NGjv83Nze3zJZg/7+rqOgEA6PTp0z8DACAej6fPz8/XUqlUa1pa&#10;2iCHwxkFAEShUGzvSrT79++fBADE5/N1weQVFBSoAQC1tbV9uhUukUiayGTy6vPnz1kWiyVmJ4Ld&#10;vHnzCwBA58+fv4oBABgMhkMREREOs9m8j0wm2wEAWltbPz979uxPhYWF6qGhoTTPXZ+ZmYm9cOHC&#10;1WDm1uXLl7/2DHBf5plBpaWlykDrWiyWvXfv3v2ETCbbc3JyurzxBw8enFSpVBKVSiVhsVhT8/Pz&#10;MYHUffTo0ccIIQKO48T+/v7MixcvfpOWljakUChqAQAQlUq12mw2irey6enpAwCA7HZ7hCc2NjbG&#10;ZrPZY8H4yMjIh/52cHp6Oo5IJLpjYmIsTqcTC2TXHQ5H+JEjR34HAKRUKqXe+OLi4p7o6Oi/hUJh&#10;hycW6AkDALTZeTyefnJyMuENBigjI+PxVonZ2dndAIC2EvNtulwurwcApFAoagLhr62thQkEgh4A&#10;QNXV1XVbcXJzc9sZDMZLs9m8N1jBenp6BN3d3dmdnZ05crm8HsMwJ4PBeDk6Osp574Ktr6/vYjKZ&#10;CyEhIa7Z2dn92/FtNhvl2LFjv/oT2DNz7ty5c2ZzfKczTKfT8QEApaSkGIMWzGg0pmAY5gzG/X04&#10;WltbPwMAdOrUqV+2a3xpaSkyIyPjMQCgurq6al+8kpKSZgBAYWFha94OAIhAIOBhYWFrCQkJk4GK&#10;RqPRVgAAYYEOWI/t3r37n3Pnzn0fTA6TyVz0hQU67BcWFqIFAkGv0WhMvXbtWkV5efl1X1yBQNDr&#10;+XhtNofDEdHc3PwlnU5fEYvFt2k0mjWQ/nEcJ7pcrv+0em9X0mg0pgAASkxMnMBxnOCLNzs7u5/N&#10;Zo8RiUR3c3NzyU7X83clJyYmEl+9ekXyjjudTkwmk30Hb65k0CfsbdqNGzfKAF4/fQgEgs83WmVl&#10;ZeP4+DibTCbbPb8J3pzy8vLrIpFIs9Ne2tra8q9cuVJ1+PDhP5KTk02hoaHOjY2NXX19fceHh4dT&#10;4uPjp9VqdSHG5/MfcjicZ1sV4XK5T10uF4ZhmGunjfgyHMeJ8/PzMVlZWbrtHs8cDucZn89/6I9D&#10;IpHWt1uTRCKt8/n8h7GxsTPemFAo7JyYmPjgyZMnPJ1Ol7WxsbEL4PU4KS4ubmloaPiKTqev/AtY&#10;RjaK9HLDCgAAAABJRU5ErkJgglBLAwQUAAYACAAAACEAYaInw9wAAAADAQAADwAAAGRycy9kb3du&#10;cmV2LnhtbEyPQWvCQBCF74X+h2UKvdVNFNM2zUZEbE8iqIXS25gdk2B2NmTXJP77bnuxl4HHe7z3&#10;TbYYTSN66lxtWUE8iUAQF1bXXCr4PLw/vYBwHlljY5kUXMnBIr+/yzDVduAd9XtfilDCLkUFlfdt&#10;KqUrKjLoJrYlDt7JdgZ9kF0pdYdDKDeNnEZRIg3WHBYqbGlVUXHeX4yCjwGH5Sxe95vzaXX9Psy3&#10;X5uYlHp8GJdvIDyN/haGX/yADnlgOtoLaycaBeER/3eDN09eQRwVTJ8TkHkm/7PnP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1Qny+owIAAPkH&#10;AAAOAAAAAAAAAAAAAAAAADoCAABkcnMvZTJvRG9jLnhtbFBLAQItAAoAAAAAAAAAIQCVUTirsAEA&#10;ALABAAAUAAAAAAAAAAAAAAAAAAkFAABkcnMvbWVkaWEvaW1hZ2UxLnBuZ1BLAQItAAoAAAAAAAAA&#10;IQAczsbZ4AUAAOAFAAAUAAAAAAAAAAAAAAAAAOsGAABkcnMvbWVkaWEvaW1hZ2UyLnBuZ1BLAQIt&#10;ABQABgAIAAAAIQBhoifD3AAAAAMBAAAPAAAAAAAAAAAAAAAAAP0MAABkcnMvZG93bnJldi54bWxQ&#10;SwECLQAUAAYACAAAACEALmzwAMUAAAClAQAAGQAAAAAAAAAAAAAAAAAGDgAAZHJzL19yZWxzL2Uy&#10;b0RvYy54bWwucmVsc1BLBQYAAAAABwAHAL4BAAACDwAAAAA=&#10;">
                <v:shape id="docshape30" o:spid="_x0000_s1027" type="#_x0000_t75" style="position:absolute;left:177;width:17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DzHvgAAANwAAAAPAAAAZHJzL2Rvd25yZXYueG1sRE/LisIw&#10;FN0L8w/hDriRMbWISMcoMjDSpa8PuCR32jDNTWmijX9vFoLLw3lvdsl14k5DsJ4VLOYFCGLtjeVG&#10;wfXy+7UGESKywc4zKXhQgN32Y7LByviRT3Q/x0bkEA4VKmhj7Cspg27JYZj7njhzf35wGDMcGmkG&#10;HHO462RZFCvp0HJuaLGnn5b0//nmFOjZ8dDdZuVYW11gWtixjmmv1PQz7b9BRErxLX65a6NgWeb5&#10;+Uw+AnL7BAAA//8DAFBLAQItABQABgAIAAAAIQDb4fbL7gAAAIUBAAATAAAAAAAAAAAAAAAAAAAA&#10;AABbQ29udGVudF9UeXBlc10ueG1sUEsBAi0AFAAGAAgAAAAhAFr0LFu/AAAAFQEAAAsAAAAAAAAA&#10;AAAAAAAAHwEAAF9yZWxzLy5yZWxzUEsBAi0AFAAGAAgAAAAhANGcPMe+AAAA3AAAAA8AAAAAAAAA&#10;AAAAAAAABwIAAGRycy9kb3ducmV2LnhtbFBLBQYAAAAAAwADALcAAADyAgAAAAA=&#10;">
                  <v:imagedata r:id="rId48" o:title=""/>
                </v:shape>
                <v:shape id="docshape31" o:spid="_x0000_s1028" type="#_x0000_t75" style="position:absolute;top:163;width:569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26/xgAAANwAAAAPAAAAZHJzL2Rvd25yZXYueG1sRI9Ba8JA&#10;FITvBf/D8gpeitkklCKpqwRbsXioGD3k+Mi+JqHZtyG7mvjvu4VCj8PMfMOsNpPpxI0G11pWkEQx&#10;COLK6pZrBZfzbrEE4Tyyxs4yKbiTg8169rDCTNuRT3QrfC0ChF2GChrv+0xKVzVk0EW2Jw7elx0M&#10;+iCHWuoBxwA3nUzj+EUabDksNNjTtqHqu7gaBYf4wH1SjrlJj/mlfP982z/tzkrNH6f8FYSnyf+H&#10;/9ofWsFzmsDvmXAE5PoHAAD//wMAUEsBAi0AFAAGAAgAAAAhANvh9svuAAAAhQEAABMAAAAAAAAA&#10;AAAAAAAAAAAAAFtDb250ZW50X1R5cGVzXS54bWxQSwECLQAUAAYACAAAACEAWvQsW78AAAAVAQAA&#10;CwAAAAAAAAAAAAAAAAAfAQAAX3JlbHMvLnJlbHNQSwECLQAUAAYACAAAACEAFituv8YAAADcAAAA&#10;DwAAAAAAAAAAAAAAAAAHAgAAZHJzL2Rvd25yZXYueG1sUEsFBgAAAAADAAMAtwAAAPoCAAAAAA==&#10;">
                  <v:imagedata r:id="rId49" o:title=""/>
                </v:shape>
                <w10:anchorlock/>
              </v:group>
            </w:pict>
          </mc:Fallback>
        </mc:AlternateContent>
      </w:r>
    </w:p>
    <w:p w14:paraId="69BDEFA7" w14:textId="2D6711BB" w:rsidR="0045732C" w:rsidRDefault="00A42D52">
      <w:pPr>
        <w:pStyle w:val="BodyText"/>
        <w:spacing w:before="9"/>
        <w:rPr>
          <w:sz w:val="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0D983122" wp14:editId="2DCD05DF">
                <wp:simplePos x="0" y="0"/>
                <wp:positionH relativeFrom="page">
                  <wp:posOffset>1461135</wp:posOffset>
                </wp:positionH>
                <wp:positionV relativeFrom="paragraph">
                  <wp:posOffset>43180</wp:posOffset>
                </wp:positionV>
                <wp:extent cx="929005" cy="2894965"/>
                <wp:effectExtent l="0" t="0" r="0" b="0"/>
                <wp:wrapTopAndBottom/>
                <wp:docPr id="378" name="docshapegroup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9005" cy="2894965"/>
                          <a:chOff x="2301" y="68"/>
                          <a:chExt cx="1463" cy="4559"/>
                        </a:xfrm>
                      </wpg:grpSpPr>
                      <pic:pic xmlns:pic="http://schemas.openxmlformats.org/drawingml/2006/picture">
                        <pic:nvPicPr>
                          <pic:cNvPr id="379" name="docshape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0" y="3842"/>
                            <a:ext cx="1455" cy="7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0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2655" y="353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Line 370"/>
                        <wps:cNvCnPr>
                          <a:cxnSpLocks noChangeShapeType="1"/>
                        </wps:cNvCnPr>
                        <wps:spPr bwMode="auto">
                          <a:xfrm>
                            <a:off x="2655" y="35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Line 371"/>
                        <wps:cNvCnPr>
                          <a:cxnSpLocks noChangeShapeType="1"/>
                        </wps:cNvCnPr>
                        <wps:spPr bwMode="auto">
                          <a:xfrm>
                            <a:off x="2655" y="3168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2655" y="31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2655" y="2804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2655" y="28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375"/>
                        <wps:cNvCnPr>
                          <a:cxnSpLocks noChangeShapeType="1"/>
                        </wps:cNvCnPr>
                        <wps:spPr bwMode="auto">
                          <a:xfrm>
                            <a:off x="2655" y="2440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376"/>
                        <wps:cNvCnPr>
                          <a:cxnSpLocks noChangeShapeType="1"/>
                        </wps:cNvCnPr>
                        <wps:spPr bwMode="auto">
                          <a:xfrm>
                            <a:off x="2655" y="24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Line 377"/>
                        <wps:cNvCnPr>
                          <a:cxnSpLocks noChangeShapeType="1"/>
                        </wps:cNvCnPr>
                        <wps:spPr bwMode="auto">
                          <a:xfrm>
                            <a:off x="2655" y="2077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2655" y="207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Line 379"/>
                        <wps:cNvCnPr>
                          <a:cxnSpLocks noChangeShapeType="1"/>
                        </wps:cNvCnPr>
                        <wps:spPr bwMode="auto">
                          <a:xfrm>
                            <a:off x="2655" y="1713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2655" y="171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2655" y="1349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2655" y="134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Line 383"/>
                        <wps:cNvCnPr>
                          <a:cxnSpLocks noChangeShapeType="1"/>
                        </wps:cNvCnPr>
                        <wps:spPr bwMode="auto">
                          <a:xfrm>
                            <a:off x="2655" y="985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2655" y="9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2655" y="62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386"/>
                        <wps:cNvCnPr>
                          <a:cxnSpLocks noChangeShapeType="1"/>
                        </wps:cNvCnPr>
                        <wps:spPr bwMode="auto">
                          <a:xfrm>
                            <a:off x="2655" y="6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docshape34"/>
                        <wps:cNvSpPr>
                          <a:spLocks/>
                        </wps:cNvSpPr>
                        <wps:spPr bwMode="auto">
                          <a:xfrm>
                            <a:off x="2655" y="254"/>
                            <a:ext cx="1101" cy="8"/>
                          </a:xfrm>
                          <a:custGeom>
                            <a:avLst/>
                            <a:gdLst>
                              <a:gd name="T0" fmla="+- 0 2655 2655"/>
                              <a:gd name="T1" fmla="*/ T0 w 1101"/>
                              <a:gd name="T2" fmla="+- 0 261 254"/>
                              <a:gd name="T3" fmla="*/ 261 h 8"/>
                              <a:gd name="T4" fmla="+- 0 2999 2655"/>
                              <a:gd name="T5" fmla="*/ T4 w 1101"/>
                              <a:gd name="T6" fmla="+- 0 261 254"/>
                              <a:gd name="T7" fmla="*/ 261 h 8"/>
                              <a:gd name="T8" fmla="+- 0 3137 2655"/>
                              <a:gd name="T9" fmla="*/ T8 w 1101"/>
                              <a:gd name="T10" fmla="+- 0 261 254"/>
                              <a:gd name="T11" fmla="*/ 261 h 8"/>
                              <a:gd name="T12" fmla="+- 0 3274 2655"/>
                              <a:gd name="T13" fmla="*/ T12 w 1101"/>
                              <a:gd name="T14" fmla="+- 0 261 254"/>
                              <a:gd name="T15" fmla="*/ 261 h 8"/>
                              <a:gd name="T16" fmla="+- 0 3412 2655"/>
                              <a:gd name="T17" fmla="*/ T16 w 1101"/>
                              <a:gd name="T18" fmla="+- 0 261 254"/>
                              <a:gd name="T19" fmla="*/ 261 h 8"/>
                              <a:gd name="T20" fmla="+- 0 3549 2655"/>
                              <a:gd name="T21" fmla="*/ T20 w 1101"/>
                              <a:gd name="T22" fmla="+- 0 261 254"/>
                              <a:gd name="T23" fmla="*/ 261 h 8"/>
                              <a:gd name="T24" fmla="+- 0 3687 2655"/>
                              <a:gd name="T25" fmla="*/ T24 w 1101"/>
                              <a:gd name="T26" fmla="+- 0 261 254"/>
                              <a:gd name="T27" fmla="*/ 261 h 8"/>
                              <a:gd name="T28" fmla="+- 0 3756 2655"/>
                              <a:gd name="T29" fmla="*/ T28 w 1101"/>
                              <a:gd name="T30" fmla="+- 0 261 254"/>
                              <a:gd name="T31" fmla="*/ 261 h 8"/>
                              <a:gd name="T32" fmla="+- 0 2655 2655"/>
                              <a:gd name="T33" fmla="*/ T32 w 1101"/>
                              <a:gd name="T34" fmla="+- 0 254 254"/>
                              <a:gd name="T35" fmla="*/ 254 h 8"/>
                              <a:gd name="T36" fmla="+- 0 3756 2655"/>
                              <a:gd name="T37" fmla="*/ T36 w 1101"/>
                              <a:gd name="T38" fmla="+- 0 254 254"/>
                              <a:gd name="T39" fmla="*/ 254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1" h="8">
                                <a:moveTo>
                                  <a:pt x="0" y="7"/>
                                </a:moveTo>
                                <a:lnTo>
                                  <a:pt x="344" y="7"/>
                                </a:lnTo>
                                <a:moveTo>
                                  <a:pt x="482" y="7"/>
                                </a:moveTo>
                                <a:lnTo>
                                  <a:pt x="619" y="7"/>
                                </a:lnTo>
                                <a:moveTo>
                                  <a:pt x="757" y="7"/>
                                </a:moveTo>
                                <a:lnTo>
                                  <a:pt x="894" y="7"/>
                                </a:lnTo>
                                <a:moveTo>
                                  <a:pt x="1032" y="7"/>
                                </a:moveTo>
                                <a:lnTo>
                                  <a:pt x="1101" y="7"/>
                                </a:lnTo>
                                <a:moveTo>
                                  <a:pt x="0" y="0"/>
                                </a:moveTo>
                                <a:lnTo>
                                  <a:pt x="1101" y="0"/>
                                </a:lnTo>
                              </a:path>
                            </a:pathLst>
                          </a:custGeom>
                          <a:noFill/>
                          <a:ln w="4691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2655" y="2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389"/>
                        <wps:cNvCnPr>
                          <a:cxnSpLocks noChangeShapeType="1"/>
                        </wps:cNvCnPr>
                        <wps:spPr bwMode="auto">
                          <a:xfrm>
                            <a:off x="2655" y="3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docshape35"/>
                        <wps:cNvSpPr>
                          <a:spLocks/>
                        </wps:cNvSpPr>
                        <wps:spPr bwMode="auto">
                          <a:xfrm>
                            <a:off x="3686" y="621"/>
                            <a:ext cx="69" cy="2911"/>
                          </a:xfrm>
                          <a:custGeom>
                            <a:avLst/>
                            <a:gdLst>
                              <a:gd name="T0" fmla="+- 0 3687 3687"/>
                              <a:gd name="T1" fmla="*/ T0 w 69"/>
                              <a:gd name="T2" fmla="+- 0 3532 622"/>
                              <a:gd name="T3" fmla="*/ 3532 h 2911"/>
                              <a:gd name="T4" fmla="+- 0 3756 3687"/>
                              <a:gd name="T5" fmla="*/ T4 w 69"/>
                              <a:gd name="T6" fmla="+- 0 3532 622"/>
                              <a:gd name="T7" fmla="*/ 3532 h 2911"/>
                              <a:gd name="T8" fmla="+- 0 3687 3687"/>
                              <a:gd name="T9" fmla="*/ T8 w 69"/>
                              <a:gd name="T10" fmla="+- 0 3168 622"/>
                              <a:gd name="T11" fmla="*/ 3168 h 2911"/>
                              <a:gd name="T12" fmla="+- 0 3756 3687"/>
                              <a:gd name="T13" fmla="*/ T12 w 69"/>
                              <a:gd name="T14" fmla="+- 0 3168 622"/>
                              <a:gd name="T15" fmla="*/ 3168 h 2911"/>
                              <a:gd name="T16" fmla="+- 0 3687 3687"/>
                              <a:gd name="T17" fmla="*/ T16 w 69"/>
                              <a:gd name="T18" fmla="+- 0 2804 622"/>
                              <a:gd name="T19" fmla="*/ 2804 h 2911"/>
                              <a:gd name="T20" fmla="+- 0 3756 3687"/>
                              <a:gd name="T21" fmla="*/ T20 w 69"/>
                              <a:gd name="T22" fmla="+- 0 2804 622"/>
                              <a:gd name="T23" fmla="*/ 2804 h 2911"/>
                              <a:gd name="T24" fmla="+- 0 3687 3687"/>
                              <a:gd name="T25" fmla="*/ T24 w 69"/>
                              <a:gd name="T26" fmla="+- 0 2440 622"/>
                              <a:gd name="T27" fmla="*/ 2440 h 2911"/>
                              <a:gd name="T28" fmla="+- 0 3756 3687"/>
                              <a:gd name="T29" fmla="*/ T28 w 69"/>
                              <a:gd name="T30" fmla="+- 0 2440 622"/>
                              <a:gd name="T31" fmla="*/ 2440 h 2911"/>
                              <a:gd name="T32" fmla="+- 0 3687 3687"/>
                              <a:gd name="T33" fmla="*/ T32 w 69"/>
                              <a:gd name="T34" fmla="+- 0 2077 622"/>
                              <a:gd name="T35" fmla="*/ 2077 h 2911"/>
                              <a:gd name="T36" fmla="+- 0 3756 3687"/>
                              <a:gd name="T37" fmla="*/ T36 w 69"/>
                              <a:gd name="T38" fmla="+- 0 2077 622"/>
                              <a:gd name="T39" fmla="*/ 2077 h 2911"/>
                              <a:gd name="T40" fmla="+- 0 3687 3687"/>
                              <a:gd name="T41" fmla="*/ T40 w 69"/>
                              <a:gd name="T42" fmla="+- 0 1713 622"/>
                              <a:gd name="T43" fmla="*/ 1713 h 2911"/>
                              <a:gd name="T44" fmla="+- 0 3756 3687"/>
                              <a:gd name="T45" fmla="*/ T44 w 69"/>
                              <a:gd name="T46" fmla="+- 0 1713 622"/>
                              <a:gd name="T47" fmla="*/ 1713 h 2911"/>
                              <a:gd name="T48" fmla="+- 0 3687 3687"/>
                              <a:gd name="T49" fmla="*/ T48 w 69"/>
                              <a:gd name="T50" fmla="+- 0 1349 622"/>
                              <a:gd name="T51" fmla="*/ 1349 h 2911"/>
                              <a:gd name="T52" fmla="+- 0 3756 3687"/>
                              <a:gd name="T53" fmla="*/ T52 w 69"/>
                              <a:gd name="T54" fmla="+- 0 1349 622"/>
                              <a:gd name="T55" fmla="*/ 1349 h 2911"/>
                              <a:gd name="T56" fmla="+- 0 3687 3687"/>
                              <a:gd name="T57" fmla="*/ T56 w 69"/>
                              <a:gd name="T58" fmla="+- 0 985 622"/>
                              <a:gd name="T59" fmla="*/ 985 h 2911"/>
                              <a:gd name="T60" fmla="+- 0 3756 3687"/>
                              <a:gd name="T61" fmla="*/ T60 w 69"/>
                              <a:gd name="T62" fmla="+- 0 985 622"/>
                              <a:gd name="T63" fmla="*/ 985 h 2911"/>
                              <a:gd name="T64" fmla="+- 0 3687 3687"/>
                              <a:gd name="T65" fmla="*/ T64 w 69"/>
                              <a:gd name="T66" fmla="+- 0 622 622"/>
                              <a:gd name="T67" fmla="*/ 622 h 2911"/>
                              <a:gd name="T68" fmla="+- 0 3756 3687"/>
                              <a:gd name="T69" fmla="*/ T68 w 69"/>
                              <a:gd name="T70" fmla="+- 0 622 622"/>
                              <a:gd name="T71" fmla="*/ 622 h 29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" h="2911">
                                <a:moveTo>
                                  <a:pt x="0" y="2910"/>
                                </a:moveTo>
                                <a:lnTo>
                                  <a:pt x="69" y="2910"/>
                                </a:lnTo>
                                <a:moveTo>
                                  <a:pt x="0" y="2546"/>
                                </a:moveTo>
                                <a:lnTo>
                                  <a:pt x="69" y="2546"/>
                                </a:lnTo>
                                <a:moveTo>
                                  <a:pt x="0" y="2182"/>
                                </a:moveTo>
                                <a:lnTo>
                                  <a:pt x="69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69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69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69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69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69" y="363"/>
                                </a:lnTo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Line 391"/>
                        <wps:cNvCnPr>
                          <a:cxnSpLocks noChangeShapeType="1"/>
                        </wps:cNvCnPr>
                        <wps:spPr bwMode="auto">
                          <a:xfrm>
                            <a:off x="3756" y="3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docshape36"/>
                        <wps:cNvSpPr>
                          <a:spLocks/>
                        </wps:cNvSpPr>
                        <wps:spPr bwMode="auto">
                          <a:xfrm>
                            <a:off x="2655" y="3891"/>
                            <a:ext cx="1101" cy="8"/>
                          </a:xfrm>
                          <a:custGeom>
                            <a:avLst/>
                            <a:gdLst>
                              <a:gd name="T0" fmla="+- 0 2655 2655"/>
                              <a:gd name="T1" fmla="*/ T0 w 1101"/>
                              <a:gd name="T2" fmla="+- 0 3892 3892"/>
                              <a:gd name="T3" fmla="*/ 3892 h 8"/>
                              <a:gd name="T4" fmla="+- 0 2999 2655"/>
                              <a:gd name="T5" fmla="*/ T4 w 1101"/>
                              <a:gd name="T6" fmla="+- 0 3892 3892"/>
                              <a:gd name="T7" fmla="*/ 3892 h 8"/>
                              <a:gd name="T8" fmla="+- 0 3137 2655"/>
                              <a:gd name="T9" fmla="*/ T8 w 1101"/>
                              <a:gd name="T10" fmla="+- 0 3892 3892"/>
                              <a:gd name="T11" fmla="*/ 3892 h 8"/>
                              <a:gd name="T12" fmla="+- 0 3274 2655"/>
                              <a:gd name="T13" fmla="*/ T12 w 1101"/>
                              <a:gd name="T14" fmla="+- 0 3892 3892"/>
                              <a:gd name="T15" fmla="*/ 3892 h 8"/>
                              <a:gd name="T16" fmla="+- 0 3412 2655"/>
                              <a:gd name="T17" fmla="*/ T16 w 1101"/>
                              <a:gd name="T18" fmla="+- 0 3892 3892"/>
                              <a:gd name="T19" fmla="*/ 3892 h 8"/>
                              <a:gd name="T20" fmla="+- 0 3549 2655"/>
                              <a:gd name="T21" fmla="*/ T20 w 1101"/>
                              <a:gd name="T22" fmla="+- 0 3892 3892"/>
                              <a:gd name="T23" fmla="*/ 3892 h 8"/>
                              <a:gd name="T24" fmla="+- 0 3687 2655"/>
                              <a:gd name="T25" fmla="*/ T24 w 1101"/>
                              <a:gd name="T26" fmla="+- 0 3892 3892"/>
                              <a:gd name="T27" fmla="*/ 3892 h 8"/>
                              <a:gd name="T28" fmla="+- 0 3756 2655"/>
                              <a:gd name="T29" fmla="*/ T28 w 1101"/>
                              <a:gd name="T30" fmla="+- 0 3892 3892"/>
                              <a:gd name="T31" fmla="*/ 3892 h 8"/>
                              <a:gd name="T32" fmla="+- 0 2655 2655"/>
                              <a:gd name="T33" fmla="*/ T32 w 1101"/>
                              <a:gd name="T34" fmla="+- 0 3899 3892"/>
                              <a:gd name="T35" fmla="*/ 3899 h 8"/>
                              <a:gd name="T36" fmla="+- 0 3756 2655"/>
                              <a:gd name="T37" fmla="*/ T36 w 1101"/>
                              <a:gd name="T38" fmla="+- 0 3899 3892"/>
                              <a:gd name="T39" fmla="*/ 3899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1" h="8">
                                <a:moveTo>
                                  <a:pt x="0" y="0"/>
                                </a:moveTo>
                                <a:lnTo>
                                  <a:pt x="344" y="0"/>
                                </a:lnTo>
                                <a:moveTo>
                                  <a:pt x="482" y="0"/>
                                </a:moveTo>
                                <a:lnTo>
                                  <a:pt x="619" y="0"/>
                                </a:lnTo>
                                <a:moveTo>
                                  <a:pt x="757" y="0"/>
                                </a:moveTo>
                                <a:lnTo>
                                  <a:pt x="894" y="0"/>
                                </a:lnTo>
                                <a:moveTo>
                                  <a:pt x="1032" y="0"/>
                                </a:moveTo>
                                <a:lnTo>
                                  <a:pt x="1101" y="0"/>
                                </a:lnTo>
                                <a:moveTo>
                                  <a:pt x="0" y="7"/>
                                </a:moveTo>
                                <a:lnTo>
                                  <a:pt x="1101" y="7"/>
                                </a:lnTo>
                              </a:path>
                            </a:pathLst>
                          </a:custGeom>
                          <a:noFill/>
                          <a:ln w="470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2655" y="76"/>
                            <a:ext cx="1101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docshape37"/>
                        <wps:cNvSpPr>
                          <a:spLocks/>
                        </wps:cNvSpPr>
                        <wps:spPr bwMode="auto">
                          <a:xfrm>
                            <a:off x="2861" y="2804"/>
                            <a:ext cx="138" cy="728"/>
                          </a:xfrm>
                          <a:custGeom>
                            <a:avLst/>
                            <a:gdLst>
                              <a:gd name="T0" fmla="+- 0 2862 2862"/>
                              <a:gd name="T1" fmla="*/ T0 w 138"/>
                              <a:gd name="T2" fmla="+- 0 3532 2804"/>
                              <a:gd name="T3" fmla="*/ 3532 h 728"/>
                              <a:gd name="T4" fmla="+- 0 2999 2862"/>
                              <a:gd name="T5" fmla="*/ T4 w 138"/>
                              <a:gd name="T6" fmla="+- 0 3532 2804"/>
                              <a:gd name="T7" fmla="*/ 3532 h 728"/>
                              <a:gd name="T8" fmla="+- 0 2862 2862"/>
                              <a:gd name="T9" fmla="*/ T8 w 138"/>
                              <a:gd name="T10" fmla="+- 0 3168 2804"/>
                              <a:gd name="T11" fmla="*/ 3168 h 728"/>
                              <a:gd name="T12" fmla="+- 0 2999 2862"/>
                              <a:gd name="T13" fmla="*/ T12 w 138"/>
                              <a:gd name="T14" fmla="+- 0 3168 2804"/>
                              <a:gd name="T15" fmla="*/ 3168 h 728"/>
                              <a:gd name="T16" fmla="+- 0 2862 2862"/>
                              <a:gd name="T17" fmla="*/ T16 w 138"/>
                              <a:gd name="T18" fmla="+- 0 2804 2804"/>
                              <a:gd name="T19" fmla="*/ 2804 h 728"/>
                              <a:gd name="T20" fmla="+- 0 2999 2862"/>
                              <a:gd name="T21" fmla="*/ T20 w 138"/>
                              <a:gd name="T22" fmla="+- 0 2804 2804"/>
                              <a:gd name="T23" fmla="*/ 2804 h 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8" h="728">
                                <a:moveTo>
                                  <a:pt x="0" y="728"/>
                                </a:moveTo>
                                <a:lnTo>
                                  <a:pt x="137" y="728"/>
                                </a:lnTo>
                                <a:moveTo>
                                  <a:pt x="0" y="364"/>
                                </a:moveTo>
                                <a:lnTo>
                                  <a:pt x="137" y="364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docshape38"/>
                        <wps:cNvSpPr>
                          <a:spLocks noChangeArrowheads="1"/>
                        </wps:cNvSpPr>
                        <wps:spPr bwMode="auto">
                          <a:xfrm>
                            <a:off x="2724" y="2760"/>
                            <a:ext cx="138" cy="1136"/>
                          </a:xfrm>
                          <a:prstGeom prst="rect">
                            <a:avLst/>
                          </a:pr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docshape39"/>
                        <wps:cNvSpPr>
                          <a:spLocks/>
                        </wps:cNvSpPr>
                        <wps:spPr bwMode="auto">
                          <a:xfrm>
                            <a:off x="3136" y="3167"/>
                            <a:ext cx="138" cy="364"/>
                          </a:xfrm>
                          <a:custGeom>
                            <a:avLst/>
                            <a:gdLst>
                              <a:gd name="T0" fmla="+- 0 3137 3137"/>
                              <a:gd name="T1" fmla="*/ T0 w 138"/>
                              <a:gd name="T2" fmla="+- 0 3532 3168"/>
                              <a:gd name="T3" fmla="*/ 3532 h 364"/>
                              <a:gd name="T4" fmla="+- 0 3274 3137"/>
                              <a:gd name="T5" fmla="*/ T4 w 138"/>
                              <a:gd name="T6" fmla="+- 0 3532 3168"/>
                              <a:gd name="T7" fmla="*/ 3532 h 364"/>
                              <a:gd name="T8" fmla="+- 0 3137 3137"/>
                              <a:gd name="T9" fmla="*/ T8 w 138"/>
                              <a:gd name="T10" fmla="+- 0 3168 3168"/>
                              <a:gd name="T11" fmla="*/ 3168 h 364"/>
                              <a:gd name="T12" fmla="+- 0 3274 3137"/>
                              <a:gd name="T13" fmla="*/ T12 w 138"/>
                              <a:gd name="T14" fmla="+- 0 3168 3168"/>
                              <a:gd name="T15" fmla="*/ 3168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364">
                                <a:moveTo>
                                  <a:pt x="0" y="364"/>
                                </a:moveTo>
                                <a:lnTo>
                                  <a:pt x="137" y="364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docshape40"/>
                        <wps:cNvSpPr>
                          <a:spLocks noChangeArrowheads="1"/>
                        </wps:cNvSpPr>
                        <wps:spPr bwMode="auto">
                          <a:xfrm>
                            <a:off x="2999" y="2984"/>
                            <a:ext cx="138" cy="911"/>
                          </a:xfrm>
                          <a:prstGeom prst="rect">
                            <a:avLst/>
                          </a:pr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docshape41"/>
                        <wps:cNvSpPr>
                          <a:spLocks/>
                        </wps:cNvSpPr>
                        <wps:spPr bwMode="auto">
                          <a:xfrm>
                            <a:off x="3136" y="2804"/>
                            <a:ext cx="413" cy="728"/>
                          </a:xfrm>
                          <a:custGeom>
                            <a:avLst/>
                            <a:gdLst>
                              <a:gd name="T0" fmla="+- 0 3412 3137"/>
                              <a:gd name="T1" fmla="*/ T0 w 413"/>
                              <a:gd name="T2" fmla="+- 0 3532 2804"/>
                              <a:gd name="T3" fmla="*/ 3532 h 728"/>
                              <a:gd name="T4" fmla="+- 0 3549 3137"/>
                              <a:gd name="T5" fmla="*/ T4 w 413"/>
                              <a:gd name="T6" fmla="+- 0 3532 2804"/>
                              <a:gd name="T7" fmla="*/ 3532 h 728"/>
                              <a:gd name="T8" fmla="+- 0 3412 3137"/>
                              <a:gd name="T9" fmla="*/ T8 w 413"/>
                              <a:gd name="T10" fmla="+- 0 3168 2804"/>
                              <a:gd name="T11" fmla="*/ 3168 h 728"/>
                              <a:gd name="T12" fmla="+- 0 3549 3137"/>
                              <a:gd name="T13" fmla="*/ T12 w 413"/>
                              <a:gd name="T14" fmla="+- 0 3168 2804"/>
                              <a:gd name="T15" fmla="*/ 3168 h 728"/>
                              <a:gd name="T16" fmla="+- 0 3137 3137"/>
                              <a:gd name="T17" fmla="*/ T16 w 413"/>
                              <a:gd name="T18" fmla="+- 0 2804 2804"/>
                              <a:gd name="T19" fmla="*/ 2804 h 728"/>
                              <a:gd name="T20" fmla="+- 0 3274 3137"/>
                              <a:gd name="T21" fmla="*/ T20 w 413"/>
                              <a:gd name="T22" fmla="+- 0 2804 2804"/>
                              <a:gd name="T23" fmla="*/ 2804 h 728"/>
                              <a:gd name="T24" fmla="+- 0 3412 3137"/>
                              <a:gd name="T25" fmla="*/ T24 w 413"/>
                              <a:gd name="T26" fmla="+- 0 2804 2804"/>
                              <a:gd name="T27" fmla="*/ 2804 h 728"/>
                              <a:gd name="T28" fmla="+- 0 3549 3137"/>
                              <a:gd name="T29" fmla="*/ T28 w 413"/>
                              <a:gd name="T30" fmla="+- 0 2804 2804"/>
                              <a:gd name="T31" fmla="*/ 2804 h 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13" h="728">
                                <a:moveTo>
                                  <a:pt x="275" y="728"/>
                                </a:moveTo>
                                <a:lnTo>
                                  <a:pt x="412" y="728"/>
                                </a:lnTo>
                                <a:moveTo>
                                  <a:pt x="275" y="364"/>
                                </a:moveTo>
                                <a:lnTo>
                                  <a:pt x="412" y="364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  <a:moveTo>
                                  <a:pt x="275" y="0"/>
                                </a:moveTo>
                                <a:lnTo>
                                  <a:pt x="412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docshape42"/>
                        <wps:cNvSpPr>
                          <a:spLocks noChangeArrowheads="1"/>
                        </wps:cNvSpPr>
                        <wps:spPr bwMode="auto">
                          <a:xfrm>
                            <a:off x="3274" y="2626"/>
                            <a:ext cx="138" cy="1270"/>
                          </a:xfrm>
                          <a:prstGeom prst="rect">
                            <a:avLst/>
                          </a:pr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3412" y="2440"/>
                            <a:ext cx="137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docshape43"/>
                        <wps:cNvSpPr>
                          <a:spLocks noChangeArrowheads="1"/>
                        </wps:cNvSpPr>
                        <wps:spPr bwMode="auto">
                          <a:xfrm>
                            <a:off x="3549" y="2467"/>
                            <a:ext cx="138" cy="1429"/>
                          </a:xfrm>
                          <a:prstGeom prst="rect">
                            <a:avLst/>
                          </a:pr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docshape44"/>
                        <wps:cNvSpPr>
                          <a:spLocks/>
                        </wps:cNvSpPr>
                        <wps:spPr bwMode="auto">
                          <a:xfrm>
                            <a:off x="2861" y="621"/>
                            <a:ext cx="138" cy="1819"/>
                          </a:xfrm>
                          <a:custGeom>
                            <a:avLst/>
                            <a:gdLst>
                              <a:gd name="T0" fmla="+- 0 2862 2862"/>
                              <a:gd name="T1" fmla="*/ T0 w 138"/>
                              <a:gd name="T2" fmla="+- 0 2440 622"/>
                              <a:gd name="T3" fmla="*/ 2440 h 1819"/>
                              <a:gd name="T4" fmla="+- 0 2999 2862"/>
                              <a:gd name="T5" fmla="*/ T4 w 138"/>
                              <a:gd name="T6" fmla="+- 0 2440 622"/>
                              <a:gd name="T7" fmla="*/ 2440 h 1819"/>
                              <a:gd name="T8" fmla="+- 0 2862 2862"/>
                              <a:gd name="T9" fmla="*/ T8 w 138"/>
                              <a:gd name="T10" fmla="+- 0 2077 622"/>
                              <a:gd name="T11" fmla="*/ 2077 h 1819"/>
                              <a:gd name="T12" fmla="+- 0 2999 2862"/>
                              <a:gd name="T13" fmla="*/ T12 w 138"/>
                              <a:gd name="T14" fmla="+- 0 2077 622"/>
                              <a:gd name="T15" fmla="*/ 2077 h 1819"/>
                              <a:gd name="T16" fmla="+- 0 2862 2862"/>
                              <a:gd name="T17" fmla="*/ T16 w 138"/>
                              <a:gd name="T18" fmla="+- 0 1713 622"/>
                              <a:gd name="T19" fmla="*/ 1713 h 1819"/>
                              <a:gd name="T20" fmla="+- 0 2999 2862"/>
                              <a:gd name="T21" fmla="*/ T20 w 138"/>
                              <a:gd name="T22" fmla="+- 0 1713 622"/>
                              <a:gd name="T23" fmla="*/ 1713 h 1819"/>
                              <a:gd name="T24" fmla="+- 0 2862 2862"/>
                              <a:gd name="T25" fmla="*/ T24 w 138"/>
                              <a:gd name="T26" fmla="+- 0 1349 622"/>
                              <a:gd name="T27" fmla="*/ 1349 h 1819"/>
                              <a:gd name="T28" fmla="+- 0 2999 2862"/>
                              <a:gd name="T29" fmla="*/ T28 w 138"/>
                              <a:gd name="T30" fmla="+- 0 1349 622"/>
                              <a:gd name="T31" fmla="*/ 1349 h 1819"/>
                              <a:gd name="T32" fmla="+- 0 2862 2862"/>
                              <a:gd name="T33" fmla="*/ T32 w 138"/>
                              <a:gd name="T34" fmla="+- 0 985 622"/>
                              <a:gd name="T35" fmla="*/ 985 h 1819"/>
                              <a:gd name="T36" fmla="+- 0 2999 2862"/>
                              <a:gd name="T37" fmla="*/ T36 w 138"/>
                              <a:gd name="T38" fmla="+- 0 985 622"/>
                              <a:gd name="T39" fmla="*/ 985 h 1819"/>
                              <a:gd name="T40" fmla="+- 0 2862 2862"/>
                              <a:gd name="T41" fmla="*/ T40 w 138"/>
                              <a:gd name="T42" fmla="+- 0 622 622"/>
                              <a:gd name="T43" fmla="*/ 622 h 1819"/>
                              <a:gd name="T44" fmla="+- 0 2999 2862"/>
                              <a:gd name="T45" fmla="*/ T44 w 138"/>
                              <a:gd name="T46" fmla="+- 0 622 622"/>
                              <a:gd name="T47" fmla="*/ 622 h 18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8" h="1819">
                                <a:moveTo>
                                  <a:pt x="0" y="1818"/>
                                </a:moveTo>
                                <a:lnTo>
                                  <a:pt x="137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7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7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7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docshape45"/>
                        <wps:cNvSpPr>
                          <a:spLocks noChangeArrowheads="1"/>
                        </wps:cNvSpPr>
                        <wps:spPr bwMode="auto">
                          <a:xfrm>
                            <a:off x="2724" y="257"/>
                            <a:ext cx="138" cy="2503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docshape46"/>
                        <wps:cNvSpPr>
                          <a:spLocks/>
                        </wps:cNvSpPr>
                        <wps:spPr bwMode="auto">
                          <a:xfrm>
                            <a:off x="3136" y="621"/>
                            <a:ext cx="138" cy="1819"/>
                          </a:xfrm>
                          <a:custGeom>
                            <a:avLst/>
                            <a:gdLst>
                              <a:gd name="T0" fmla="+- 0 3137 3137"/>
                              <a:gd name="T1" fmla="*/ T0 w 138"/>
                              <a:gd name="T2" fmla="+- 0 2440 622"/>
                              <a:gd name="T3" fmla="*/ 2440 h 1819"/>
                              <a:gd name="T4" fmla="+- 0 3274 3137"/>
                              <a:gd name="T5" fmla="*/ T4 w 138"/>
                              <a:gd name="T6" fmla="+- 0 2440 622"/>
                              <a:gd name="T7" fmla="*/ 2440 h 1819"/>
                              <a:gd name="T8" fmla="+- 0 3137 3137"/>
                              <a:gd name="T9" fmla="*/ T8 w 138"/>
                              <a:gd name="T10" fmla="+- 0 2077 622"/>
                              <a:gd name="T11" fmla="*/ 2077 h 1819"/>
                              <a:gd name="T12" fmla="+- 0 3274 3137"/>
                              <a:gd name="T13" fmla="*/ T12 w 138"/>
                              <a:gd name="T14" fmla="+- 0 2077 622"/>
                              <a:gd name="T15" fmla="*/ 2077 h 1819"/>
                              <a:gd name="T16" fmla="+- 0 3137 3137"/>
                              <a:gd name="T17" fmla="*/ T16 w 138"/>
                              <a:gd name="T18" fmla="+- 0 1713 622"/>
                              <a:gd name="T19" fmla="*/ 1713 h 1819"/>
                              <a:gd name="T20" fmla="+- 0 3274 3137"/>
                              <a:gd name="T21" fmla="*/ T20 w 138"/>
                              <a:gd name="T22" fmla="+- 0 1713 622"/>
                              <a:gd name="T23" fmla="*/ 1713 h 1819"/>
                              <a:gd name="T24" fmla="+- 0 3137 3137"/>
                              <a:gd name="T25" fmla="*/ T24 w 138"/>
                              <a:gd name="T26" fmla="+- 0 1349 622"/>
                              <a:gd name="T27" fmla="*/ 1349 h 1819"/>
                              <a:gd name="T28" fmla="+- 0 3274 3137"/>
                              <a:gd name="T29" fmla="*/ T28 w 138"/>
                              <a:gd name="T30" fmla="+- 0 1349 622"/>
                              <a:gd name="T31" fmla="*/ 1349 h 1819"/>
                              <a:gd name="T32" fmla="+- 0 3137 3137"/>
                              <a:gd name="T33" fmla="*/ T32 w 138"/>
                              <a:gd name="T34" fmla="+- 0 985 622"/>
                              <a:gd name="T35" fmla="*/ 985 h 1819"/>
                              <a:gd name="T36" fmla="+- 0 3274 3137"/>
                              <a:gd name="T37" fmla="*/ T36 w 138"/>
                              <a:gd name="T38" fmla="+- 0 985 622"/>
                              <a:gd name="T39" fmla="*/ 985 h 1819"/>
                              <a:gd name="T40" fmla="+- 0 3137 3137"/>
                              <a:gd name="T41" fmla="*/ T40 w 138"/>
                              <a:gd name="T42" fmla="+- 0 622 622"/>
                              <a:gd name="T43" fmla="*/ 622 h 1819"/>
                              <a:gd name="T44" fmla="+- 0 3274 3137"/>
                              <a:gd name="T45" fmla="*/ T44 w 138"/>
                              <a:gd name="T46" fmla="+- 0 622 622"/>
                              <a:gd name="T47" fmla="*/ 622 h 18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8" h="1819">
                                <a:moveTo>
                                  <a:pt x="0" y="1818"/>
                                </a:moveTo>
                                <a:lnTo>
                                  <a:pt x="137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7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7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7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docshape47"/>
                        <wps:cNvSpPr>
                          <a:spLocks noChangeArrowheads="1"/>
                        </wps:cNvSpPr>
                        <wps:spPr bwMode="auto">
                          <a:xfrm>
                            <a:off x="2999" y="257"/>
                            <a:ext cx="138" cy="2727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docshape48"/>
                        <wps:cNvSpPr>
                          <a:spLocks/>
                        </wps:cNvSpPr>
                        <wps:spPr bwMode="auto">
                          <a:xfrm>
                            <a:off x="3411" y="621"/>
                            <a:ext cx="138" cy="1456"/>
                          </a:xfrm>
                          <a:custGeom>
                            <a:avLst/>
                            <a:gdLst>
                              <a:gd name="T0" fmla="+- 0 3412 3412"/>
                              <a:gd name="T1" fmla="*/ T0 w 138"/>
                              <a:gd name="T2" fmla="+- 0 2077 622"/>
                              <a:gd name="T3" fmla="*/ 2077 h 1456"/>
                              <a:gd name="T4" fmla="+- 0 3549 3412"/>
                              <a:gd name="T5" fmla="*/ T4 w 138"/>
                              <a:gd name="T6" fmla="+- 0 2077 622"/>
                              <a:gd name="T7" fmla="*/ 2077 h 1456"/>
                              <a:gd name="T8" fmla="+- 0 3412 3412"/>
                              <a:gd name="T9" fmla="*/ T8 w 138"/>
                              <a:gd name="T10" fmla="+- 0 1713 622"/>
                              <a:gd name="T11" fmla="*/ 1713 h 1456"/>
                              <a:gd name="T12" fmla="+- 0 3549 3412"/>
                              <a:gd name="T13" fmla="*/ T12 w 138"/>
                              <a:gd name="T14" fmla="+- 0 1713 622"/>
                              <a:gd name="T15" fmla="*/ 1713 h 1456"/>
                              <a:gd name="T16" fmla="+- 0 3412 3412"/>
                              <a:gd name="T17" fmla="*/ T16 w 138"/>
                              <a:gd name="T18" fmla="+- 0 1349 622"/>
                              <a:gd name="T19" fmla="*/ 1349 h 1456"/>
                              <a:gd name="T20" fmla="+- 0 3549 3412"/>
                              <a:gd name="T21" fmla="*/ T20 w 138"/>
                              <a:gd name="T22" fmla="+- 0 1349 622"/>
                              <a:gd name="T23" fmla="*/ 1349 h 1456"/>
                              <a:gd name="T24" fmla="+- 0 3412 3412"/>
                              <a:gd name="T25" fmla="*/ T24 w 138"/>
                              <a:gd name="T26" fmla="+- 0 985 622"/>
                              <a:gd name="T27" fmla="*/ 985 h 1456"/>
                              <a:gd name="T28" fmla="+- 0 3549 3412"/>
                              <a:gd name="T29" fmla="*/ T28 w 138"/>
                              <a:gd name="T30" fmla="+- 0 985 622"/>
                              <a:gd name="T31" fmla="*/ 985 h 1456"/>
                              <a:gd name="T32" fmla="+- 0 3412 3412"/>
                              <a:gd name="T33" fmla="*/ T32 w 138"/>
                              <a:gd name="T34" fmla="+- 0 622 622"/>
                              <a:gd name="T35" fmla="*/ 622 h 1456"/>
                              <a:gd name="T36" fmla="+- 0 3549 3412"/>
                              <a:gd name="T37" fmla="*/ T36 w 138"/>
                              <a:gd name="T38" fmla="+- 0 622 622"/>
                              <a:gd name="T39" fmla="*/ 622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8" h="1456">
                                <a:moveTo>
                                  <a:pt x="0" y="1455"/>
                                </a:moveTo>
                                <a:lnTo>
                                  <a:pt x="137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7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7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docshape49"/>
                        <wps:cNvSpPr>
                          <a:spLocks/>
                        </wps:cNvSpPr>
                        <wps:spPr bwMode="auto">
                          <a:xfrm>
                            <a:off x="3274" y="257"/>
                            <a:ext cx="413" cy="2369"/>
                          </a:xfrm>
                          <a:custGeom>
                            <a:avLst/>
                            <a:gdLst>
                              <a:gd name="T0" fmla="+- 0 3412 3274"/>
                              <a:gd name="T1" fmla="*/ T0 w 413"/>
                              <a:gd name="T2" fmla="+- 0 258 258"/>
                              <a:gd name="T3" fmla="*/ 258 h 2369"/>
                              <a:gd name="T4" fmla="+- 0 3274 3274"/>
                              <a:gd name="T5" fmla="*/ T4 w 413"/>
                              <a:gd name="T6" fmla="+- 0 258 258"/>
                              <a:gd name="T7" fmla="*/ 258 h 2369"/>
                              <a:gd name="T8" fmla="+- 0 3274 3274"/>
                              <a:gd name="T9" fmla="*/ T8 w 413"/>
                              <a:gd name="T10" fmla="+- 0 2626 258"/>
                              <a:gd name="T11" fmla="*/ 2626 h 2369"/>
                              <a:gd name="T12" fmla="+- 0 3412 3274"/>
                              <a:gd name="T13" fmla="*/ T12 w 413"/>
                              <a:gd name="T14" fmla="+- 0 2626 258"/>
                              <a:gd name="T15" fmla="*/ 2626 h 2369"/>
                              <a:gd name="T16" fmla="+- 0 3412 3274"/>
                              <a:gd name="T17" fmla="*/ T16 w 413"/>
                              <a:gd name="T18" fmla="+- 0 258 258"/>
                              <a:gd name="T19" fmla="*/ 258 h 2369"/>
                              <a:gd name="T20" fmla="+- 0 3687 3274"/>
                              <a:gd name="T21" fmla="*/ T20 w 413"/>
                              <a:gd name="T22" fmla="+- 0 258 258"/>
                              <a:gd name="T23" fmla="*/ 258 h 2369"/>
                              <a:gd name="T24" fmla="+- 0 3549 3274"/>
                              <a:gd name="T25" fmla="*/ T24 w 413"/>
                              <a:gd name="T26" fmla="+- 0 258 258"/>
                              <a:gd name="T27" fmla="*/ 258 h 2369"/>
                              <a:gd name="T28" fmla="+- 0 3549 3274"/>
                              <a:gd name="T29" fmla="*/ T28 w 413"/>
                              <a:gd name="T30" fmla="+- 0 2467 258"/>
                              <a:gd name="T31" fmla="*/ 2467 h 2369"/>
                              <a:gd name="T32" fmla="+- 0 3687 3274"/>
                              <a:gd name="T33" fmla="*/ T32 w 413"/>
                              <a:gd name="T34" fmla="+- 0 2467 258"/>
                              <a:gd name="T35" fmla="*/ 2467 h 2369"/>
                              <a:gd name="T36" fmla="+- 0 3687 3274"/>
                              <a:gd name="T37" fmla="*/ T36 w 413"/>
                              <a:gd name="T38" fmla="+- 0 258 258"/>
                              <a:gd name="T39" fmla="*/ 258 h 23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3" h="2369">
                                <a:moveTo>
                                  <a:pt x="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8"/>
                                </a:lnTo>
                                <a:lnTo>
                                  <a:pt x="138" y="2368"/>
                                </a:lnTo>
                                <a:lnTo>
                                  <a:pt x="138" y="0"/>
                                </a:lnTo>
                                <a:close/>
                                <a:moveTo>
                                  <a:pt x="413" y="0"/>
                                </a:moveTo>
                                <a:lnTo>
                                  <a:pt x="275" y="0"/>
                                </a:lnTo>
                                <a:lnTo>
                                  <a:pt x="275" y="2209"/>
                                </a:lnTo>
                                <a:lnTo>
                                  <a:pt x="413" y="2209"/>
                                </a:lnTo>
                                <a:lnTo>
                                  <a:pt x="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CE29B9" id="docshapegroup32" o:spid="_x0000_s1026" style="position:absolute;margin-left:115.05pt;margin-top:3.4pt;width:73.15pt;height:227.95pt;z-index:-15723008;mso-wrap-distance-left:0;mso-wrap-distance-right:0;mso-position-horizontal-relative:page" coordorigin="2301,68" coordsize="1463,4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o3JiHhUAAB65AAAOAAAAZHJzL2Uyb0RvYy54bWzsXW1z28YR/t6Z/gcM&#10;P7aTiADBN43ljOvEmcykbaZhfwBEUSKnJMGClGX313f3Dou7Pe5CsAiJsoNmKlO6vcOD3XvZfW7v&#10;+OaHT5t19HFR7Ff59qoXf9/vRYvtPL9Zbe+uev+effhu0ov2h2x7k63z7eKq93mx7/3w9s9/evOw&#10;u1wk+TJf3yyKCBrZ7i8fdle95eGwu7y42M+Xi022/z7fLbZQeJsXm+wAvxZ3FzdF9gCtb9YXSb8/&#10;unjIi5tdkc8X+z389Udb2Htr2r+9XcwP/7y93S8O0fqqB9gO5mdhfl7jz4u3b7LLuyLbLVfzEkb2&#10;BBSbbLWFh1ZN/Zgdsui+WB01tVnNi3yf3x6+n+ebi/z2djVfmHeAt4n7wdv8XOT3O/Mud5cPd7tK&#10;TaDaQE9Pbnb+j4+/FdHq5qo3GIOpttkGjHSTz/fLbLe4w+cPElTSw+7uEmR/Lna/734r7JvCx1/z&#10;+X/2UHwRluPvd1Y4un74e34DzWb3h9wo6dNtscEm4PWjT8YWnytbLD4dojn8cZpM+/1hL5pDUTKZ&#10;ptPR0BprvgSLYrVk0I97ERSPJlTyU1k5TkcDWzUdDqdYepFd2qcapCWyt292q/kl/L/ULHw60uzj&#10;PRBqHe6LRa9sZNOojU1W/Od+9x10gl12WF2v1qvDZ9OhQUEIavvxt9UcFY2/+EaahkYaDPD9SMxW&#10;yvCljG2ibf5+mW3vFu/2OxgMMEShPv2pKPKH5SK72eOfUUm8FfMrA3K9Xu0+rNZrNB5+Ll8ZxlPQ&#10;HwWt2b7+Yz6/3yy2Bzt4i8Ua3j7f7per3b4XFZeLzfUC+mLxy40BlF3ui/m/ADeAg8+HYnGYL/Hj&#10;LYAo/w6WrQoMYgcSX2cP3fXRHghdCSYH6EqDSWq6e3ZJ/TCGHmS70nhiemDVk0DJxf7w8yLfRPgB&#10;UANQ07+zj7/uETKIkgiC3uaoO9IzAitVDjhxhMEMuCeVwm9HSv2iQf47DmBAg816/WcC72kH+a+r&#10;7SIajMzoKIXeb+3Qnn/alkO76iumudnnHQxj21VYFfylmaJHqE1U9NDOK07RgMQMdjMn60peA+xG&#10;Ss4u19voASaSwSQxFfb5enVDvXdf3F2/XxfRxwwWhncf8L9ymmBiMAFub0znw3HyU/n5kK3W9jPg&#10;XG/BiqQAq+/r/ObzbwUaGv8ORn0x6+LoNlO4te7YKJOZKrs8i3Wh2+FMfgbj9s3/vgXjJoFxzUA8&#10;g3FjWnBpjuyG7hc4ddrEDA4LG7ql22Vm75ecmI+s2w3d5h67Ztw0MK7x2V5+6CaTfoozYbfqUoDZ&#10;ik8FLg0bukbHr8G63dA9feiOAuOaIOAMxk3Tkq3oVl3LDbUydMeBdUc4Pb4G63ZD9/ShWxFaZTQ0&#10;PpNx+2Pz5G7VbXXVrZiw0rqGBTzD0D2ybjd0Tx66U9Ahc6nORFPF49i46t3QbXPoTgOaCkjJs6y6&#10;x9bthu7pQzegqSZnoqniQWomjW7otjp0A5oKuPXzDN0j63ZD9/ShG9BUkzPRVFO709aN3FZHbsBS&#10;Tc7EUh0Ztxu4pw/cgKSy4+flY6FREuyedztDp+8MTQOOanImjurIuN3APX3gVhQV5VwN/GmZcq32&#10;fqKV2RG0JTjCvyzvIhkGG0BxjFlUuDdv+BMv8WJ+b7NbcLuIMlogwe0GclvwT3c3ZYQ+g35wu1lD&#10;2txfv4v6UQIpHuYHOoa+GDzGiv3lIpr1o4fIPDoQguCBtRVHFWL3QPBBq5aSURwtozIDzImAJ+O3&#10;M51ORUywJlYtzVIFE0yuflvwQAETDNKqJQUT2NprZxAPxiIm4LWqlmYTBVMcKl0EFfs6V1DFXOWD&#10;ZJyKsIAI8XDFiQYs0LysrdhXvAaM632QwjOxcx31K1/1s3ikAePqx4cKZox97SvAEq77wTCVO1fi&#10;a3+WqF2eG0ABlvjq14Bx3Q9GE7mHJb72Z4nW7xNuAA2Yr34NGNf9YDwciaZMfO3PEq3zD7gBFGAD&#10;X/0KMEhC88ekOndBkqXX+Qda54fJmzU3hKFEE66bmwa++qFcmr8GXPeqxga+9mcDrfMPuAHwoRIw&#10;X/0eMFgUqmk/W9rcRpNHVi4FkFEWQY4ppnfhlL/L95ifOwP9w7IyM0EkNAFSWKoIg05Q2GyUPCoM&#10;OFEYpjdYPh6VxpnLiFP+Zj2SGFRqxClxuF4cRzmKwwBtAgbHnhFv9qY4IlAcOnOT1rGfGvFmr4q9&#10;x4izV7UKLW2LSa1h8nzRiyB5/tpOxJC/jF3CGB4+Ysql9SmW6FLgnzf5x8UsNwIHl+9N7+9K11tf&#10;apDCYAJwJEelTn5nWkuBgvLlXDnVsHIjnNobtDceWqXQc7X2ICe9UXtxHycZ78Fag1ZrniDhdxXs&#10;m8DsB1KUSulKSd5KVc2RoC0G46LFzLCpTIcW97y9KlGZcmjTEVD2aECWHPsCObRRkUNiNbwwHDGB&#10;D8u8+F8veoDjGle9/X/vM8y6X/+yhVTpaYz5EdHB/JIOx7hGF37JtV+SbefQ1FXv0IN5Cz++P8Bv&#10;UOV+V6zulvAk+7rb/B2cWbhdmWRudLZtZu/LJ/ZOoe/6+2GTc212DktPm5JQQGddXm/D4zxycmCK&#10;Rw+Ybc+01zmYTA2z4GjXzrinBvgpBtfWuFWA7yeQtRbgg68PHiMsCyPwR8BTcEYkCi6ZVu4Snb/y&#10;5/wviPBNXIE/7IOcY+s73CbCh2cbLE6E+9t4CiSqeCUn5XvbRmYZEXyfUeDetvGRJVi+u22C/GNY&#10;gbetwPJ97RpY3NdWtQVTOo/zj2EFUf4AcrMldbEw3wjJ+gpDfQzDJIUJob6ALdC+hs3Xfh22wAQY&#10;u4rYfCPYaF/Axk2Aac+i3nwTGCFZb+hM+MyNpjch4D/GBhS535iGjcf7+AIKtsAMmt6EmF/Axo2Q&#10;gE8l6S3xbWCEFGzcDOoAFcL+Y2xh0K9g41E/CsnYgshfHaVC5C9g40ZIICVM0hsP/FFIwcbNoOpN&#10;CP4FbNwIKjY2FnRs6GX7Y0HrbylbDMAMD9ExNjhs6TeG+TiS3lJ/PTBCst4wYvSxaeM09eekWYr8&#10;l4CNG0HF5o+FOmzcDGp/g6SV8h2QJk+RAjvGNuRGwFQXSW9D3wZGSNbbkJtB7W9D3w6zIbJgAjZu&#10;BBWbb4M6bNwMqt4wanfLKSxsIjZuBNiKFtXmmwBlZK2NuBFUrY18K8xG8kgYcRMoyPBUe/WSNci4&#10;CVSdwZF619xsJI+DETcAeGuSzka++lFG0Rk3gK4z3wQz8Hoka8Lp1hK+2XhSkI199XNkQHt0vKZG&#10;yH57vKbKPeNaBaHTDNaZJiQrLh9GnCjCeoIYZ3QUh9m4Ses4yRrxZhRuyVbOqmsu6sHgZIStw0zS&#10;BAzOEEa82avCamDEYcx5rZ/MJ2OzwCabEFAnlKGYqE6NEy3xeZLEmboaPscKeyCGEoE3cAJUpaSV&#10;7St7klTuarAmY5sy2aBJJ1nfZDyJae/ePZOqMJSeJJW7Gj5Kc+uFNaEToCq8Sbwfw0pSuavBmuwD&#10;h9ysSSdZ3+QYApFGLTrB+gYH1bBw70A12Fs7QSp2FfyXbtghScw2Bl3jyyn6s11z0VH05vqktA8e&#10;nE/j2t7+Yjl46EqZybejcYO7iFo4J5r2YVEOaFw/C681Gtfkt+ASClYMeFy7n/dKE7UAbhLhD5yP&#10;fYrWD1iM0Ivmaqmw/GhFgxWEKm2ma6m4OJOLShX0FdK47WZs6dj8aFFTWsyjxZaTtnRs4IVVgbGG&#10;LaRx283bUrExJlfFJoTsUrKbQOOaiSEYdkHqlo6tyUBIgpGAtJqIzTdC4+wtFRtjcjW9BTRuywlc&#10;8NSpPK0FY2EqjdPnzeHSsflmMFLlHAJ+ZUd3/HHoDjA3cAHPncZFoYuLfygisnEQpXGRHJU6eStH&#10;aVwk58qpRhmAlWlcJEelTt7KURoXyblyqmHlKI2L5KjUyVu5Ko2LBJ0AVSkFTUI9uHAkSMWughUE&#10;9hKkHotgqzQuErTNPSlGTMcQpNSncT3PbXldjFjGiLDKsxjRsHAvFiNW0cU4SPRxsQV1WkoRoftL&#10;yytOn+P2zefpcsgLoWJf7vbNFK8rDoJEM2hL+7YXJE5KFvf4OrcYE70xRhyD02apMbLkE5N9kskI&#10;jl3AjzCy87dVTLIPPjt0Q8krNxs0JmXGYa5N9ynx+6Ek95ATc6RHwOV7ZvZIzzGuIEjBdB8JF3OO&#10;UWgZCbi4d6zqy/fK7LGeY1xSvo8EjIeJmHkjIgsCRVVlQr6PYMyYG8Dk8ojgfAuUGT+C2oJIUdUb&#10;puNXoV15vEfQXGgFSJgRwflmQAFZc0GoqGpOyPgRNCel/EjgWKTIwXW+O/ot4M9KB03krcrT/V/o&#10;ZrjvhJ1X33YquzY8zTl45PKVHmF5zMJJUrmr4buEg5E5o9mgRSdZ3yKt6u55JM8RkpwtBQDdPsTX&#10;dlQg7cPiFnghZl2WvZDqgvd3R18GwCrgL81OGo8TWCfAA0nGkCBj/AE6K1A5J3EM1Aj3TgI/87Gr&#10;9PVzKPGH8fhvtLnNxPCidv8S/pqr27t4pYxXYO0N+pJ/OKE1jxbOQpebVzEkEsmdxs11J3q05uA1&#10;/gi91Sd6tOjihE2xbQ/rOZb4dY/WnLyWcPn+1Bd4tBIu35cqM9gFXNyXUvXlu1Jf4tFKwCSPVkAW&#10;eLSqyp7u0YrgfAugADiNrjt+e5xqa54TKkn3nJwKH/NLnCT5La6G7zmR/+JKSb7zc76xI5FpH2Yp&#10;vjbZC7KZ2wInVu3VKe37OcA/WD9nam/ScieuKj/n+MRV5+a8wtO1aR8sGXQlk3whdyV0XFlJY98Y&#10;VlLr5rjgn3zjFFesVok7s/UuuRNHbg4+2/hcjpHj2eitEnfmuhQJl7/IGjdHwPWMxJ2qryM3R8D1&#10;vMSdqjLBzZHAPStxp7qHAnEngePOpmG93PBwPZJfzNOUuFMdRIG4E8C1QNz5/j5GxpbKtHw43mgk&#10;jQQhyUMCxweDqjl+Wk/XHDeE2ueEw3oCuPC0Hj5WMitL8jCvUDHZ4IV+e661ymF+BbfOnBwWYD+p&#10;I1STMawBbPNKc+Rh5ASS5Oi7GtblpzZdCOEkqI6VpDadJJW7GqcHGz5NzBE+FrwQPpKz6DqSFvIo&#10;vjqSFv2FwOM0G6zMr3y+4AWXRRu8jCBTUObb4sR+eyR0MCLcuujlNUYvSJ3ZvmS+CAXvkwGLlj3p&#10;+b85EP1m25fwBqagLwHfeKbrgb6V73Q12g2mCj9rKODgW+c50A8szatS83EKTiFYvpsqXvc1Ysb/&#10;CvrS81w3TBlKR7cRVdwYHEUM+8z5M5S0C0/87ZzyvhPC78d3PLxTk0aOiA4hZSSI7ZTLTvztnBpc&#10;PLJTM22OiA4BV0B0aLeJsO0cI7SMJI0F+zmqygSiQwIXGEC5hoVfPmyvOhHBBUZQM+F8MzTNUNLu&#10;E2E8R3mfiATuWTOUNHAsQakOXGAITXMC0SGYNTjMot0owniO8kYRUXPBcNASCQWiQwAXEB0aOMZz&#10;1IALz7NomhOuJZLAcTsot4qwa4nsrSKS3oLjLOpYFW4lkqBxK2jQ/DlJhxZcSqTOcMKlRAK04FYi&#10;5V4RdimRvVdE0lpwJ5GqNeFOIgkan5I0aP6ExKGBi9aRal+WR6hSdjh7AVs1q24hqL96A+cTFIep&#10;wPrK9eKtXOWsYm/lyhPoTCeeMCozLM3A0RMFoJiy2R0VR+ScJdEwnQe164mSgKvis3cNbrio2mzx&#10;iouqzfbuuKAm27vkglps65YLaq9jLnGh+qpvok7xFEAQQtZcaNs6HZFU6aVw8VFANoFHgWRTMoTb&#10;Gp6JjfjwYfxT/6ey9S679LSLrzEOC7rSs1yqAVus4DZBz3gJNkLfDqe93+rrj45PsfC0i1bZCHUn&#10;/MxshKov3/NvmF3aMhuhquw1sBGq3oS0CyGQAIfKT0XQAv4nshGq5oS0CwFckHahgXsiG6Fq7jWw&#10;Ebrm2HiwX410PIE8Lxuhau78bISqt/OzEarWzs9GqFrr2IgmITquAxjRgyPTSNyGqLNq46OeAJBP&#10;NaoRfcdGdGzEJWM4HMXgKBAiRQLWxImSgKvit+k4BldONXiTTpLKXQ2/RccxuHKqwVt0klTuavgt&#10;EsvgSkmet0dythS4rO6w69eXRwWBXRBC1ly50T4bUR0C0dkINxBaT6Pq2Ij5crHJ9t+3ccUnxk1B&#10;V6o5N43rPUvWa34IJMXN8Xo2IoW7XDmD9cTcCHuoAXOIoDk/VeHoEIgUhrEQUQuuWW5EuZle4vcf&#10;yHcibXa5gOsJbISyy+/vgVEGgoCLx8Gqvlj0Zb6X9jj4CnIjtLCV5UbQJrqALMiNUFX2JDZCBecb&#10;oA4c34hU9fY0NkL5PhPORqAQZJUImgtyI1TNPY2NUMBxNqIGXDASYBBEJocyGKFPYiOUbXSWGlFu&#10;o0t6CwYDXpAqQmOjoSEXoUBjiRE6tCAvQu1vT2IilG10lhdRbqMLWgvyItTe9iQmQoPmW4BD63b4&#10;caWD0Lr5TUG6OMyGGOC/4h3+9vbgsWvX7MG7TfDHAitva50iL1fFj9RiF3Y6AarCgzVPlARcFb9N&#10;5267cqrBm3SSVO5q+C26uNOVUw3eopOkclfDb5EiT1dK8rw9krOlXYT6VZ70gTU1CCue5wqd6khP&#10;GIqarG+zMT6w39YGHYlC0ZPCCnxi4LQchRXC0dBgk3M4iRL6Vml33JdFFSACXydWoq8JKvAifKS0&#10;Q1S+T9vsZDkgklCxmEJFFXhRGip/CTcbnIKugpAigeNaEi4WUhghWV9hSGF8T0FhQkghgeOerArO&#10;V38dOCmkkMD5VrDp1hI4bgXFoCyiQBlZb2FAYb70UoAmBBQCtGB7U4HG4okaaNwI1vuUoPlWmCX4&#10;XX8SNG4DDZpvgRpo3AQ6NDYSTDghQAu2NpN0NJaGAosnjJBs0jCg0EwqBBQSOG4FFZxvhDpw3Az2&#10;CxwFowohhQSO20Ex6sC3AjdqF1J0IQX4Xge80z4qrnoFJDFe9a7tMou7JuWXDODH6OGqh33QfGEf&#10;LtlSSIFkIwZW5OBqjjA8zpMiJ5n+9V1q8A4oRZiK6V/yqe0jGwsSNmpmvs73C+PuOLS2afO6Hk5X&#10;TnWtHF1FELYsSyUJXEsEz4PBRwL0L39sY8HwufRGTQILluu4L+6u36+L6GO2vur9QTYhgO2/u3y4&#10;2xmD3BXZbrma/5gdMv93sydwuUjyZb6+WRRv/w8AAP//AwBQSwMECgAAAAAAAAAhAHlh/l/vHQAA&#10;7x0AABQAAABkcnMvbWVkaWEvaW1hZ2UxLnBuZ4lQTkcNChoKAAAADUlIRFIAAADCAAAAaQgGAAAA&#10;aDr8HAAAAAZiS0dEAP8A/wD/oL2nkwAAAAlwSFlzAAAOxAAADsQBlSsOGwAAHY9JREFUeJztXXlY&#10;E8m2P1mAsAuCKAIuICCbKIjshICouIuogAu4zVVxdHzIXHQUREccZdSrcn06goqADqgzIwoMEg2L&#10;IKh4VUDAFQWUJSBhS8jS7w+m3+PxsYSluxmT3/edj4+uk1O/ruR0dZ2qOgUIgoBQKCQHBQUdo9Fo&#10;7QCAAACipKTUHBoaGoYgCAxE2Gy2+sqVK6+RSCQRaktbW7sqPj7ed6C2pCIVvAQQBIHIyMj/AgDE&#10;3Nz8eVBQ0LGgoKBjU6ZMKQcA5NKlS+sGYtDHxycBABB3d/e7QUFBx3bu3HlCXV2dTaVS+YWFhdOJ&#10;vmGpSKUngdraWk0lJaXm0aNH13M4HGW0oLa2VlNRUbFFS0vrc0tLi6I4xnJychwAALGzs8vtej0r&#10;K8sJABBnZ+dMom9YKlLpSeDnn3/eBQDIkSNHvu9e+P333x8ZSK/g6+sbDwDI3bt33buXubu73wUA&#10;pKioyJTom5aKVLoLzJ07NxUAkIqKCr3uhc+ePbMAAMTPzy9OHGOampq1GhoadT2VRUdHrwcA5MSJ&#10;EzuJvmmpSKW7UF++fDlVTk6Op6en9wG6wdDQsBwAoKSkxKR7WXew2ezRdXV1mnZ2dnk9lQ/Elrjg&#10;8Xiaw2ULT5BIJJGsrCx7KDZEIpEsn89XHS5OFAqlnUqltgzFBp/PVxaJRLTh4iQjI/OFTCbzh2KD&#10;x+NpAACpPz1qXV2dJpVKFfRChA8AUF9fr9Gfobq6Os2unxmKLQCA1NTUebt37z7Wl46vr6+picmw&#10;+RVukJeXr3RxcZk5FBt1dXWuT548SRguThMmTDg/derU0KHYKCoqiqysrPQbLk6zZs1arKamVjAU&#10;G0wms4jP54/uT4/K5XJp8vLy7X0pcbncfr1cHJ2B6HE4HJXi4mLTfmyJY2rEob29XSctLe0T0Ty6&#10;oqKiYnNFRcVmonl0RX5+/h941UXtzwkAAIZLZyB6np6eKeXl5YZ96Whra1crKiq2imOvN1y+fHmd&#10;v7//pU2bNv1y/vz5EfFDWLJkye9//PHH4pSUFM958+alEs1HKBRSqFSqgEajcdvb2+WJ5gMAkJSU&#10;5L1ixYpEPz+/+Li4uNVDtUfV1NSs+/Tp0zgEQUgkEgnpWtjR0SELAKCpqVnXnyFUB/1MdwzEFgCA&#10;srJys7KycrM4ulJIMVSQTUxMSng8ntz79+8ndi8sLS01BgAwMTEp6c+Qurp6g5aWVk1vT/GysjIj&#10;cW1JIQXeIM+ZM+dPAICeupcrV66sAQBAdfrDnDlz/mxoaFBPSUnx7M2Wh4dH+tAoSyHF8IO8evXq&#10;OFVV1abjx4/vamxsVEMLqqurtc+ePbtFW1u72svL60bXD+3bt++gra3twzt37szven3btm1RAAD7&#10;9+8PRxDkf0NWGRkZ7llZWc7u7u4ZxsbGpVjflBRSDBRUdXX1hh9//HFvYGDgmZkzZz5yd3fPAABI&#10;SUnx5HK5tOPHj++i0Wj/Lzzz6tWrKfn5+bPQkCkKGxubgoCAgIsXL14MsLe3z502bdozgUBATUxM&#10;XCErK9tx8uTJnXjenBRSiAsqAMDWrVv/XV9frxEVFbUtPj7eD6BzsBoZGRm0cuXKX7t/yNbW9qFQ&#10;KKRMnDjxffeykydP7iSTyaKkpCTvoqIiMwCA8ePHVx05cuSfpqamxRjfjxRSDA5ET20TLbdu3Vpo&#10;aWn5NDw8fB/RXFDZuXPnCUtLy6fZ2dmORHNBEAQEAgHF0tLy6axZsx4SzQWV9PT02ZaWlk/37Nnz&#10;43DYIyEI0r+3SCHFVw4y0QSkkGIkQOoIUkgBUkeQQgoAkDqCFFIAgNQRpJACAKSOIIUUACB1BCmk&#10;AACpIxCOt2/fTv7+++9/unfvHoNoLiMZERERIZGRkUFY2Zc6AsEoLS01Pnr0aHBzc7My0VxGMo4d&#10;O7b74cOHtljZp2JleKQiODj4aEFBgY04ujQajevm5sYMDAw8I+7OuoFCVVW1CQCATCaLsLA/WHA4&#10;HJU9e/YcZjKZbjweT643vYMHD+7z8/OLx5rPqFGjvlAoFCFmFRC9ZgRv8fDw+BP+SkUprjg4OOQ0&#10;NDSoYcFHIBBQjI2NX27btu0M0W2DSlVVlbapqWkRACAyMjIdY8aMqelNLl686I8Hp/Dw8H16enoV&#10;TU1NKljYJ7zR8ZaGhgY1V1fXe6ampkUsFsulra1NnsvlyrW3t9Py8vJsra2tH9nY2ORXVVVpf/jw&#10;QXfdunWXAACh0+n3seL06NEja11d3Q8bN278paqqSpvoNkITu/n4+CR0zX5IpLS1tckvXrz4d2Nj&#10;45d5eXm2IpGINJz2Cb9BvCUoKOiYlZXV49bWVoWeynk8niyDwWAGBATEIAgCIpGI5OXldR0AkM+f&#10;P2sNN5/W1lYFcXsmBoPBxKON/P39LyopKTV3dHTIEP19obJs2bIb4rZTdXX1uIHal7gxQkxMzPrA&#10;wMAzCgoKbT2Vy8rKdixatOhWcHDw0XPnzn0jIyPDX7ly5a83btzwamtrUxhuPhQKRWhjYyNW7p6p&#10;U6e+HO76ewKasaK3HFVEwNDQsFzcdpKVle0YqH2Jc4SmpqZ+s8OJRCJyR0eHLJfLpcnIyPDRHwTS&#10;ZfvpcEFOTo6Xn58/a7jtDgUMBuPelStX1jQ1Namig3miEREREYKlfYkLn1IoFGFWVpazUCik9KaT&#10;k5PjCPB/kZyGhgZ1gM5de/iwJBarVq26Zm9vn+vj43MVi15wJELiegQvL68bV69e9Zk9e/bdCxcu&#10;bJw8efJbtKyyslJn69at/05OTl7o4eGRjiYPu3//vqumpmaduDmZBouqqqrxmZmZLgKBgKqlpVUj&#10;bvaQ4UZBQYGNrq7ux8TExBVmZmZFrq6u93sLXfr5+cW7uLhk4sWNy+XSmEymG5vNHg3Q+X0ONckb&#10;AEjeYLmlpUXR29s7Ef4aWKmpqTWMHj26Xl1dnY1emzNnThoaLuXz+dTt27efOn36dCCWvH766afg&#10;rqcMOTo6ZqNlOTk5DoqKii2xsbFr8Gij2NjYNSDmwDQqKmorXt9dYWHh9LFjx37qWv+7d+8mIkhn&#10;GNrMzOyFp6fnncHYltitmlFRUdsuXbrk/+HDBz302rhx4z75+vomBAUFReI5wbV79+5jkZGRQdOm&#10;TXu2du3a2KSkJG8qlSrIzs52QnUMDAxem5mZFf3+++9LsObT2NioVlFRMUEcXV1d3Y+jR48eUmZv&#10;cZCTk+M4f/78OwiCkAIDA8+0trYqnjp16tt3795NQpNIhIWFhR06dOgHNps9esBjG6Kf0JIur169&#10;MiCRSCIGg8FEQ7r+/v4Xu/YICILApk2bzo8bN66aaL5Eia2tbZ6qquqXR48eWSMIAkwmkwFdegQE&#10;QSAzM9MZABAmk8kYqH2JGyyPNJSVlRkhCEIKDQ09gIZ0u+egBeh88qI5avFnSTxKS0uNvb29k6yt&#10;rR8D9NxG6BkfVVVV4wdqX+IGyyhKS0uNX758ObWvH9aiRYtu9XZ2xHABfQXrbV4DBfrFIz0ka8YK&#10;tbW1Y/Ly8uz6SuVvZWX1xMDA4DXWXMhkskjcNhKJRAN+wEucI/B4PLmNGzdeECeVOIfDUcE6ZIo6&#10;QtcDVHr6ob9+/doALwcAALh06ZL/li1bzvZ3nkVUVNQ2vBxBnDbqraw/SJwjrF27NjYxMXGFvr7+&#10;m9WrV8f1FXrrnuoSC1hYWDynUqmCffv2HXR0dMxRUlJq6f5Fpqamzrt69aoPnU5n4TGIT0hI8A0I&#10;CLiooKDQ9t13353Q0dGp7E3XwcHhAdZ8AABmzJhRePPmzWXZ2dlOTk5O2d3biM1mj965c+dJEomE&#10;0Ol01oArIHoQhLfIysryLCwsnn358kWVaC6oHDhwYD8AIFZWVo8vX768du7cuamWlpZPWSyWy6FD&#10;h/bSaLT2rgNFrCUgICCGQqEInj17ZkF026Dy+PFjKzU1tQYVFZWmiIiIfx45cuR7AECuX7/uFRcX&#10;52dmZvYCAJD9+/cfGIx9wm8Qb6FQKIKdO3eeIJpHdzl+/Ph3XecRuoqKikpTfn6+DV5c/P39L/Z2&#10;OiqR8vz5c/Nx48ZV99RGAIDs3bv30GBtS9yrkaamZh0yAiMv33333Qk7O7u8q1ev+nTNMj558uS3&#10;69evj+k6A441DAwMXnd0dMiKRCLySNowZG5u/qKwsHBGbGzs2mfPnk1Dv0dFRcVWLy+vG3Pnzk0b&#10;tHGivRxviYiI+KehoWHZSFlnPxKlsbFxlJaW1ueeDqH/WkXiZpY5HI7KunXrLn/48EEvOjp6g76+&#10;/pvedCVlkV1PKCwsnLFmzZorlpaW//H09Ezpba2RtbX1YzyiRiEhIRF8Pl+mrw38t2/fXnDw4MF9&#10;KSkpngOd7Za4VyNvb++k9PR0DwCA6dOnP+1LF4/wKYrS0lLjX3/9dWVtbe2Y3nSMjIzKvv3221N4&#10;8MnJyXGsqqoaX1JSYpKQkODbmx5e4dPy8nLD3g6qRFFbWzumoKDApj+9niBxjjBjxoxCcSdcsJ5M&#10;QxEbG7v2H//4x3/3d3Qrg8G4h4cjsFgs+s6dO08qKCi07dq163hf4VNHR8ccrPmIC2QIYz+JcwSs&#10;N3gMFGVlZUb+/v6X5OXl23/++ef/cnBweNDbAFVFRYWDB6dr166tIpPJotzcXHsLC4vneNTZEz5/&#10;/jwWfTi0tbUp8Pl8mXfv3k3qSbe9vV0+Pj7ej0wmiwa1LJvoQYqkS3Jy8gIAQOLj432J5oJKQEBA&#10;zEgInzIYDCYMMOOIj49PwmDqkrgeYaQBffr39fqBNwwNDct5PJ4c0eFTV1fX++hmqAcPHjiIRCKy&#10;k5NTdk+6JBIJsbCweB4UFBQ5mLq++qjRjh07/sXhcFQCAwPPWFlZPTl+/PiuFy9emIvz2bNnz27B&#10;eplFdXW19uTJk9/GxcWtXr58+XUs6xIXTU1NqsbGxqXffvvtqZCQkAii+QB07oTr6OiQTUpK8sbC&#10;/lfvCJqamnX19fUa169fX+7l5XVjzpw5f6JRo/6AV9To0KFDP8TExKxPTU2dZ2RkVIZ1ff3h/fv3&#10;Ey9fvrwuIiIiZOnSpb/Nnz//Tm/h05kzZz7CI2qENb56R3j9+rWBQCCg6ujoVCopKbVUVlbqtLS0&#10;KInzWUNDw3K8Xg327t3745kzZwIXLVp0q7dBMV7h0ytXrqxZu3ZtrDi6UVFR27Zu3fpvrDlhja/e&#10;Ef4OiIuLW71+/foYPp8v05ceg8G4x2Qy3bDmU1paapyWljZXHF0Gg3EPr8hScXGx6cGDB/cVFxeb&#10;In2ESlksFl1DQ6N+ILYlzhE0NDTqra2tH4v7RWON6upq7SlTprwikUjIwYMH9/UXPjU0NCzHm+NI&#10;QHp6usfy5cuvNzc3K8vKynbIycnxetN99erVFC0trZoBVUB0iAxvkZGR6di8efM5onmgcufOHU8A&#10;QBISEnyI5jKSxdjY+CWVSuWfPHlyBxapKCUufDp9+vSnjY2NakTzQIFuMNHW1q4mmstIxqdPn8Yt&#10;W7bs5o4dO/6FhX2J27wfHh6+//bt2wtu3bq1iGguAJ1LPmg0GrevNUZ4IyEhwVdOTo4njpw7d+4b&#10;PDhRKBShkpJSC1b2Ja5HaG9vl3d0dMxZsmTJ735+fvFWVlZPetPdtm1bFNaJcLW0tGp++OGHQ8HB&#10;wUfNzc1fGBsbl2JZnzgYNWrUF1NT0+KeyhAEIaGDVXNz8xfq6uoNeHCi0+msmpoaLazsS9xgeaTN&#10;I/D5fJkdO3b8KyUlxbOhoUG9r/ApOsmFJR9xUF1dre3p6ZliZmZWJE4ShOFAeXm5oa2t7cOIiIiQ&#10;b7755txw25c4R2CxWPRPnz6NE0fX29s7CesVqG1tbQriLhLDK3wqDths9mhdXd2PsbGxa/GYEb94&#10;8WLA9evXl6ekpHjOmTPnz756zvDw8P0DXaAocY4w0oAgCKmwsHCGOLoqKiqcKVOmvMKak7gwMjIq&#10;mz59+tNr166twrouLy+vGzdv3lwmjm51dbX2uHHjPg3EvtQRpBg09PX135iZmRX98ccfi7Guq7y8&#10;3BDNgN0frK2tHw90bCdxg2UUWVlZzjExMevLy8sN0WujRo36snDhwuTNmzefx/QEx68A0dHRG96+&#10;fTvZ1tb2IR71YT2RKHE9AoIgpMOHD+/Zv39/eG871dzc3JjXrl1bNdBp+qGgo6ND9uHDh7Z9hVHH&#10;jBlT6+zsnIU1FxaLRT9x4sR3vZVXVVWNf/LkiZWiomJrenq6h729fS7WnDAH0TOGeMvu3buPAgCi&#10;o6PzMSkpaXlNTc0YNputzmaz1QsKCmYuXLjwFgAg+vr6r3k8niwenEpKSqYaGRmVwgg5TFCc8xEs&#10;LCyePX361BIrDhUVFXpv3ryZ3NzcrIQgCNTU1Ix58+bNZHFEIBBQBlqfxPUISkpKLRMnTnyflZXl&#10;3FsMHD2v4NatW4sWLlyYjCWf+vp6DX19/TccDkdlwYIFt/taazRhwoSKlStX/oolH4DO/LAcDkel&#10;t3IZGRn+qFGjvmDJQU9P78PHjx91L1265L9u3brLWA+WJW6MwOVyaV5eXjf6mgjauHHjhcjIyKD+&#10;EuAOB/Lz82dxOByV0NDQA2FhYWFY1ycO5OTkeFgfk9Ufli5d+lt9fb0GmtjM2dk5S9xNUvLy8u0D&#10;rpDoVxW8RVlZmRMaGhrWl05ZWZkhACDJyckLsOaD7lnOzMx0JrptUElLS5vj4OCQ09crBofDUXZw&#10;cMi5efPmUqL5DodI3Fqj5cuXX8/MzHTp61TNe/fuMTQ0NOrxGJhOmjTpHUBnT4V1XeKitrZ2zIMH&#10;DxyQPtb8CwQC6oMHDxzEnZwc6ZA4Rzh8+PCeuro6TTqdzuoaOgUAaGlpUULX/Zw/f34zHulTTE1N&#10;i1euXPnrsWPHdv+djnLty0mwQExMzPqrV6/6YLXeSOLGCEFBQZF1dXWaxcXFpkZGRmVaWlo16DKK&#10;2traMXw+X0ZZWbl5+/btp7dv336662ezsrKcsUjGe/78+c0bN2684OTklL1169Z/9+aAWlpaNVj1&#10;Uq2trYro8nT0b1VV1fie5lMQBCFduXJlDUBn8AELPt1x586d+ehg2czMrMjNzY3p5ubGdHFxyRyO&#10;B5bERY38/PziWSwWfTCfzc7OdsLCEZ4+fTp99erVcSUlJSZ96WG51ujMmTOB3R2/P2hra1cXFhbO&#10;GPBusEHgzZs3+qmpqfMyMjLcWSwWvampSRWgMxvhzJkzH6GOYWdnl9fX7rXeIHGOMNLQ2tqqaGZm&#10;VvT+/fuJixYtumVvb5/bV/h0xYoViVjwSE1NnffLL79sAgD4+PGj7uPHj62XLFnye2/HMGlpadXs&#10;2rXrOBFrn4RCIeXJkydWGRkZ7kwm0y03N9ceHWPJy8u3V1RUTBhw1Ivo0bqkS3p6+mwAQMLCwkKJ&#10;5oJKXFycH5VK5Q9mYgpv+fz5s1Z0dPR6AwODV/DXZF91dfW4gdqRuDFCb6irq9NksVh0oVBIsbKy&#10;eoLXkw7N3Ozq6nofj/rEgZ+fX7yfn1880Tx6QktLi1JmZqYL2hsUFRWZIQhCUlNTa1y6dOlvbm5u&#10;zEEdgE60R+MtZ86c2ebs7JzJZrPV0WsVFRV6Ojo6H+GvJwqVSuXn5eXZ4sHn5cuXxgCApKWlzSG6&#10;bUayXL58ea2Dg0MOlUrlAwBCo9Ha3dzcMiIiIv5ZUFAwUygUkodiX+LGCHZ2dnkUCkWYk5PjiF5b&#10;tmzZzd9++22pj4/PVUNDw/LTp09vV1FR4bx8+XIqHidrrlq16lp9fb3GrVu3FvV3ljAeYLFY9OPH&#10;j+8SR3fLli1n582bl4o1J3SJhYGBwesDBw6ELlu27OZwfjcS92qEpmFH/+fz+TJpaWlzraysnsTH&#10;x/uRSCRER0enctOmTb/k5ubaMxiMe1jyEQqFlHnz5qWGhoYecHR0zNm2bVsUEeHTrvj48aNucnLy&#10;QnF0h3Ru2QBgaWn5n3v37jFev35tsHr16jgzM7Mid3f3DHd39wxnZ+esIYdxie7y8BY5OTnuvn37&#10;wtH/Hz9+bAXdBqvPnj2zAAAkKSlpOdZ8WltbFUDMlOd4rT7lcrlytbW1mj1JTU3NmLi4OD81NbWG&#10;o0eP7m5vb6fh9d0JhUJyfn6+zeHDh0MYDAaTRqO1AwAiIyPT4ejomB0WFhaanZ3tOJjXJInrEUQi&#10;Ebnrcoa8vDw7gM5Xpq46AIM7wX2gkJWV7Th27NhucXQnTJhQgTUfgP4X3fn5+cXr6+u/cXR0zPHw&#10;8EifNm3aMzx4kclkkY2NTYGNjU1BSEhIBJfLpT148MCByWS6JSYmrgj7C4NZfUr4ExpvMTQ0LNPT&#10;06tobm5W6ujokJkxY8YTMpksbGxsHIXqpKamzgUAJDs725FoviNZDAwMXm3YsOECEXVzOBzl5OTk&#10;BTt27DiJHjYO0vCp+AgLCwvz9fVN0NXV/UilUgX19fUaq1atutZ1ff3du3dnk8lkkZmZWRGRXEc6&#10;yGSyqOuZ0FiCz+fL5OXl2TGZTLeMjAz3goICG4FAQAXoTGqwYMGC2+7u7hlubm7MAfcGAJLXIyAI&#10;AkePHt1tYmJSbGxs/HLt2rWX29ra5NEyHo8na2pqWuTm5pZBNM+RLCUlJVNlZWV5S5cuvYlHfd7e&#10;3onw1xNfTk6OS6fT7x88ePCH3NxcOz6fTx2qfYkLn440tLe3y4u7N9rV1fX+7du3F2DNqby83PDu&#10;3buzeyuvrq7WPn369Pbm5mblmJiY9QEBARex5rR///5wHo8n5+bmxnRycsoe1OabPiBxr0YjDSQS&#10;Cenr0PPKykqdxsZGNQMDg9eD6vIHgfz8/FmBgYFn+tKhUqmC06dPb8fDCQA6k3ZhaV/aI4xw8Pl8&#10;mcDAwDP37993zczMdMHDGd69ezfpwYMHDr2Vy8jI8B0cHB6MpAMQhwqpI/xN4OHhkT527NjPsbGx&#10;a4nm8jVC4nao/V1hbW39ODExcQWC884wSYF0jPA3gUAgoPJ4PDmhUEjBOjFxV1RVVY3/8uXLqN7K&#10;tbW1q9XU1Brx4oMZiA7DSaV/KS4uNtHR0fkoLy/fNtRVluJKbW2tppOTUxb0s+wjKipqK9HtMxwi&#10;7REIRkdHh+yqVauu9Vbe1tamkJWV5dze3i6/Z8+ew3gcd1tXV6fp4uKSWVZWZrR48eI/2Gz26Jyc&#10;HMcNGzZEc7lc2t27d2ez2ezRXl5eN0xMTEqw5oMLiPZESRdxFt2pq6uzT58+HYgXp8OHD4cAAHL4&#10;8OEQBEHgwoULGzp/Kp3lbDZb3dnZOdPc3Pw5XmkxsRZpj0AwFBQU2vrKDUQikRANDY16PLNzv3r1&#10;aoqqqmpTcHDwUZRD13J1dfWG1NTUeXp6eh+io6M3bNmy5Sxe3LCC1BFGAMaOHfuZaA5dQaFQhKqq&#10;qk2o8/X0OqagoNA2ceLE9/fu3WNIHUEKTFFRUTHh9evXBlQqVWBvb5+L9cGGKBQVFVt5PJ4c+j/q&#10;EB8+fNDT09P7gF7ncrk0dM/13x3SeYQRgMDAwDMhISERXa+lpKR4Tpky5ZW7u3sGnU5nOTo65uD1&#10;o7OwsHheU1OjVV1drQ0AYG5u/gIA4OjRo8GoTnJy8sKSkhITPLIB4gKiBymSLnV1dRrQZWCKIAi0&#10;tbXJq6mpNVCpVP7mzZvPeXl5XQcAJDg4+Cc8OL1//34CiUQSnTp1ajt6zdfXNx4AEENDwzJzc/Pn&#10;ZDJZSKPR2nNzc+2IbsPhEMIJSLpkZ2c7AgDCYrFc0GtpaWlzAADZu3fvIfQanU6/r6GhUYcXr9LS&#10;UqP3799PQP9vbm5Wmj9//m0FBYVWeXn5tkmTJr1NTU2dS3T7DZdIxwgEo6WlRQmgc3MJeu3hw4e2&#10;AJ3ZNdBrdDqdxWKx6AKBgIrHzLKRkVFZ1/+VlJRa8FgCThSkYwSCgaan7/r+//DhQ1sFBYU2CwuL&#10;5+g1PPdRSyKkjkAwtLW1qwEArl696gPQuQT6/v37rlZWVk+6Pvnr6+s11NXVG6SnfWIEot/NJF1E&#10;IhFp9uzZ6QCATJs27T+ampq1AIBER0ev76pnZGRUSqfT7xPN92sVaY9AMEgkEpKQkOBLp9NZlZWV&#10;OhQKRRgeHr5//fr1MahOTk6OY1lZmRGdTmcRSPWrxv8A0QSiVX81bwkAAAAASUVORK5CYIJQSwME&#10;FAAGAAgAAAAhAKwLXrLgAAAACQEAAA8AAABkcnMvZG93bnJldi54bWxMj09Lw0AUxO+C32F5gje7&#10;+VNTidmUUtRTEWwF8bbNviah2bchu03Sb+/zpMdhhpnfFOvZdmLEwbeOFMSLCARS5UxLtYLPw+vD&#10;EwgfNBndOUIFV/SwLm9vCp0bN9EHjvtQCy4hn2sFTQh9LqWvGrTaL1yPxN7JDVYHlkMtzaAnLred&#10;TKIok1a3xAuN7nHbYHXeX6yCt0lPmzR+GXfn0/b6fXh8/9rFqNT93bx5BhFwDn9h+MVndCiZ6egu&#10;ZLzoFCRpFHNUQcYP2E9X2RLEUcEyS1Ygy0L+f1D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GjcmIeFQAAHrkAAA4AAAAAAAAAAAAAAAAAOgIAAGRycy9lMm9E&#10;b2MueG1sUEsBAi0ACgAAAAAAAAAhAHlh/l/vHQAA7x0AABQAAAAAAAAAAAAAAAAAhBcAAGRycy9t&#10;ZWRpYS9pbWFnZTEucG5nUEsBAi0AFAAGAAgAAAAhAKwLXrLgAAAACQEAAA8AAAAAAAAAAAAAAAAA&#10;pTUAAGRycy9kb3ducmV2LnhtbFBLAQItABQABgAIAAAAIQCqJg6+vAAAACEBAAAZAAAAAAAAAAAA&#10;AAAAALI2AABkcnMvX3JlbHMvZTJvRG9jLnhtbC5yZWxzUEsFBgAAAAAGAAYAfAEAAKU3AAAAAA==&#10;">
                <v:shape id="docshape33" o:spid="_x0000_s1027" type="#_x0000_t75" style="position:absolute;left:2300;top:3842;width:1455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X4wwAAANwAAAAPAAAAZHJzL2Rvd25yZXYueG1sRI/BasMw&#10;EETvhf6D2EJujdwUnNaNbEogkJ5C4tDzIm1tU2tlJNVx+vVRIJDjMDNvmFU12V6M5EPnWMHLPANB&#10;rJ3puFFwrDfPbyBCRDbYOyYFZwpQlY8PKyyMO/GexkNsRIJwKFBBG+NQSBl0SxbD3A3Eyftx3mJM&#10;0jfSeDwluO3lIstyabHjtNDiQOuW9O/hzyrYhq8Nay13Xud1zu5ffuvlqNTsafr8ABFpivfwrb01&#10;Cl6X73A9k46ALC8AAAD//wMAUEsBAi0AFAAGAAgAAAAhANvh9svuAAAAhQEAABMAAAAAAAAAAAAA&#10;AAAAAAAAAFtDb250ZW50X1R5cGVzXS54bWxQSwECLQAUAAYACAAAACEAWvQsW78AAAAVAQAACwAA&#10;AAAAAAAAAAAAAAAfAQAAX3JlbHMvLnJlbHNQSwECLQAUAAYACAAAACEAjivl+MMAAADcAAAADwAA&#10;AAAAAAAAAAAAAAAHAgAAZHJzL2Rvd25yZXYueG1sUEsFBgAAAAADAAMAtwAAAPcCAAAAAA==&#10;">
                  <v:imagedata r:id="rId51" o:title=""/>
                </v:shape>
                <v:line id="Line 369" o:spid="_x0000_s1028" style="position:absolute;visibility:visible;mso-wrap-style:square" from="2655,3532" to="2724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pzlwQAAANwAAAAPAAAAZHJzL2Rvd25yZXYueG1sRE/LisIw&#10;FN0L/kO4gjtNHWGQahQRB53NMFYRl5fm2ofNTWli2/n7yUJweTjv1aY3lWipcYVlBbNpBII4tbrg&#10;TMHl/DVZgHAeWWNlmRT8kYPNejhYYaxtxydqE5+JEMIuRgW593UspUtzMuimtiYO3N02Bn2ATSZ1&#10;g10IN5X8iKJPabDg0JBjTbuc0kfyNApO+9+fx/mI0rflYfZ968rqakulxqN+uwThqfdv8ct91Arm&#10;izA/nAlHQK7/AQAA//8DAFBLAQItABQABgAIAAAAIQDb4fbL7gAAAIUBAAATAAAAAAAAAAAAAAAA&#10;AAAAAABbQ29udGVudF9UeXBlc10ueG1sUEsBAi0AFAAGAAgAAAAhAFr0LFu/AAAAFQEAAAsAAAAA&#10;AAAAAAAAAAAAHwEAAF9yZWxzLy5yZWxzUEsBAi0AFAAGAAgAAAAhAPVanOXBAAAA3AAAAA8AAAAA&#10;AAAAAAAAAAAABwIAAGRycy9kb3ducmV2LnhtbFBLBQYAAAAAAwADALcAAAD1AgAAAAA=&#10;" strokecolor="#afafaf" strokeweight=".26061mm"/>
                <v:line id="Line 370" o:spid="_x0000_s1029" style="position:absolute;visibility:visible;mso-wrap-style:square" from="2655,3532" to="2655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zgzwwAAANwAAAAPAAAAZHJzL2Rvd25yZXYueG1sRI9Ba8JA&#10;FITvBf/D8gq91Y3WBonZiChCr2pLr4/sazY2+zZm17j++26h0OMwM98w5TraTow0+Naxgtk0A0Fc&#10;O91yo+D9tH9egvABWWPnmBTcycO6mjyUWGh34wONx9CIBGFfoAITQl9I6WtDFv3U9cTJ+3KDxZDk&#10;0Eg94C3BbSfnWZZLiy2nBYM9bQ3V38erVfBx3r3GkT4zw/ewXYwxP+XXi1JPj3GzAhEohv/wX/tN&#10;K3hZzuD3TDoCsvoBAAD//wMAUEsBAi0AFAAGAAgAAAAhANvh9svuAAAAhQEAABMAAAAAAAAAAAAA&#10;AAAAAAAAAFtDb250ZW50X1R5cGVzXS54bWxQSwECLQAUAAYACAAAACEAWvQsW78AAAAVAQAACwAA&#10;AAAAAAAAAAAAAAAfAQAAX3JlbHMvLnJlbHNQSwECLQAUAAYACAAAACEAnfM4M8MAAADcAAAADwAA&#10;AAAAAAAAAAAAAAAHAgAAZHJzL2Rvd25yZXYueG1sUEsFBgAAAAADAAMAtwAAAPcCAAAAAA==&#10;" strokeweight=".26061mm"/>
                <v:line id="Line 371" o:spid="_x0000_s1030" style="position:absolute;visibility:visible;mso-wrap-style:square" from="2655,3168" to="2724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KcJxQAAANwAAAAPAAAAZHJzL2Rvd25yZXYueG1sRI9Pa8JA&#10;FMTvBb/D8gRvdaNCCamrlKJUL6VJSvH4yD7zx+zbkN0m8dt3C4Ueh5n5DbPdT6YVA/WutqxgtYxA&#10;EBdW11wq+MyPjzEI55E1tpZJwZ0c7Hezhy0m2o6c0pD5UgQIuwQVVN53iZSuqMigW9qOOHhX2xv0&#10;Qfal1D2OAW5auY6iJ2mw5rBQYUevFRW37NsoSA8f77f8hNIPzdvqfBmb9ss2Si3m08szCE+T/w//&#10;tU9awSZew++ZcATk7gcAAP//AwBQSwECLQAUAAYACAAAACEA2+H2y+4AAACFAQAAEwAAAAAAAAAA&#10;AAAAAAAAAAAAW0NvbnRlbnRfVHlwZXNdLnhtbFBLAQItABQABgAIAAAAIQBa9CxbvwAAABUBAAAL&#10;AAAAAAAAAAAAAAAAAB8BAABfcmVscy8ucmVsc1BLAQItABQABgAIAAAAIQBqxKcJxQAAANwAAAAP&#10;AAAAAAAAAAAAAAAAAAcCAABkcnMvZG93bnJldi54bWxQSwUGAAAAAAMAAwC3AAAA+QIAAAAA&#10;" strokecolor="#afafaf" strokeweight=".26061mm"/>
                <v:line id="Line 372" o:spid="_x0000_s1031" style="position:absolute;visibility:visible;mso-wrap-style:square" from="2655,3168" to="2655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PfwgAAANwAAAAPAAAAZHJzL2Rvd25yZXYueG1sRI9BawIx&#10;FITvBf9DeIK3mrW2i6xGEYvgtdri9bF5blY3L+smrvHfm0Khx2FmvmEWq2gb0VPna8cKJuMMBHHp&#10;dM2Vgu/D9nUGwgdkjY1jUvAgD6vl4GWBhXZ3/qJ+HyqRIOwLVGBCaAspfWnIoh+7ljh5J9dZDEl2&#10;ldQd3hPcNvIty3Jpsea0YLCljaHysr9ZBT/nz4/Y0zEz/Aib9z7mh/x2VWo0jOs5iEAx/If/2jut&#10;YDqbwu+ZdATk8gkAAP//AwBQSwECLQAUAAYACAAAACEA2+H2y+4AAACFAQAAEwAAAAAAAAAAAAAA&#10;AAAAAAAAW0NvbnRlbnRfVHlwZXNdLnhtbFBLAQItABQABgAIAAAAIQBa9CxbvwAAABUBAAALAAAA&#10;AAAAAAAAAAAAAB8BAABfcmVscy8ucmVsc1BLAQItABQABgAIAAAAIQACbQPfwgAAANwAAAAPAAAA&#10;AAAAAAAAAAAAAAcCAABkcnMvZG93bnJldi54bWxQSwUGAAAAAAMAAwC3AAAA9gIAAAAA&#10;" strokeweight=".26061mm"/>
                <v:line id="Line 373" o:spid="_x0000_s1032" style="position:absolute;visibility:visible;mso-wrap-style:square" from="2655,2804" to="2724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ZrmxgAAANwAAAAPAAAAZHJzL2Rvd25yZXYueG1sRI9Pa8JA&#10;FMTvgt9heUJvurEWkZiNFLFoL0VjKR4f2df8Mfs2ZLdJ+u27hUKPw8z8hkl2o2lET52rLCtYLiIQ&#10;xLnVFRcK3q8v8w0I55E1NpZJwTc52KXTSYKxtgNfqM98IQKEXYwKSu/bWEqXl2TQLWxLHLxP2xn0&#10;QXaF1B0OAW4a+RhFa2mw4rBQYkv7kvJ79mUUXA7nt/v1hNL39XH5ehvq5sPWSj3MxuctCE+j/w//&#10;tU9awWrzBL9nwhGQ6Q8AAAD//wMAUEsBAi0AFAAGAAgAAAAhANvh9svuAAAAhQEAABMAAAAAAAAA&#10;AAAAAAAAAAAAAFtDb250ZW50X1R5cGVzXS54bWxQSwECLQAUAAYACAAAACEAWvQsW78AAAAVAQAA&#10;CwAAAAAAAAAAAAAAAAAfAQAAX3JlbHMvLnJlbHNQSwECLQAUAAYACAAAACEAimGa5sYAAADcAAAA&#10;DwAAAAAAAAAAAAAAAAAHAgAAZHJzL2Rvd25yZXYueG1sUEsFBgAAAAADAAMAtwAAAPoCAAAAAA==&#10;" strokecolor="#afafaf" strokeweight=".26061mm"/>
                <v:line id="Line 374" o:spid="_x0000_s1033" style="position:absolute;visibility:visible;mso-wrap-style:square" from="2655,2804" to="2655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D4wwgAAANwAAAAPAAAAZHJzL2Rvd25yZXYueG1sRI9BawIx&#10;FITvBf9DeEJvNWuti6xGEYvQq9ri9bF5blY3L+smrvHfm0Khx2FmvmEWq2gb0VPna8cKxqMMBHHp&#10;dM2Vgu/D9m0GwgdkjY1jUvAgD6vl4GWBhXZ33lG/D5VIEPYFKjAhtIWUvjRk0Y9cS5y8k+sshiS7&#10;SuoO7wluG/meZbm0WHNaMNjSxlB52d+sgp/z5zT2dMwMP8Lmo4/5Ib9dlXodxvUcRKAY/sN/7S+t&#10;YDKbwu+ZdATk8gkAAP//AwBQSwECLQAUAAYACAAAACEA2+H2y+4AAACFAQAAEwAAAAAAAAAAAAAA&#10;AAAAAAAAW0NvbnRlbnRfVHlwZXNdLnhtbFBLAQItABQABgAIAAAAIQBa9CxbvwAAABUBAAALAAAA&#10;AAAAAAAAAAAAAB8BAABfcmVscy8ucmVsc1BLAQItABQABgAIAAAAIQDiyD4wwgAAANwAAAAPAAAA&#10;AAAAAAAAAAAAAAcCAABkcnMvZG93bnJldi54bWxQSwUGAAAAAAMAAwC3AAAA9gIAAAAA&#10;" strokeweight=".26061mm"/>
                <v:line id="Line 375" o:spid="_x0000_s1034" style="position:absolute;visibility:visible;mso-wrap-style:square" from="2655,2440" to="2724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6EKxAAAANwAAAAPAAAAZHJzL2Rvd25yZXYueG1sRI9Li8JA&#10;EITvC/6HoYW9rRMVRKKjiCi6F/GxiMcm0+ZhpidkxiT+e2dhYY9FVX1FzZedKUVDtcstKxgOIhDE&#10;idU5pwp+LtuvKQjnkTWWlknBixwsF72POcbatnyi5uxTESDsYlSQeV/FUrokI4NuYCvi4N1tbdAH&#10;WadS19gGuCnlKIom0mDOYSHDitYZJY/z0yg4bY6Hx2WP0jfFbvh9a4vyagulPvvdagbCU+f/w3/t&#10;vVYwnk7g90w4AnLxBgAA//8DAFBLAQItABQABgAIAAAAIQDb4fbL7gAAAIUBAAATAAAAAAAAAAAA&#10;AAAAAAAAAABbQ29udGVudF9UeXBlc10ueG1sUEsBAi0AFAAGAAgAAAAhAFr0LFu/AAAAFQEAAAsA&#10;AAAAAAAAAAAAAAAAHwEAAF9yZWxzLy5yZWxzUEsBAi0AFAAGAAgAAAAhABX/oQrEAAAA3AAAAA8A&#10;AAAAAAAAAAAAAAAABwIAAGRycy9kb3ducmV2LnhtbFBLBQYAAAAAAwADALcAAAD4AgAAAAA=&#10;" strokecolor="#afafaf" strokeweight=".26061mm"/>
                <v:line id="Line 376" o:spid="_x0000_s1035" style="position:absolute;visibility:visible;mso-wrap-style:square" from="2655,2440" to="2655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gXcwwAAANwAAAAPAAAAZHJzL2Rvd25yZXYueG1sRI9BawIx&#10;FITvQv9DeIXe3KytrrI1SrEUelVben1snputm5ftJq7x3xtB6HGYmW+Y5TraVgzU+8axgkmWgyCu&#10;nG64VvC1/xgvQPiArLF1TAou5GG9ehgtsdTuzFsadqEWCcK+RAUmhK6U0leGLPrMdcTJO7jeYkiy&#10;r6Xu8ZzgtpXPeV5Iiw2nBYMdbQxVx93JKvj+fZ/FgX5yw5ewmQ6x2BenP6WeHuPbK4hAMfyH7+1P&#10;reBlMYfbmXQE5OoKAAD//wMAUEsBAi0AFAAGAAgAAAAhANvh9svuAAAAhQEAABMAAAAAAAAAAAAA&#10;AAAAAAAAAFtDb250ZW50X1R5cGVzXS54bWxQSwECLQAUAAYACAAAACEAWvQsW78AAAAVAQAACwAA&#10;AAAAAAAAAAAAAAAfAQAAX3JlbHMvLnJlbHNQSwECLQAUAAYACAAAACEAfVYF3MMAAADcAAAADwAA&#10;AAAAAAAAAAAAAAAHAgAAZHJzL2Rvd25yZXYueG1sUEsFBgAAAAADAAMAtwAAAPcCAAAAAA==&#10;" strokeweight=".26061mm"/>
                <v:line id="Line 377" o:spid="_x0000_s1036" style="position:absolute;visibility:visible;mso-wrap-style:square" from="2655,2077" to="2724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JDjwQAAANwAAAAPAAAAZHJzL2Rvd25yZXYueG1sRE/LisIw&#10;FN0L/kO4gjtNHWGQahQRB53NMFYRl5fm2ofNTWli2/n7yUJweTjv1aY3lWipcYVlBbNpBII4tbrg&#10;TMHl/DVZgHAeWWNlmRT8kYPNejhYYaxtxydqE5+JEMIuRgW593UspUtzMuimtiYO3N02Bn2ATSZ1&#10;g10IN5X8iKJPabDg0JBjTbuc0kfyNApO+9+fx/mI0rflYfZ968rqakulxqN+uwThqfdv8ct91Arm&#10;i7A2nAlHQK7/AQAA//8DAFBLAQItABQABgAIAAAAIQDb4fbL7gAAAIUBAAATAAAAAAAAAAAAAAAA&#10;AAAAAABbQ29udGVudF9UeXBlc10ueG1sUEsBAi0AFAAGAAgAAAAhAFr0LFu/AAAAFQEAAAsAAAAA&#10;AAAAAAAAAAAAHwEAAF9yZWxzLy5yZWxzUEsBAi0AFAAGAAgAAAAhAAsskOPBAAAA3AAAAA8AAAAA&#10;AAAAAAAAAAAABwIAAGRycy9kb3ducmV2LnhtbFBLBQYAAAAAAwADALcAAAD1AgAAAAA=&#10;" strokecolor="#afafaf" strokeweight=".26061mm"/>
                <v:line id="Line 378" o:spid="_x0000_s1037" style="position:absolute;visibility:visible;mso-wrap-style:square" from="2655,2077" to="2655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TQ1wwAAANwAAAAPAAAAZHJzL2Rvd25yZXYueG1sRI9BawIx&#10;FITvQv9DeIXe3KytLro1SrEUelVben1snputm5ftJq7x3xtB6HGYmW+Y5TraVgzU+8axgkmWgyCu&#10;nG64VvC1/xjPQfiArLF1TAou5GG9ehgtsdTuzFsadqEWCcK+RAUmhK6U0leGLPrMdcTJO7jeYkiy&#10;r6Xu8ZzgtpXPeV5Iiw2nBYMdbQxVx93JKvj+fZ/FgX5yw5ewmQ6x2BenP6WeHuPbK4hAMfyH7+1P&#10;reBlvoDbmXQE5OoKAAD//wMAUEsBAi0AFAAGAAgAAAAhANvh9svuAAAAhQEAABMAAAAAAAAAAAAA&#10;AAAAAAAAAFtDb250ZW50X1R5cGVzXS54bWxQSwECLQAUAAYACAAAACEAWvQsW78AAAAVAQAACwAA&#10;AAAAAAAAAAAAAAAfAQAAX3JlbHMvLnJlbHNQSwECLQAUAAYACAAAACEAY4U0NcMAAADcAAAADwAA&#10;AAAAAAAAAAAAAAAHAgAAZHJzL2Rvd25yZXYueG1sUEsFBgAAAAADAAMAtwAAAPcCAAAAAA==&#10;" strokeweight=".26061mm"/>
                <v:line id="Line 379" o:spid="_x0000_s1038" style="position:absolute;visibility:visible;mso-wrap-style:square" from="2655,1713" to="2724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wo4wwAAANwAAAAPAAAAZHJzL2Rvd25yZXYueG1sRE/LasJA&#10;FN0X+g/DLXRXJ1oobXQUEaV2U2oi4vKSueZh5k6YmSbx751FocvDeS9Wo2lFT87XlhVMJwkI4sLq&#10;mksFx3z38g7CB2SNrWVScCMPq+XjwwJTbQc+UJ+FUsQQ9ikqqELoUil9UZFBP7EdceQu1hkMEbpS&#10;aodDDDetnCXJmzRYc2yosKNNRcU1+zUKDtuf72u+Rxn65nP6dR6a9mQbpZ6fxvUcRKAx/Iv/3Hut&#10;4PUjzo9n4hGQyzsAAAD//wMAUEsBAi0AFAAGAAgAAAAhANvh9svuAAAAhQEAABMAAAAAAAAAAAAA&#10;AAAAAAAAAFtDb250ZW50X1R5cGVzXS54bWxQSwECLQAUAAYACAAAACEAWvQsW78AAAAVAQAACwAA&#10;AAAAAAAAAAAAAAAfAQAAX3JlbHMvLnJlbHNQSwECLQAUAAYACAAAACEAcIMKOMMAAADcAAAADwAA&#10;AAAAAAAAAAAAAAAHAgAAZHJzL2Rvd25yZXYueG1sUEsFBgAAAAADAAMAtwAAAPcCAAAAAA==&#10;" strokecolor="#afafaf" strokeweight=".26061mm"/>
                <v:line id="Line 380" o:spid="_x0000_s1039" style="position:absolute;visibility:visible;mso-wrap-style:square" from="2655,1713" to="2655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q7uwwAAANwAAAAPAAAAZHJzL2Rvd25yZXYueG1sRI9BawIx&#10;FITvgv8hPKE3N2uri26NUiyFXtWWXh+b1822m5ftJq7x3xtB6HGYmW+Y9TbaVgzU+8axglmWgyCu&#10;nG64VvBxfJsuQfiArLF1TAou5GG7GY/WWGp35j0Nh1CLBGFfogITQldK6StDFn3mOuLkfbveYkiy&#10;r6Xu8ZzgtpWPeV5Iiw2nBYMd7QxVv4eTVfD587qIA33lhi9hNx9icSxOf0o9TOLLM4hAMfyH7+13&#10;reBpNYPbmXQE5OYKAAD//wMAUEsBAi0AFAAGAAgAAAAhANvh9svuAAAAhQEAABMAAAAAAAAAAAAA&#10;AAAAAAAAAFtDb250ZW50X1R5cGVzXS54bWxQSwECLQAUAAYACAAAACEAWvQsW78AAAAVAQAACwAA&#10;AAAAAAAAAAAAAAAfAQAAX3JlbHMvLnJlbHNQSwECLQAUAAYACAAAACEAGCqu7sMAAADcAAAADwAA&#10;AAAAAAAAAAAAAAAHAgAAZHJzL2Rvd25yZXYueG1sUEsFBgAAAAADAAMAtwAAAPcCAAAAAA==&#10;" strokeweight=".26061mm"/>
                <v:line id="Line 381" o:spid="_x0000_s1040" style="position:absolute;visibility:visible;mso-wrap-style:square" from="2655,1349" to="2724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HUxQAAANwAAAAPAAAAZHJzL2Rvd25yZXYueG1sRI9ba8JA&#10;FITfhf6H5RT6phstiI2uIqWl+iLeEB8P2WMuZs+G7JrEf+8KQh+HmfmGmS06U4qGapdbVjAcRCCI&#10;E6tzThUcD7/9CQjnkTWWlknBnRws5m+9GcbatryjZu9TESDsYlSQeV/FUrokI4NuYCvi4F1sbdAH&#10;WadS19gGuCnlKIrG0mDOYSHDir4zSq77m1Gw+9lurocVSt8Uf8P1uS3Kky2U+njvllMQnjr/H361&#10;V1rB59cInmfCEZDzBwAAAP//AwBQSwECLQAUAAYACAAAACEA2+H2y+4AAACFAQAAEwAAAAAAAAAA&#10;AAAAAAAAAAAAW0NvbnRlbnRfVHlwZXNdLnhtbFBLAQItABQABgAIAAAAIQBa9CxbvwAAABUBAAAL&#10;AAAAAAAAAAAAAAAAAB8BAABfcmVscy8ucmVsc1BLAQItABQABgAIAAAAIQDvHTHUxQAAANwAAAAP&#10;AAAAAAAAAAAAAAAAAAcCAABkcnMvZG93bnJldi54bWxQSwUGAAAAAAMAAwC3AAAA+QIAAAAA&#10;" strokecolor="#afafaf" strokeweight=".26061mm"/>
                <v:line id="Line 382" o:spid="_x0000_s1041" style="position:absolute;visibility:visible;mso-wrap-style:square" from="2655,1349" to="2655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JUCwwAAANwAAAAPAAAAZHJzL2Rvd25yZXYueG1sRI9BawIx&#10;FITvBf9DeEJvNWttF12NUiyFXtWK18fmuVndvKybuMZ/3wiFHoeZ+YZZrKJtRE+drx0rGI8yEMSl&#10;0zVXCn52Xy9TED4ga2wck4I7eVgtB08LLLS78Yb6bahEgrAvUIEJoS2k9KUhi37kWuLkHV1nMSTZ&#10;VVJ3eEtw28jXLMulxZrTgsGW1obK8/ZqFexPn++xp0Nm+B7Wb33Md/n1otTzMH7MQQSK4T/81/7W&#10;CiazCTzOpCMgl78AAAD//wMAUEsBAi0AFAAGAAgAAAAhANvh9svuAAAAhQEAABMAAAAAAAAAAAAA&#10;AAAAAAAAAFtDb250ZW50X1R5cGVzXS54bWxQSwECLQAUAAYACAAAACEAWvQsW78AAAAVAQAACwAA&#10;AAAAAAAAAAAAAAAfAQAAX3JlbHMvLnJlbHNQSwECLQAUAAYACAAAACEAh7SVAsMAAADcAAAADwAA&#10;AAAAAAAAAAAAAAAHAgAAZHJzL2Rvd25yZXYueG1sUEsFBgAAAAADAAMAtwAAAPcCAAAAAA==&#10;" strokeweight=".26061mm"/>
                <v:line id="Line 383" o:spid="_x0000_s1042" style="position:absolute;visibility:visible;mso-wrap-style:square" from="2655,985" to="2724,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Aw7xgAAANwAAAAPAAAAZHJzL2Rvd25yZXYueG1sRI9Pa8JA&#10;FMTvBb/D8gRvdWMt0kY3QYpSe5GqpXh8ZJ/5Y/ZtyG6T9Nt3BaHHYWZ+w6zSwdSio9aVlhXMphEI&#10;4szqknMFX6ft4wsI55E11pZJwS85SJPRwwpjbXs+UHf0uQgQdjEqKLxvYildVpBBN7UNcfAutjXo&#10;g2xzqVvsA9zU8imKFtJgyWGhwIbeCsquxx+j4LD53F9PO5S+q95nH+e+qr9tpdRkPKyXIDwN/j98&#10;b++0gvnrM9zOhCMgkz8AAAD//wMAUEsBAi0AFAAGAAgAAAAhANvh9svuAAAAhQEAABMAAAAAAAAA&#10;AAAAAAAAAAAAAFtDb250ZW50X1R5cGVzXS54bWxQSwECLQAUAAYACAAAACEAWvQsW78AAAAVAQAA&#10;CwAAAAAAAAAAAAAAAAAfAQAAX3JlbHMvLnJlbHNQSwECLQAUAAYACAAAACEAD7gMO8YAAADcAAAA&#10;DwAAAAAAAAAAAAAAAAAHAgAAZHJzL2Rvd25yZXYueG1sUEsFBgAAAAADAAMAtwAAAPoCAAAAAA==&#10;" strokecolor="#afafaf" strokeweight=".26061mm"/>
                <v:line id="Line 384" o:spid="_x0000_s1043" style="position:absolute;visibility:visible;mso-wrap-style:square" from="2655,985" to="2655,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ajtwwAAANwAAAAPAAAAZHJzL2Rvd25yZXYueG1sRI9BawIx&#10;FITvBf9DeAVvNVuti26NIorQq9rS62PzulndvKybuMZ/bwqFHoeZ+YZZrKJtRE+drx0reB1lIIhL&#10;p2uuFHwedy8zED4ga2wck4I7eVgtB08LLLS78Z76Q6hEgrAvUIEJoS2k9KUhi37kWuLk/bjOYkiy&#10;q6Tu8JbgtpHjLMulxZrTgsGWNobK8+FqFXydttPY03dm+B42b33Mj/n1otTwOa7fQQSK4T/81/7Q&#10;CibzKfyeSUdALh8AAAD//wMAUEsBAi0AFAAGAAgAAAAhANvh9svuAAAAhQEAABMAAAAAAAAAAAAA&#10;AAAAAAAAAFtDb250ZW50X1R5cGVzXS54bWxQSwECLQAUAAYACAAAACEAWvQsW78AAAAVAQAACwAA&#10;AAAAAAAAAAAAAAAfAQAAX3JlbHMvLnJlbHNQSwECLQAUAAYACAAAACEAZxGo7cMAAADcAAAADwAA&#10;AAAAAAAAAAAAAAAHAgAAZHJzL2Rvd25yZXYueG1sUEsFBgAAAAADAAMAtwAAAPcCAAAAAA==&#10;" strokeweight=".26061mm"/>
                <v:line id="Line 385" o:spid="_x0000_s1044" style="position:absolute;visibility:visible;mso-wrap-style:square" from="2655,622" to="2724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fXxgAAANwAAAAPAAAAZHJzL2Rvd25yZXYueG1sRI9Pa8JA&#10;FMTvBb/D8oTe6sYKYmM2UsSivRSNpXh8ZF/zx+zbkN0m6bfvCkKPw8z8hkk2o2lET52rLCuYzyIQ&#10;xLnVFRcKPs9vTysQziNrbCyTgl9ysEknDwnG2g58oj7zhQgQdjEqKL1vYyldXpJBN7MtcfC+bWfQ&#10;B9kVUnc4BLhp5HMULaXBisNCiS1tS8qv2Y9RcNodP67nA0rf1/v5+2Womy9bK/U4HV/XIDyN/j98&#10;bx+0gsXLEm5nwhGQ6R8AAAD//wMAUEsBAi0AFAAGAAgAAAAhANvh9svuAAAAhQEAABMAAAAAAAAA&#10;AAAAAAAAAAAAAFtDb250ZW50X1R5cGVzXS54bWxQSwECLQAUAAYACAAAACEAWvQsW78AAAAVAQAA&#10;CwAAAAAAAAAAAAAAAAAfAQAAX3JlbHMvLnJlbHNQSwECLQAUAAYACAAAACEAkCY318YAAADcAAAA&#10;DwAAAAAAAAAAAAAAAAAHAgAAZHJzL2Rvd25yZXYueG1sUEsFBgAAAAADAAMAtwAAAPoCAAAAAA==&#10;" strokecolor="#afafaf" strokeweight=".26061mm"/>
                <v:line id="Line 386" o:spid="_x0000_s1045" style="position:absolute;visibility:visible;mso-wrap-style:square" from="2655,622" to="2655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5MBwwAAANwAAAAPAAAAZHJzL2Rvd25yZXYueG1sRI9BawIx&#10;FITvBf9DeIK3mlXbtV2NUiwFr9UWr4/Nc7O6edlu4hr/fSMUehxm5htmuY62ET11vnasYDLOQBCX&#10;TtdcKfjafzy+gPABWWPjmBTcyMN6NXhYYqHdlT+p34VKJAj7AhWYENpCSl8asujHriVO3tF1FkOS&#10;XSV1h9cEt42cZlkuLdacFgy2tDFUnncXq+D79P4cezpkhm9h89THfJ9ffpQaDePbAkSgGP7Df+2t&#10;VjB7ncP9TDoCcvULAAD//wMAUEsBAi0AFAAGAAgAAAAhANvh9svuAAAAhQEAABMAAAAAAAAAAAAA&#10;AAAAAAAAAFtDb250ZW50X1R5cGVzXS54bWxQSwECLQAUAAYACAAAACEAWvQsW78AAAAVAQAACwAA&#10;AAAAAAAAAAAAAAAfAQAAX3JlbHMvLnJlbHNQSwECLQAUAAYACAAAACEA+I+TAcMAAADcAAAADwAA&#10;AAAAAAAAAAAAAAAHAgAAZHJzL2Rvd25yZXYueG1sUEsFBgAAAAADAAMAtwAAAPcCAAAAAA==&#10;" strokeweight=".26061mm"/>
                <v:shape id="docshape34" o:spid="_x0000_s1046" style="position:absolute;left:2655;top:254;width:1101;height:8;visibility:visible;mso-wrap-style:square;v-text-anchor:top" coordsize="110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J12wgAAANwAAAAPAAAAZHJzL2Rvd25yZXYueG1sRE/Pa8Iw&#10;FL4P/B/CE3abaRVEO6OMsoHzpNWLt7fmrS02L12S2fa/N4fBjh/f781uMK24k/ONZQXpLAFBXFrd&#10;cKXgcv54WYHwAVlja5kUjORht508bTDTtucT3YtQiRjCPkMFdQhdJqUvazLoZ7Yjjty3dQZDhK6S&#10;2mEfw00r50mylAYbjg01dpTXVN6KX6PAFbd0OH7l+M7V58/hPL/ieuyUep4Ob68gAg3hX/zn3msF&#10;i3VcG8/EIyC3DwAAAP//AwBQSwECLQAUAAYACAAAACEA2+H2y+4AAACFAQAAEwAAAAAAAAAAAAAA&#10;AAAAAAAAW0NvbnRlbnRfVHlwZXNdLnhtbFBLAQItABQABgAIAAAAIQBa9CxbvwAAABUBAAALAAAA&#10;AAAAAAAAAAAAAB8BAABfcmVscy8ucmVsc1BLAQItABQABgAIAAAAIQAtWJ12wgAAANwAAAAPAAAA&#10;AAAAAAAAAAAAAAcCAABkcnMvZG93bnJldi54bWxQSwUGAAAAAAMAAwC3AAAA9gIAAAAA&#10;" path="m,7r344,m482,7r137,m757,7r137,m1032,7r69,m,l1101,e" filled="f" strokecolor="#afafaf" strokeweight=".1303mm">
                  <v:path arrowok="t" o:connecttype="custom" o:connectlocs="0,261;344,261;482,261;619,261;757,261;894,261;1032,261;1101,261;0,254;1101,254" o:connectangles="0,0,0,0,0,0,0,0,0,0"/>
                </v:shape>
                <v:line id="Line 388" o:spid="_x0000_s1047" style="position:absolute;visibility:visible;mso-wrap-style:square" from="2655,258" to="2655,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KLowwAAANwAAAAPAAAAZHJzL2Rvd25yZXYueG1sRI9BawIx&#10;FITvQv9DeIXe3KytLro1SrEUelVben1snputm5ftJq7x3xtB6HGYmW+Y5TraVgzU+8axgkmWgyCu&#10;nG64VvC1/xjPQfiArLF1TAou5GG9ehgtsdTuzFsadqEWCcK+RAUmhK6U0leGLPrMdcTJO7jeYkiy&#10;r6Xu8ZzgtpXPeV5Iiw2nBYMdbQxVx93JKvj+fZ/FgX5yw5ewmQ6x2BenP6WeHuPbK4hAMfyH7+1P&#10;reBlsYDbmXQE5OoKAAD//wMAUEsBAi0AFAAGAAgAAAAhANvh9svuAAAAhQEAABMAAAAAAAAAAAAA&#10;AAAAAAAAAFtDb250ZW50X1R5cGVzXS54bWxQSwECLQAUAAYACAAAACEAWvQsW78AAAAVAQAACwAA&#10;AAAAAAAAAAAAAAAfAQAAX3JlbHMvLnJlbHNQSwECLQAUAAYACAAAACEA5lyi6MMAAADcAAAADwAA&#10;AAAAAAAAAAAAAAAHAgAAZHJzL2Rvd25yZXYueG1sUEsFBgAAAAADAAMAtwAAAPcCAAAAAA==&#10;" strokeweight=".26061mm"/>
                <v:line id="Line 389" o:spid="_x0000_s1048" style="position:absolute;visibility:visible;mso-wrap-style:square" from="2655,3896" to="2655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lOXvwAAANwAAAAPAAAAZHJzL2Rvd25yZXYueG1sRE9NawIx&#10;EL0L/ocwQm+atOgiq1GKpdBrteJ12Iyb1c1ku4lr/PfNQejx8b7X2+RaMVAfGs8aXmcKBHHlTcO1&#10;hp/D53QJIkRkg61n0vCgANvNeLTG0vg7f9Owj7XIIRxK1GBj7EopQ2XJYZj5jjhzZ987jBn2tTQ9&#10;3nO4a+WbUoV02HBusNjRzlJ13d+chuPlY5EGOinLj7ibD6k4FLdfrV8m6X0FIlKK/+Kn+8tomKs8&#10;P5/JR0Bu/gAAAP//AwBQSwECLQAUAAYACAAAACEA2+H2y+4AAACFAQAAEwAAAAAAAAAAAAAAAAAA&#10;AAAAW0NvbnRlbnRfVHlwZXNdLnhtbFBLAQItABQABgAIAAAAIQBa9CxbvwAAABUBAAALAAAAAAAA&#10;AAAAAAAAAB8BAABfcmVscy8ucmVsc1BLAQItABQABgAIAAAAIQBfxlOXvwAAANwAAAAPAAAAAAAA&#10;AAAAAAAAAAcCAABkcnMvZG93bnJldi54bWxQSwUGAAAAAAMAAwC3AAAA8wIAAAAA&#10;" strokeweight=".26061mm"/>
                <v:shape id="docshape35" o:spid="_x0000_s1049" style="position:absolute;left:3686;top:621;width:69;height:2911;visibility:visible;mso-wrap-style:square;v-text-anchor:top" coordsize="69,2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CftxQAAANwAAAAPAAAAZHJzL2Rvd25yZXYueG1sRI9Bi8Iw&#10;FITvwv6H8IS9iKbuikg1yiIou+ilKurx0TzbYvNSm6zWf28EweMwM98wk1ljSnGl2hWWFfR7EQji&#10;1OqCMwW77aI7AuE8ssbSMim4k4PZ9KM1wVjbGyd03fhMBAi7GBXk3lexlC7NyaDr2Yo4eCdbG/RB&#10;1pnUNd4C3JTyK4qG0mDBYSHHiuY5pefNv1HQDI6d+fog9+Vfsrwk99Vy913slfpsNz9jEJ4a/w6/&#10;2r9awSDqw/NMOAJy+gAAAP//AwBQSwECLQAUAAYACAAAACEA2+H2y+4AAACFAQAAEwAAAAAAAAAA&#10;AAAAAAAAAAAAW0NvbnRlbnRfVHlwZXNdLnhtbFBLAQItABQABgAIAAAAIQBa9CxbvwAAABUBAAAL&#10;AAAAAAAAAAAAAAAAAB8BAABfcmVscy8ucmVsc1BLAQItABQABgAIAAAAIQAjXCftxQAAANwAAAAP&#10;AAAAAAAAAAAAAAAAAAcCAABkcnMvZG93bnJldi54bWxQSwUGAAAAAAMAAwC3AAAA+QIAAAAA&#10;" path="m,2910r69,m,2546r69,m,2182r69,m,1818r69,m,1455r69,m,1091r69,m,727r69,m,363r69,m,l69,e" filled="f" strokecolor="#afafaf" strokeweight=".26061mm">
                  <v:path arrowok="t" o:connecttype="custom" o:connectlocs="0,3532;69,3532;0,3168;69,3168;0,2804;69,2804;0,2440;69,2440;0,2077;69,2077;0,1713;69,1713;0,1349;69,1349;0,985;69,985;0,622;69,622" o:connectangles="0,0,0,0,0,0,0,0,0,0,0,0,0,0,0,0,0,0"/>
                </v:shape>
                <v:line id="Line 391" o:spid="_x0000_s1050" style="position:absolute;visibility:visible;mso-wrap-style:square" from="3756,3896" to="3756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Gh7wgAAANwAAAAPAAAAZHJzL2Rvd25yZXYueG1sRI9PawIx&#10;FMTvhX6H8Aq91aSiS1mNUpRCr/UPvT42z83q5mXdxDV+e1MoeBxm5jfMfJlcKwbqQ+NZw/tIgSCu&#10;vGm41rDbfr19gAgR2WDrmTTcKMBy8fw0x9L4K//QsIm1yBAOJWqwMXallKGy5DCMfEecvYPvHcYs&#10;+1qaHq8Z7lo5VqqQDhvOCxY7WlmqTpuL07A/rqdpoF9l+RZXkyEV2+Jy1vr1JX3OQERK8RH+b38b&#10;DRM1hr8z+QjIxR0AAP//AwBQSwECLQAUAAYACAAAACEA2+H2y+4AAACFAQAAEwAAAAAAAAAAAAAA&#10;AAAAAAAAW0NvbnRlbnRfVHlwZXNdLnhtbFBLAQItABQABgAIAAAAIQBa9CxbvwAAABUBAAALAAAA&#10;AAAAAAAAAAAAAB8BAABfcmVscy8ucmVsc1BLAQItABQABgAIAAAAIQDAWGh7wgAAANwAAAAPAAAA&#10;AAAAAAAAAAAAAAcCAABkcnMvZG93bnJldi54bWxQSwUGAAAAAAMAAwC3AAAA9gIAAAAA&#10;" strokeweight=".26061mm"/>
                <v:shape id="docshape36" o:spid="_x0000_s1051" style="position:absolute;left:2655;top:3891;width:1101;height:8;visibility:visible;mso-wrap-style:square;v-text-anchor:top" coordsize="110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NQSxQAAANwAAAAPAAAAZHJzL2Rvd25yZXYueG1sRI9Pa8JA&#10;FMTvQr/D8gpeRDf1P6mrqFDwUsQo4vGRfU1Ss29DdjXpt+8KgsdhZn7DLFatKcWdaldYVvAxiEAQ&#10;p1YXnCk4Hb/6cxDOI2ssLZOCP3KwWr51Fhhr2/CB7onPRICwi1FB7n0VS+nSnAy6ga2Ig/dja4M+&#10;yDqTusYmwE0ph1E0lQYLDgs5VrTNKb0mN6NgPxrP9s3pMj//9hL8Pkw2zl5bpbrv7foThKfWv8LP&#10;9k4rGEcjeJwJR0Au/wEAAP//AwBQSwECLQAUAAYACAAAACEA2+H2y+4AAACFAQAAEwAAAAAAAAAA&#10;AAAAAAAAAAAAW0NvbnRlbnRfVHlwZXNdLnhtbFBLAQItABQABgAIAAAAIQBa9CxbvwAAABUBAAAL&#10;AAAAAAAAAAAAAAAAAB8BAABfcmVscy8ucmVsc1BLAQItABQABgAIAAAAIQArPNQSxQAAANwAAAAP&#10;AAAAAAAAAAAAAAAAAAcCAABkcnMvZG93bnJldi54bWxQSwUGAAAAAAMAAwC3AAAA+QIAAAAA&#10;" path="m,l344,m482,l619,m757,l894,t138,l1101,m,7r1101,e" filled="f" strokeweight=".1306mm">
                  <v:path arrowok="t" o:connecttype="custom" o:connectlocs="0,3892;344,3892;482,3892;619,3892;757,3892;894,3892;1032,3892;1101,3892;0,3899;1101,3899" o:connectangles="0,0,0,0,0,0,0,0,0,0"/>
                </v:shape>
                <v:line id="Line 393" o:spid="_x0000_s1052" style="position:absolute;visibility:visible;mso-wrap-style:square" from="2655,76" to="3756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VWUwgAAANwAAAAPAAAAZHJzL2Rvd25yZXYueG1sRI9BawIx&#10;FITvhf6H8Aq91aSyXWQ1iiiFXqstvT42z83q5mW7iWv8940g9DjMzDfMYpVcJ0YaQutZw+tEgSCu&#10;vWm50fC1f3+ZgQgR2WDnmTRcKcBq+fiwwMr4C3/SuIuNyBAOFWqwMfaVlKG25DBMfE+cvYMfHMYs&#10;h0aaAS8Z7jo5VaqUDlvOCxZ72liqT7uz0/B93L6lkX6U5WvcFGMq9+X5V+vnp7Seg4iU4n/43v4w&#10;GgpVwO1MPgJy+QcAAP//AwBQSwECLQAUAAYACAAAACEA2+H2y+4AAACFAQAAEwAAAAAAAAAAAAAA&#10;AAAAAAAAW0NvbnRlbnRfVHlwZXNdLnhtbFBLAQItABQABgAIAAAAIQBa9CxbvwAAABUBAAALAAAA&#10;AAAAAAAAAAAAAB8BAABfcmVscy8ucmVsc1BLAQItABQABgAIAAAAIQAg/VWUwgAAANwAAAAPAAAA&#10;AAAAAAAAAAAAAAcCAABkcnMvZG93bnJldi54bWxQSwUGAAAAAAMAAwC3AAAA9gIAAAAA&#10;" strokeweight=".26061mm"/>
                <v:shape id="docshape37" o:spid="_x0000_s1053" style="position:absolute;left:2861;top:2804;width:138;height:728;visibility:visible;mso-wrap-style:square;v-text-anchor:top" coordsize="138,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/CQwgAAANwAAAAPAAAAZHJzL2Rvd25yZXYueG1sRI9Pi8Iw&#10;FMTvgt8hPGFvmrqoSDWKyC4rePLPweOjeTbF5qUkqXa/vREEj8PM/IZZrjtbizv5UDlWMB5lIIgL&#10;pysuFZxPv8M5iBCRNdaOScE/BViv+r0l5to9+ED3YyxFgnDIUYGJscmlDIUhi2HkGuLkXZ23GJP0&#10;pdQeHwlua/mdZTNpseK0YLChraHidmytgt30cjkd2vPPTbebpvATs+c/o9TXoNssQETq4if8bu+0&#10;gkk2hdeZdATk6gkAAP//AwBQSwECLQAUAAYACAAAACEA2+H2y+4AAACFAQAAEwAAAAAAAAAAAAAA&#10;AAAAAAAAW0NvbnRlbnRfVHlwZXNdLnhtbFBLAQItABQABgAIAAAAIQBa9CxbvwAAABUBAAALAAAA&#10;AAAAAAAAAAAAAB8BAABfcmVscy8ucmVsc1BLAQItABQABgAIAAAAIQDdO/CQwgAAANwAAAAPAAAA&#10;AAAAAAAAAAAAAAcCAABkcnMvZG93bnJldi54bWxQSwUGAAAAAAMAAwC3AAAA9gIAAAAA&#10;" path="m,728r137,m,364r137,m,l137,e" filled="f" strokecolor="#afafaf" strokeweight=".26061mm">
                  <v:path arrowok="t" o:connecttype="custom" o:connectlocs="0,3532;137,3532;0,3168;137,3168;0,2804;137,2804" o:connectangles="0,0,0,0,0,0"/>
                </v:shape>
                <v:rect id="docshape38" o:spid="_x0000_s1054" style="position:absolute;left:2724;top:2760;width:138;height:1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vNwwgAAANwAAAAPAAAAZHJzL2Rvd25yZXYueG1sRI9BawIx&#10;FITvQv9DeEIvUrMVG8pqFBGkPRXU9v7YPHcXN+8tSXS3/74pFHocZuYbZr0dfafuFGIrbOF5XoAi&#10;rsS1XFv4PB+eXkHFhOywEyYL3xRhu3mYrLF0MvCR7qdUqwzhWKKFJqW+1DpWDXmMc+mJs3eR4DFl&#10;GWrtAg4Z7ju9KAqjPbacFxrsad9QdT3dvIWBzH7xEo/yYb6S4SDLt91MrH2cjrsVqERj+g//td+d&#10;hWVh4PdMPgJ68wMAAP//AwBQSwECLQAUAAYACAAAACEA2+H2y+4AAACFAQAAEwAAAAAAAAAAAAAA&#10;AAAAAAAAW0NvbnRlbnRfVHlwZXNdLnhtbFBLAQItABQABgAIAAAAIQBa9CxbvwAAABUBAAALAAAA&#10;AAAAAAAAAAAAAB8BAABfcmVscy8ucmVsc1BLAQItABQABgAIAAAAIQAa4vNwwgAAANwAAAAPAAAA&#10;AAAAAAAAAAAAAAcCAABkcnMvZG93bnJldi54bWxQSwUGAAAAAAMAAwC3AAAA9gIAAAAA&#10;" fillcolor="#1f77b3" stroked="f"/>
                <v:shape id="docshape39" o:spid="_x0000_s1055" style="position:absolute;left:3136;top:3167;width:138;height:364;visibility:visible;mso-wrap-style:square;v-text-anchor:top" coordsize="138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5d0xAAAANwAAAAPAAAAZHJzL2Rvd25yZXYueG1sRI9BawIx&#10;FITvBf9DeIK3mlVKW1ejiCAo0oPbHnp8bF43WzcvYZNq9Nc3hYLHYWa+YRarZDtxpj60jhVMxgUI&#10;4trplhsFH+/bx1cQISJr7ByTgisFWC0HDwsstbvwkc5VbESGcChRgYnRl1KG2pDFMHaeOHtfrrcY&#10;s+wbqXu8ZLjt5LQonqXFlvOCQU8bQ/Wp+rEK5NHP/Odb2ttbrDbh8J12671RajRM6zmISCnew//t&#10;nVbwVLzA35l8BOTyFwAA//8DAFBLAQItABQABgAIAAAAIQDb4fbL7gAAAIUBAAATAAAAAAAAAAAA&#10;AAAAAAAAAABbQ29udGVudF9UeXBlc10ueG1sUEsBAi0AFAAGAAgAAAAhAFr0LFu/AAAAFQEAAAsA&#10;AAAAAAAAAAAAAAAAHwEAAF9yZWxzLy5yZWxzUEsBAi0AFAAGAAgAAAAhAD+fl3TEAAAA3AAAAA8A&#10;AAAAAAAAAAAAAAAABwIAAGRycy9kb3ducmV2LnhtbFBLBQYAAAAAAwADALcAAAD4AgAAAAA=&#10;" path="m,364r137,m,l137,e" filled="f" strokecolor="#afafaf" strokeweight=".26061mm">
                  <v:path arrowok="t" o:connecttype="custom" o:connectlocs="0,3532;137,3532;0,3168;137,3168" o:connectangles="0,0,0,0"/>
                </v:shape>
                <v:rect id="docshape40" o:spid="_x0000_s1056" style="position:absolute;left:2999;top:2984;width:138;height: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KZvwAAANwAAAAPAAAAZHJzL2Rvd25yZXYueG1sRE9Na8JA&#10;EL0L/odlBC+im4oNkrqKCGJPgrbeh+yYhGZnwu7WxH/fPQg9Pt73Zje4Vj3Ih0bYwNsiA0Vcim24&#10;MvD9dZyvQYWIbLEVJgNPCrDbjkcbLKz0fKHHNVYqhXAo0EAdY1doHcqaHIaFdMSJu4t3GBP0lbYe&#10;+xTuWr3Mslw7bDg11NjRoaby5/rrDPSUH5bv4SLn/BZz9rI67WdizHQy7D9ARRriv/jl/rQGVlla&#10;m86kI6C3fwAAAP//AwBQSwECLQAUAAYACAAAACEA2+H2y+4AAACFAQAAEwAAAAAAAAAAAAAAAAAA&#10;AAAAW0NvbnRlbnRfVHlwZXNdLnhtbFBLAQItABQABgAIAAAAIQBa9CxbvwAAABUBAAALAAAAAAAA&#10;AAAAAAAAAB8BAABfcmVscy8ucmVsc1BLAQItABQABgAIAAAAIQAEMcKZvwAAANwAAAAPAAAAAAAA&#10;AAAAAAAAAAcCAABkcnMvZG93bnJldi54bWxQSwUGAAAAAAMAAwC3AAAA8wIAAAAA&#10;" fillcolor="#1f77b3" stroked="f"/>
                <v:shape id="docshape41" o:spid="_x0000_s1057" style="position:absolute;left:3136;top:2804;width:413;height:728;visibility:visible;mso-wrap-style:square;v-text-anchor:top" coordsize="413,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B5YxgAAANwAAAAPAAAAZHJzL2Rvd25yZXYueG1sRI/RasJA&#10;FETfhf7Dcgt9KXXTUkqMrlKEUH0o2sQPuGSvSTB7N81uYvL33YLg4zAzZ5jVZjSNGKhztWUFr/MI&#10;BHFhdc2lglOevsQgnEfW2FgmBRM52KwfZitMtL3yDw2ZL0WAsEtQQeV9m0jpiooMurltiYN3tp1B&#10;H2RXSt3hNcBNI9+i6EMarDksVNjStqLikvVGwXGRT/1B7u3X9/N2b3e/UxqnmVJPj+PnEoSn0d/D&#10;t/ZOK3iPFvB/JhwBuf4DAAD//wMAUEsBAi0AFAAGAAgAAAAhANvh9svuAAAAhQEAABMAAAAAAAAA&#10;AAAAAAAAAAAAAFtDb250ZW50X1R5cGVzXS54bWxQSwECLQAUAAYACAAAACEAWvQsW78AAAAVAQAA&#10;CwAAAAAAAAAAAAAAAAAfAQAAX3JlbHMvLnJlbHNQSwECLQAUAAYACAAAACEA4lgeWMYAAADcAAAA&#10;DwAAAAAAAAAAAAAAAAAHAgAAZHJzL2Rvd25yZXYueG1sUEsFBgAAAAADAAMAtwAAAPoCAAAAAA==&#10;" path="m275,728r137,m275,364r137,m,l137,m275,l412,e" filled="f" strokecolor="#afafaf" strokeweight=".26061mm">
                  <v:path arrowok="t" o:connecttype="custom" o:connectlocs="275,3532;412,3532;275,3168;412,3168;0,2804;137,2804;275,2804;412,2804" o:connectangles="0,0,0,0,0,0,0,0"/>
                </v:shape>
                <v:rect id="docshape42" o:spid="_x0000_s1058" style="position:absolute;left:3274;top:2626;width:138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lhCwAAAANwAAAAPAAAAZHJzL2Rvd25yZXYueG1sRE9LS8NA&#10;EL4L/Q/LCF7EbFpqkNhtCIVST0Jf9yE7JsHsTNjdNvHfuwfB48f33lSzG9SdfOiFDSyzHBRxI7bn&#10;1sDlvH95AxUissVBmAz8UIBqu3jYYGll4iPdT7FVKYRDiQa6GMdS69B05DBkMhIn7ku8w5igb7X1&#10;OKVwN+hVnhfaYc+pocORdh0136ebMzBRsVu9hqN8FtdYsJf1oX4WY54e5/odVKQ5/ov/3B/WwHqZ&#10;5qcz6Qjo7S8AAAD//wMAUEsBAi0AFAAGAAgAAAAhANvh9svuAAAAhQEAABMAAAAAAAAAAAAAAAAA&#10;AAAAAFtDb250ZW50X1R5cGVzXS54bWxQSwECLQAUAAYACAAAACEAWvQsW78AAAAVAQAACwAAAAAA&#10;AAAAAAAAAAAfAQAAX3JlbHMvLnJlbHNQSwECLQAUAAYACAAAACEAf55YQsAAAADcAAAADwAAAAAA&#10;AAAAAAAAAAAHAgAAZHJzL2Rvd25yZXYueG1sUEsFBgAAAAADAAMAtwAAAPQCAAAAAA==&#10;" fillcolor="#1f77b3" stroked="f"/>
                <v:line id="Line 400" o:spid="_x0000_s1059" style="position:absolute;visibility:visible;mso-wrap-style:square" from="3412,2440" to="3549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mGcxAAAANwAAAAPAAAAZHJzL2Rvd25yZXYueG1sRI9ba8JA&#10;FITfC/6H5Qh9q5sUKSW6iohS+yLeEB8P2WMuZs+G7JrEf98VCj4OM/MNM533phItNa6wrCAeRSCI&#10;U6sLzhScjuuPbxDOI2usLJOCBzmYzwZvU0y07XhP7cFnIkDYJagg975OpHRpTgbdyNbEwbvaxqAP&#10;ssmkbrALcFPJzyj6kgYLDgs51rTMKb0d7kbBfrXb3o4blL4tf+LfS1dWZ1sq9T7sFxMQnnr/Cv+3&#10;N1rBOI7heSYcATn7AwAA//8DAFBLAQItABQABgAIAAAAIQDb4fbL7gAAAIUBAAATAAAAAAAAAAAA&#10;AAAAAAAAAABbQ29udGVudF9UeXBlc10ueG1sUEsBAi0AFAAGAAgAAAAhAFr0LFu/AAAAFQEAAAsA&#10;AAAAAAAAAAAAAAAAHwEAAF9yZWxzLy5yZWxzUEsBAi0AFAAGAAgAAAAhALK2YZzEAAAA3AAAAA8A&#10;AAAAAAAAAAAAAAAABwIAAGRycy9kb3ducmV2LnhtbFBLBQYAAAAAAwADALcAAAD4AgAAAAA=&#10;" strokecolor="#afafaf" strokeweight=".26061mm"/>
                <v:rect id="docshape43" o:spid="_x0000_s1060" style="position:absolute;left:3549;top:2467;width:13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GOuwwAAANwAAAAPAAAAZHJzL2Rvd25yZXYueG1sRI/NasMw&#10;EITvhb6D2EIvJZFjElOcKCEESnMq5Kf3xdrYJtaukdTYffsqUMhxmJlvmNVmdJ26kQ+tsIHZNANF&#10;XIltuTZwPn1M3kGFiGyxEyYDvxRgs35+WmFpZeAD3Y6xVgnCoUQDTYx9qXWoGnIYptITJ+8i3mFM&#10;0tfaehwS3HU6z7JCO2w5LTTY066h6nr8cQYGKnb5Ihzkq/iOBXuZf27fxJjXl3G7BBVpjI/wf3tv&#10;DcxnOdzPpCOg138AAAD//wMAUEsBAi0AFAAGAAgAAAAhANvh9svuAAAAhQEAABMAAAAAAAAAAAAA&#10;AAAAAAAAAFtDb250ZW50X1R5cGVzXS54bWxQSwECLQAUAAYACAAAACEAWvQsW78AAAAVAQAACwAA&#10;AAAAAAAAAAAAAAAfAQAAX3JlbHMvLnJlbHNQSwECLQAUAAYACAAAACEA4ABjrsMAAADcAAAADwAA&#10;AAAAAAAAAAAAAAAHAgAAZHJzL2Rvd25yZXYueG1sUEsFBgAAAAADAAMAtwAAAPcCAAAAAA==&#10;" fillcolor="#1f77b3" stroked="f"/>
                <v:shape id="docshape44" o:spid="_x0000_s1061" style="position:absolute;left:2861;top:621;width:138;height:1819;visibility:visible;mso-wrap-style:square;v-text-anchor:top" coordsize="138,1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qoQxgAAANwAAAAPAAAAZHJzL2Rvd25yZXYueG1sRI9Ba8JA&#10;FITvgv9heUIvUjdpipTUVVqh0IMHE/sDHtlnEsy+TbOvGv31bqHQ4zAz3zCrzeg6daYhtJ4NpIsE&#10;FHHlbcu1ga/Dx+MLqCDIFjvPZOBKATbr6WSFufUXLuhcSq0ihEOOBhqRPtc6VA05DAvfE0fv6AeH&#10;EuVQazvgJcJdp5+SZKkdthwXGuxp21B1Kn+cgWybzvffu6y+Ht9v++JUyI4PYszDbHx7BSU0yn/4&#10;r/1pDTynGfyeiUdAr+8AAAD//wMAUEsBAi0AFAAGAAgAAAAhANvh9svuAAAAhQEAABMAAAAAAAAA&#10;AAAAAAAAAAAAAFtDb250ZW50X1R5cGVzXS54bWxQSwECLQAUAAYACAAAACEAWvQsW78AAAAVAQAA&#10;CwAAAAAAAAAAAAAAAAAfAQAAX3JlbHMvLnJlbHNQSwECLQAUAAYACAAAACEATEaqEMYAAADcAAAA&#10;DwAAAAAAAAAAAAAAAAAHAgAAZHJzL2Rvd25yZXYueG1sUEsFBgAAAAADAAMAtwAAAPoCAAAAAA==&#10;" path="m,1818r137,m,1455r137,m,1091r137,m,727r137,m,363r137,m,l137,e" filled="f" strokecolor="#afafaf" strokeweight=".26061mm">
                  <v:path arrowok="t" o:connecttype="custom" o:connectlocs="0,2440;137,2440;0,2077;137,2077;0,1713;137,1713;0,1349;137,1349;0,985;137,985;0,622;137,622" o:connectangles="0,0,0,0,0,0,0,0,0,0,0,0"/>
                </v:shape>
                <v:rect id="docshape45" o:spid="_x0000_s1062" style="position:absolute;left:2724;top:257;width:138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HNxQAAANwAAAAPAAAAZHJzL2Rvd25yZXYueG1sRI9Ba8JA&#10;FITvhf6H5RV6040SVGJWKRWpHmt76e01+5KNZt+G7JpEf323UOhxmJlvmHw72kb01PnasYLZNAFB&#10;XDhdc6Xg82M/WYHwAVlj45gU3MjDdvP4kGOm3cDv1J9CJSKEfYYKTAhtJqUvDFn0U9cSR690ncUQ&#10;ZVdJ3eEQ4baR8yRZSIs1xwWDLb0aKi6nq1Wwmy9xdfyq3/z+fC6rwqR3+X1Q6vlpfFmDCDSG//Bf&#10;+6AVpLMUfs/EIyA3PwAAAP//AwBQSwECLQAUAAYACAAAACEA2+H2y+4AAACFAQAAEwAAAAAAAAAA&#10;AAAAAAAAAAAAW0NvbnRlbnRfVHlwZXNdLnhtbFBLAQItABQABgAIAAAAIQBa9CxbvwAAABUBAAAL&#10;AAAAAAAAAAAAAAAAAB8BAABfcmVscy8ucmVsc1BLAQItABQABgAIAAAAIQBeJtHNxQAAANwAAAAP&#10;AAAAAAAAAAAAAAAAAAcCAABkcnMvZG93bnJldi54bWxQSwUGAAAAAAMAAwC3AAAA+QIAAAAA&#10;" fillcolor="#ff7e0e" stroked="f"/>
                <v:shape id="docshape46" o:spid="_x0000_s1063" style="position:absolute;left:3136;top:621;width:138;height:1819;visibility:visible;mso-wrap-style:square;v-text-anchor:top" coordsize="138,1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5f/xgAAANwAAAAPAAAAZHJzL2Rvd25yZXYueG1sRI9Ba8JA&#10;FITvQv/D8oReRDeptUh0lVYoePBgtD/gkX0mwezbNPuq0V/fLRQ8DjPzDbNc965RF+pC7dlAOklA&#10;ERfe1lwa+Dp+jueggiBbbDyTgRsFWK+eBkvMrL9yTpeDlCpCOGRooBJpM61DUZHDMPEtcfROvnMo&#10;UXalth1eI9w1+iVJ3rTDmuNChS1tKirOhx9nYLpJR/vv3bS8nT7u+/ycy46PYszzsH9fgBLq5RH+&#10;b2+tgdd0Bn9n4hHQq18AAAD//wMAUEsBAi0AFAAGAAgAAAAhANvh9svuAAAAhQEAABMAAAAAAAAA&#10;AAAAAAAAAAAAAFtDb250ZW50X1R5cGVzXS54bWxQSwECLQAUAAYACAAAACEAWvQsW78AAAAVAQAA&#10;CwAAAAAAAAAAAAAAAAAfAQAAX3JlbHMvLnJlbHNQSwECLQAUAAYACAAAACEArOOX/8YAAADcAAAA&#10;DwAAAAAAAAAAAAAAAAAHAgAAZHJzL2Rvd25yZXYueG1sUEsFBgAAAAADAAMAtwAAAPoCAAAAAA==&#10;" path="m,1818r137,m,1455r137,m,1091r137,m,727r137,m,363r137,m,l137,e" filled="f" strokecolor="#afafaf" strokeweight=".26061mm">
                  <v:path arrowok="t" o:connecttype="custom" o:connectlocs="0,2440;137,2440;0,2077;137,2077;0,1713;137,1713;0,1349;137,1349;0,985;137,985;0,622;137,622" o:connectangles="0,0,0,0,0,0,0,0,0,0,0,0"/>
                </v:shape>
                <v:rect id="docshape47" o:spid="_x0000_s1064" style="position:absolute;left:2999;top:257;width:138;height:2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ohxQAAANwAAAAPAAAAZHJzL2Rvd25yZXYueG1sRI9Ba8JA&#10;FITvQv/D8gq91U2C2JC6irSI9ljtpbfX7DMbzb4N2TVJ++u7guBxmJlvmMVqtI3oqfO1YwXpNAFB&#10;XDpdc6Xg67B5zkH4gKyxcUwKfsnDavkwWWCh3cCf1O9DJSKEfYEKTAhtIaUvDVn0U9cSR+/oOosh&#10;yq6SusMhwm0jsySZS4s1xwWDLb0ZKs/7i1Xwnr1g/vFdb/3mdDpWpZn9yZ+dUk+P4/oVRKAx3MO3&#10;9k4rmKVzuJ6JR0Au/wEAAP//AwBQSwECLQAUAAYACAAAACEA2+H2y+4AAACFAQAAEwAAAAAAAAAA&#10;AAAAAAAAAAAAW0NvbnRlbnRfVHlwZXNdLnhtbFBLAQItABQABgAIAAAAIQBa9CxbvwAAABUBAAAL&#10;AAAAAAAAAAAAAAAAAB8BAABfcmVscy8ucmVsc1BLAQItABQABgAIAAAAIQDBuOohxQAAANwAAAAP&#10;AAAAAAAAAAAAAAAAAAcCAABkcnMvZG93bnJldi54bWxQSwUGAAAAAAMAAwC3AAAA+QIAAAAA&#10;" fillcolor="#ff7e0e" stroked="f"/>
                <v:shape id="docshape48" o:spid="_x0000_s1065" style="position:absolute;left:3411;top:621;width:138;height:1456;visibility:visible;mso-wrap-style:square;v-text-anchor:top" coordsize="138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AQPxQAAANwAAAAPAAAAZHJzL2Rvd25yZXYueG1sRI9Pi8Iw&#10;FMTvC36H8ARva6roKtUoIojuSdY/iLdn82yLzUtpYtv99mZhweMwM79h5svWFKKmyuWWFQz6EQji&#10;xOqcUwWn4+ZzCsJ5ZI2FZVLwSw6Wi87HHGNtG/6h+uBTESDsYlSQeV/GUrokI4Oub0vi4N1tZdAH&#10;WaVSV9gEuCnkMIq+pMGcw0KGJa0zSh6Hp1Fwscnpdtzfyqe5bs/jfPPd1NOxUr1uu5qB8NT6d/i/&#10;vdMKRoMJ/J0JR0AuXgAAAP//AwBQSwECLQAUAAYACAAAACEA2+H2y+4AAACFAQAAEwAAAAAAAAAA&#10;AAAAAAAAAAAAW0NvbnRlbnRfVHlwZXNdLnhtbFBLAQItABQABgAIAAAAIQBa9CxbvwAAABUBAAAL&#10;AAAAAAAAAAAAAAAAAB8BAABfcmVscy8ucmVsc1BLAQItABQABgAIAAAAIQCHHAQPxQAAANwAAAAP&#10;AAAAAAAAAAAAAAAAAAcCAABkcnMvZG93bnJldi54bWxQSwUGAAAAAAMAAwC3AAAA+QIAAAAA&#10;" path="m,1455r137,m,1091r137,m,727r137,m,363r137,m,l137,e" filled="f" strokecolor="#afafaf" strokeweight=".26061mm">
                  <v:path arrowok="t" o:connecttype="custom" o:connectlocs="0,2077;137,2077;0,1713;137,1713;0,1349;137,1349;0,985;137,985;0,622;137,622" o:connectangles="0,0,0,0,0,0,0,0,0,0"/>
                </v:shape>
                <v:shape id="docshape49" o:spid="_x0000_s1066" style="position:absolute;left:3274;top:257;width:413;height:2369;visibility:visible;mso-wrap-style:square;v-text-anchor:top" coordsize="413,2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7O7wQAAANwAAAAPAAAAZHJzL2Rvd25yZXYueG1sRE/NSsNA&#10;EL4LvsMyBS9iN1UpIXZbxFbwIqU/DzBkp0lodjZkxyT69M5B8Pjx/a82U2jNQH1qIjtYzDMwxGX0&#10;DVcOzqf3hxxMEmSPbWRy8E0JNuvbmxUWPo58oOEoldEQTgU6qEW6wtpU1hQwzWNHrNwl9gFFYV9Z&#10;3+Oo4aG1j1m2tAEb1oYaO3qrqbwev4KW7MansOfhZ/uZn6Xd38slJ3Hubja9voARmuRf/Of+8A6e&#10;F7pWz+gRsOtfAAAA//8DAFBLAQItABQABgAIAAAAIQDb4fbL7gAAAIUBAAATAAAAAAAAAAAAAAAA&#10;AAAAAABbQ29udGVudF9UeXBlc10ueG1sUEsBAi0AFAAGAAgAAAAhAFr0LFu/AAAAFQEAAAsAAAAA&#10;AAAAAAAAAAAAHwEAAF9yZWxzLy5yZWxzUEsBAi0AFAAGAAgAAAAhAERbs7vBAAAA3AAAAA8AAAAA&#10;AAAAAAAAAAAABwIAAGRycy9kb3ducmV2LnhtbFBLBQYAAAAAAwADALcAAAD1AgAAAAA=&#10;" path="m138,l,,,2368r138,l138,xm413,l275,r,2209l413,2209,413,xe" fillcolor="#ff7e0e" stroked="f">
                  <v:path arrowok="t" o:connecttype="custom" o:connectlocs="138,258;0,258;0,2626;138,2626;138,258;413,258;275,258;275,2467;413,2467;413,258" o:connectangles="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030E12F2" wp14:editId="1E6F59D4">
                <wp:simplePos x="0" y="0"/>
                <wp:positionH relativeFrom="page">
                  <wp:posOffset>2486025</wp:posOffset>
                </wp:positionH>
                <wp:positionV relativeFrom="paragraph">
                  <wp:posOffset>43180</wp:posOffset>
                </wp:positionV>
                <wp:extent cx="744855" cy="2894965"/>
                <wp:effectExtent l="0" t="0" r="0" b="0"/>
                <wp:wrapTopAndBottom/>
                <wp:docPr id="337" name="docshapegroup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855" cy="2894965"/>
                          <a:chOff x="3915" y="68"/>
                          <a:chExt cx="1173" cy="4559"/>
                        </a:xfrm>
                      </wpg:grpSpPr>
                      <pic:pic xmlns:pic="http://schemas.openxmlformats.org/drawingml/2006/picture">
                        <pic:nvPicPr>
                          <pic:cNvPr id="338" name="docshape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5" y="3888"/>
                            <a:ext cx="1165" cy="7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9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3980" y="353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3980" y="35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3980" y="3168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3980" y="31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3980" y="2804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3980" y="28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3980" y="2440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3980" y="24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3980" y="2077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3980" y="207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3980" y="1713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3980" y="171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3980" y="1349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3980" y="134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3980" y="985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3980" y="9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3980" y="62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3980" y="6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docshape52"/>
                        <wps:cNvSpPr>
                          <a:spLocks/>
                        </wps:cNvSpPr>
                        <wps:spPr bwMode="auto">
                          <a:xfrm>
                            <a:off x="3979" y="254"/>
                            <a:ext cx="1101" cy="8"/>
                          </a:xfrm>
                          <a:custGeom>
                            <a:avLst/>
                            <a:gdLst>
                              <a:gd name="T0" fmla="+- 0 3980 3980"/>
                              <a:gd name="T1" fmla="*/ T0 w 1101"/>
                              <a:gd name="T2" fmla="+- 0 261 254"/>
                              <a:gd name="T3" fmla="*/ 261 h 8"/>
                              <a:gd name="T4" fmla="+- 0 4324 3980"/>
                              <a:gd name="T5" fmla="*/ T4 w 1101"/>
                              <a:gd name="T6" fmla="+- 0 261 254"/>
                              <a:gd name="T7" fmla="*/ 261 h 8"/>
                              <a:gd name="T8" fmla="+- 0 4461 3980"/>
                              <a:gd name="T9" fmla="*/ T8 w 1101"/>
                              <a:gd name="T10" fmla="+- 0 261 254"/>
                              <a:gd name="T11" fmla="*/ 261 h 8"/>
                              <a:gd name="T12" fmla="+- 0 4599 3980"/>
                              <a:gd name="T13" fmla="*/ T12 w 1101"/>
                              <a:gd name="T14" fmla="+- 0 261 254"/>
                              <a:gd name="T15" fmla="*/ 261 h 8"/>
                              <a:gd name="T16" fmla="+- 0 4736 3980"/>
                              <a:gd name="T17" fmla="*/ T16 w 1101"/>
                              <a:gd name="T18" fmla="+- 0 261 254"/>
                              <a:gd name="T19" fmla="*/ 261 h 8"/>
                              <a:gd name="T20" fmla="+- 0 4874 3980"/>
                              <a:gd name="T21" fmla="*/ T20 w 1101"/>
                              <a:gd name="T22" fmla="+- 0 261 254"/>
                              <a:gd name="T23" fmla="*/ 261 h 8"/>
                              <a:gd name="T24" fmla="+- 0 5011 3980"/>
                              <a:gd name="T25" fmla="*/ T24 w 1101"/>
                              <a:gd name="T26" fmla="+- 0 261 254"/>
                              <a:gd name="T27" fmla="*/ 261 h 8"/>
                              <a:gd name="T28" fmla="+- 0 5080 3980"/>
                              <a:gd name="T29" fmla="*/ T28 w 1101"/>
                              <a:gd name="T30" fmla="+- 0 261 254"/>
                              <a:gd name="T31" fmla="*/ 261 h 8"/>
                              <a:gd name="T32" fmla="+- 0 3980 3980"/>
                              <a:gd name="T33" fmla="*/ T32 w 1101"/>
                              <a:gd name="T34" fmla="+- 0 254 254"/>
                              <a:gd name="T35" fmla="*/ 254 h 8"/>
                              <a:gd name="T36" fmla="+- 0 5080 3980"/>
                              <a:gd name="T37" fmla="*/ T36 w 1101"/>
                              <a:gd name="T38" fmla="+- 0 254 254"/>
                              <a:gd name="T39" fmla="*/ 254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1" h="8">
                                <a:moveTo>
                                  <a:pt x="0" y="7"/>
                                </a:moveTo>
                                <a:lnTo>
                                  <a:pt x="344" y="7"/>
                                </a:lnTo>
                                <a:moveTo>
                                  <a:pt x="481" y="7"/>
                                </a:moveTo>
                                <a:lnTo>
                                  <a:pt x="619" y="7"/>
                                </a:lnTo>
                                <a:moveTo>
                                  <a:pt x="756" y="7"/>
                                </a:moveTo>
                                <a:lnTo>
                                  <a:pt x="894" y="7"/>
                                </a:lnTo>
                                <a:moveTo>
                                  <a:pt x="1031" y="7"/>
                                </a:moveTo>
                                <a:lnTo>
                                  <a:pt x="1100" y="7"/>
                                </a:lnTo>
                                <a:moveTo>
                                  <a:pt x="0" y="0"/>
                                </a:moveTo>
                                <a:lnTo>
                                  <a:pt x="1100" y="0"/>
                                </a:lnTo>
                              </a:path>
                            </a:pathLst>
                          </a:custGeom>
                          <a:noFill/>
                          <a:ln w="4691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3980" y="2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348"/>
                        <wps:cNvCnPr>
                          <a:cxnSpLocks noChangeShapeType="1"/>
                        </wps:cNvCnPr>
                        <wps:spPr bwMode="auto">
                          <a:xfrm>
                            <a:off x="3980" y="3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docshape53"/>
                        <wps:cNvSpPr>
                          <a:spLocks/>
                        </wps:cNvSpPr>
                        <wps:spPr bwMode="auto">
                          <a:xfrm>
                            <a:off x="5011" y="621"/>
                            <a:ext cx="69" cy="2911"/>
                          </a:xfrm>
                          <a:custGeom>
                            <a:avLst/>
                            <a:gdLst>
                              <a:gd name="T0" fmla="+- 0 5011 5011"/>
                              <a:gd name="T1" fmla="*/ T0 w 69"/>
                              <a:gd name="T2" fmla="+- 0 3532 622"/>
                              <a:gd name="T3" fmla="*/ 3532 h 2911"/>
                              <a:gd name="T4" fmla="+- 0 5080 5011"/>
                              <a:gd name="T5" fmla="*/ T4 w 69"/>
                              <a:gd name="T6" fmla="+- 0 3532 622"/>
                              <a:gd name="T7" fmla="*/ 3532 h 2911"/>
                              <a:gd name="T8" fmla="+- 0 5011 5011"/>
                              <a:gd name="T9" fmla="*/ T8 w 69"/>
                              <a:gd name="T10" fmla="+- 0 3168 622"/>
                              <a:gd name="T11" fmla="*/ 3168 h 2911"/>
                              <a:gd name="T12" fmla="+- 0 5080 5011"/>
                              <a:gd name="T13" fmla="*/ T12 w 69"/>
                              <a:gd name="T14" fmla="+- 0 3168 622"/>
                              <a:gd name="T15" fmla="*/ 3168 h 2911"/>
                              <a:gd name="T16" fmla="+- 0 5011 5011"/>
                              <a:gd name="T17" fmla="*/ T16 w 69"/>
                              <a:gd name="T18" fmla="+- 0 2804 622"/>
                              <a:gd name="T19" fmla="*/ 2804 h 2911"/>
                              <a:gd name="T20" fmla="+- 0 5080 5011"/>
                              <a:gd name="T21" fmla="*/ T20 w 69"/>
                              <a:gd name="T22" fmla="+- 0 2804 622"/>
                              <a:gd name="T23" fmla="*/ 2804 h 2911"/>
                              <a:gd name="T24" fmla="+- 0 5011 5011"/>
                              <a:gd name="T25" fmla="*/ T24 w 69"/>
                              <a:gd name="T26" fmla="+- 0 2440 622"/>
                              <a:gd name="T27" fmla="*/ 2440 h 2911"/>
                              <a:gd name="T28" fmla="+- 0 5080 5011"/>
                              <a:gd name="T29" fmla="*/ T28 w 69"/>
                              <a:gd name="T30" fmla="+- 0 2440 622"/>
                              <a:gd name="T31" fmla="*/ 2440 h 2911"/>
                              <a:gd name="T32" fmla="+- 0 5011 5011"/>
                              <a:gd name="T33" fmla="*/ T32 w 69"/>
                              <a:gd name="T34" fmla="+- 0 2077 622"/>
                              <a:gd name="T35" fmla="*/ 2077 h 2911"/>
                              <a:gd name="T36" fmla="+- 0 5080 5011"/>
                              <a:gd name="T37" fmla="*/ T36 w 69"/>
                              <a:gd name="T38" fmla="+- 0 2077 622"/>
                              <a:gd name="T39" fmla="*/ 2077 h 2911"/>
                              <a:gd name="T40" fmla="+- 0 5011 5011"/>
                              <a:gd name="T41" fmla="*/ T40 w 69"/>
                              <a:gd name="T42" fmla="+- 0 1713 622"/>
                              <a:gd name="T43" fmla="*/ 1713 h 2911"/>
                              <a:gd name="T44" fmla="+- 0 5080 5011"/>
                              <a:gd name="T45" fmla="*/ T44 w 69"/>
                              <a:gd name="T46" fmla="+- 0 1713 622"/>
                              <a:gd name="T47" fmla="*/ 1713 h 2911"/>
                              <a:gd name="T48" fmla="+- 0 5011 5011"/>
                              <a:gd name="T49" fmla="*/ T48 w 69"/>
                              <a:gd name="T50" fmla="+- 0 1349 622"/>
                              <a:gd name="T51" fmla="*/ 1349 h 2911"/>
                              <a:gd name="T52" fmla="+- 0 5080 5011"/>
                              <a:gd name="T53" fmla="*/ T52 w 69"/>
                              <a:gd name="T54" fmla="+- 0 1349 622"/>
                              <a:gd name="T55" fmla="*/ 1349 h 2911"/>
                              <a:gd name="T56" fmla="+- 0 5011 5011"/>
                              <a:gd name="T57" fmla="*/ T56 w 69"/>
                              <a:gd name="T58" fmla="+- 0 985 622"/>
                              <a:gd name="T59" fmla="*/ 985 h 2911"/>
                              <a:gd name="T60" fmla="+- 0 5080 5011"/>
                              <a:gd name="T61" fmla="*/ T60 w 69"/>
                              <a:gd name="T62" fmla="+- 0 985 622"/>
                              <a:gd name="T63" fmla="*/ 985 h 2911"/>
                              <a:gd name="T64" fmla="+- 0 5011 5011"/>
                              <a:gd name="T65" fmla="*/ T64 w 69"/>
                              <a:gd name="T66" fmla="+- 0 622 622"/>
                              <a:gd name="T67" fmla="*/ 622 h 2911"/>
                              <a:gd name="T68" fmla="+- 0 5080 5011"/>
                              <a:gd name="T69" fmla="*/ T68 w 69"/>
                              <a:gd name="T70" fmla="+- 0 622 622"/>
                              <a:gd name="T71" fmla="*/ 622 h 29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" h="2911">
                                <a:moveTo>
                                  <a:pt x="0" y="2910"/>
                                </a:moveTo>
                                <a:lnTo>
                                  <a:pt x="69" y="2910"/>
                                </a:lnTo>
                                <a:moveTo>
                                  <a:pt x="0" y="2546"/>
                                </a:moveTo>
                                <a:lnTo>
                                  <a:pt x="69" y="2546"/>
                                </a:lnTo>
                                <a:moveTo>
                                  <a:pt x="0" y="2182"/>
                                </a:moveTo>
                                <a:lnTo>
                                  <a:pt x="69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69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69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69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69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69" y="363"/>
                                </a:lnTo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5080" y="3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docshape54"/>
                        <wps:cNvSpPr>
                          <a:spLocks/>
                        </wps:cNvSpPr>
                        <wps:spPr bwMode="auto">
                          <a:xfrm>
                            <a:off x="3979" y="3891"/>
                            <a:ext cx="1101" cy="8"/>
                          </a:xfrm>
                          <a:custGeom>
                            <a:avLst/>
                            <a:gdLst>
                              <a:gd name="T0" fmla="+- 0 3980 3980"/>
                              <a:gd name="T1" fmla="*/ T0 w 1101"/>
                              <a:gd name="T2" fmla="+- 0 3892 3892"/>
                              <a:gd name="T3" fmla="*/ 3892 h 8"/>
                              <a:gd name="T4" fmla="+- 0 4324 3980"/>
                              <a:gd name="T5" fmla="*/ T4 w 1101"/>
                              <a:gd name="T6" fmla="+- 0 3892 3892"/>
                              <a:gd name="T7" fmla="*/ 3892 h 8"/>
                              <a:gd name="T8" fmla="+- 0 4461 3980"/>
                              <a:gd name="T9" fmla="*/ T8 w 1101"/>
                              <a:gd name="T10" fmla="+- 0 3892 3892"/>
                              <a:gd name="T11" fmla="*/ 3892 h 8"/>
                              <a:gd name="T12" fmla="+- 0 4599 3980"/>
                              <a:gd name="T13" fmla="*/ T12 w 1101"/>
                              <a:gd name="T14" fmla="+- 0 3892 3892"/>
                              <a:gd name="T15" fmla="*/ 3892 h 8"/>
                              <a:gd name="T16" fmla="+- 0 4736 3980"/>
                              <a:gd name="T17" fmla="*/ T16 w 1101"/>
                              <a:gd name="T18" fmla="+- 0 3892 3892"/>
                              <a:gd name="T19" fmla="*/ 3892 h 8"/>
                              <a:gd name="T20" fmla="+- 0 4874 3980"/>
                              <a:gd name="T21" fmla="*/ T20 w 1101"/>
                              <a:gd name="T22" fmla="+- 0 3892 3892"/>
                              <a:gd name="T23" fmla="*/ 3892 h 8"/>
                              <a:gd name="T24" fmla="+- 0 5011 3980"/>
                              <a:gd name="T25" fmla="*/ T24 w 1101"/>
                              <a:gd name="T26" fmla="+- 0 3892 3892"/>
                              <a:gd name="T27" fmla="*/ 3892 h 8"/>
                              <a:gd name="T28" fmla="+- 0 5080 3980"/>
                              <a:gd name="T29" fmla="*/ T28 w 1101"/>
                              <a:gd name="T30" fmla="+- 0 3892 3892"/>
                              <a:gd name="T31" fmla="*/ 3892 h 8"/>
                              <a:gd name="T32" fmla="+- 0 3980 3980"/>
                              <a:gd name="T33" fmla="*/ T32 w 1101"/>
                              <a:gd name="T34" fmla="+- 0 3899 3892"/>
                              <a:gd name="T35" fmla="*/ 3899 h 8"/>
                              <a:gd name="T36" fmla="+- 0 5080 3980"/>
                              <a:gd name="T37" fmla="*/ T36 w 1101"/>
                              <a:gd name="T38" fmla="+- 0 3899 3892"/>
                              <a:gd name="T39" fmla="*/ 3899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1" h="8">
                                <a:moveTo>
                                  <a:pt x="0" y="0"/>
                                </a:moveTo>
                                <a:lnTo>
                                  <a:pt x="344" y="0"/>
                                </a:lnTo>
                                <a:moveTo>
                                  <a:pt x="481" y="0"/>
                                </a:moveTo>
                                <a:lnTo>
                                  <a:pt x="619" y="0"/>
                                </a:lnTo>
                                <a:moveTo>
                                  <a:pt x="756" y="0"/>
                                </a:moveTo>
                                <a:lnTo>
                                  <a:pt x="894" y="0"/>
                                </a:lnTo>
                                <a:moveTo>
                                  <a:pt x="1031" y="0"/>
                                </a:moveTo>
                                <a:lnTo>
                                  <a:pt x="1100" y="0"/>
                                </a:lnTo>
                                <a:moveTo>
                                  <a:pt x="0" y="7"/>
                                </a:moveTo>
                                <a:lnTo>
                                  <a:pt x="1100" y="7"/>
                                </a:lnTo>
                              </a:path>
                            </a:pathLst>
                          </a:custGeom>
                          <a:noFill/>
                          <a:ln w="469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3980" y="76"/>
                            <a:ext cx="110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docshape55"/>
                        <wps:cNvSpPr>
                          <a:spLocks/>
                        </wps:cNvSpPr>
                        <wps:spPr bwMode="auto">
                          <a:xfrm>
                            <a:off x="4186" y="3167"/>
                            <a:ext cx="138" cy="364"/>
                          </a:xfrm>
                          <a:custGeom>
                            <a:avLst/>
                            <a:gdLst>
                              <a:gd name="T0" fmla="+- 0 4186 4186"/>
                              <a:gd name="T1" fmla="*/ T0 w 138"/>
                              <a:gd name="T2" fmla="+- 0 3532 3168"/>
                              <a:gd name="T3" fmla="*/ 3532 h 364"/>
                              <a:gd name="T4" fmla="+- 0 4324 4186"/>
                              <a:gd name="T5" fmla="*/ T4 w 138"/>
                              <a:gd name="T6" fmla="+- 0 3532 3168"/>
                              <a:gd name="T7" fmla="*/ 3532 h 364"/>
                              <a:gd name="T8" fmla="+- 0 4186 4186"/>
                              <a:gd name="T9" fmla="*/ T8 w 138"/>
                              <a:gd name="T10" fmla="+- 0 3168 3168"/>
                              <a:gd name="T11" fmla="*/ 3168 h 364"/>
                              <a:gd name="T12" fmla="+- 0 4324 4186"/>
                              <a:gd name="T13" fmla="*/ T12 w 138"/>
                              <a:gd name="T14" fmla="+- 0 3168 3168"/>
                              <a:gd name="T15" fmla="*/ 3168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364">
                                <a:moveTo>
                                  <a:pt x="0" y="364"/>
                                </a:moveTo>
                                <a:lnTo>
                                  <a:pt x="138" y="364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docshape56"/>
                        <wps:cNvSpPr>
                          <a:spLocks noChangeArrowheads="1"/>
                        </wps:cNvSpPr>
                        <wps:spPr bwMode="auto">
                          <a:xfrm>
                            <a:off x="4048" y="3080"/>
                            <a:ext cx="138" cy="815"/>
                          </a:xfrm>
                          <a:prstGeom prst="rect">
                            <a:avLst/>
                          </a:pr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docshape57"/>
                        <wps:cNvSpPr>
                          <a:spLocks/>
                        </wps:cNvSpPr>
                        <wps:spPr bwMode="auto">
                          <a:xfrm>
                            <a:off x="4461" y="3167"/>
                            <a:ext cx="138" cy="364"/>
                          </a:xfrm>
                          <a:custGeom>
                            <a:avLst/>
                            <a:gdLst>
                              <a:gd name="T0" fmla="+- 0 4461 4461"/>
                              <a:gd name="T1" fmla="*/ T0 w 138"/>
                              <a:gd name="T2" fmla="+- 0 3532 3168"/>
                              <a:gd name="T3" fmla="*/ 3532 h 364"/>
                              <a:gd name="T4" fmla="+- 0 4599 4461"/>
                              <a:gd name="T5" fmla="*/ T4 w 138"/>
                              <a:gd name="T6" fmla="+- 0 3532 3168"/>
                              <a:gd name="T7" fmla="*/ 3532 h 364"/>
                              <a:gd name="T8" fmla="+- 0 4461 4461"/>
                              <a:gd name="T9" fmla="*/ T8 w 138"/>
                              <a:gd name="T10" fmla="+- 0 3168 3168"/>
                              <a:gd name="T11" fmla="*/ 3168 h 364"/>
                              <a:gd name="T12" fmla="+- 0 4599 4461"/>
                              <a:gd name="T13" fmla="*/ T12 w 138"/>
                              <a:gd name="T14" fmla="+- 0 3168 3168"/>
                              <a:gd name="T15" fmla="*/ 3168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364">
                                <a:moveTo>
                                  <a:pt x="0" y="364"/>
                                </a:moveTo>
                                <a:lnTo>
                                  <a:pt x="138" y="364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docshape58"/>
                        <wps:cNvSpPr>
                          <a:spLocks noChangeArrowheads="1"/>
                        </wps:cNvSpPr>
                        <wps:spPr bwMode="auto">
                          <a:xfrm>
                            <a:off x="4323" y="3097"/>
                            <a:ext cx="138" cy="798"/>
                          </a:xfrm>
                          <a:prstGeom prst="rect">
                            <a:avLst/>
                          </a:pr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Line 357"/>
                        <wps:cNvCnPr>
                          <a:cxnSpLocks noChangeShapeType="1"/>
                        </wps:cNvCnPr>
                        <wps:spPr bwMode="auto">
                          <a:xfrm>
                            <a:off x="4736" y="3532"/>
                            <a:ext cx="13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docshape59"/>
                        <wps:cNvSpPr>
                          <a:spLocks noChangeArrowheads="1"/>
                        </wps:cNvSpPr>
                        <wps:spPr bwMode="auto">
                          <a:xfrm>
                            <a:off x="4598" y="3278"/>
                            <a:ext cx="138" cy="618"/>
                          </a:xfrm>
                          <a:prstGeom prst="rect">
                            <a:avLst/>
                          </a:pr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4736" y="3168"/>
                            <a:ext cx="13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docshape60"/>
                        <wps:cNvSpPr>
                          <a:spLocks noChangeArrowheads="1"/>
                        </wps:cNvSpPr>
                        <wps:spPr bwMode="auto">
                          <a:xfrm>
                            <a:off x="4873" y="3040"/>
                            <a:ext cx="138" cy="856"/>
                          </a:xfrm>
                          <a:prstGeom prst="rect">
                            <a:avLst/>
                          </a:pr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docshape61"/>
                        <wps:cNvSpPr>
                          <a:spLocks/>
                        </wps:cNvSpPr>
                        <wps:spPr bwMode="auto">
                          <a:xfrm>
                            <a:off x="4186" y="621"/>
                            <a:ext cx="138" cy="2183"/>
                          </a:xfrm>
                          <a:custGeom>
                            <a:avLst/>
                            <a:gdLst>
                              <a:gd name="T0" fmla="+- 0 4186 4186"/>
                              <a:gd name="T1" fmla="*/ T0 w 138"/>
                              <a:gd name="T2" fmla="+- 0 2804 622"/>
                              <a:gd name="T3" fmla="*/ 2804 h 2183"/>
                              <a:gd name="T4" fmla="+- 0 4324 4186"/>
                              <a:gd name="T5" fmla="*/ T4 w 138"/>
                              <a:gd name="T6" fmla="+- 0 2804 622"/>
                              <a:gd name="T7" fmla="*/ 2804 h 2183"/>
                              <a:gd name="T8" fmla="+- 0 4186 4186"/>
                              <a:gd name="T9" fmla="*/ T8 w 138"/>
                              <a:gd name="T10" fmla="+- 0 2440 622"/>
                              <a:gd name="T11" fmla="*/ 2440 h 2183"/>
                              <a:gd name="T12" fmla="+- 0 4324 4186"/>
                              <a:gd name="T13" fmla="*/ T12 w 138"/>
                              <a:gd name="T14" fmla="+- 0 2440 622"/>
                              <a:gd name="T15" fmla="*/ 2440 h 2183"/>
                              <a:gd name="T16" fmla="+- 0 4186 4186"/>
                              <a:gd name="T17" fmla="*/ T16 w 138"/>
                              <a:gd name="T18" fmla="+- 0 2077 622"/>
                              <a:gd name="T19" fmla="*/ 2077 h 2183"/>
                              <a:gd name="T20" fmla="+- 0 4324 4186"/>
                              <a:gd name="T21" fmla="*/ T20 w 138"/>
                              <a:gd name="T22" fmla="+- 0 2077 622"/>
                              <a:gd name="T23" fmla="*/ 2077 h 2183"/>
                              <a:gd name="T24" fmla="+- 0 4186 4186"/>
                              <a:gd name="T25" fmla="*/ T24 w 138"/>
                              <a:gd name="T26" fmla="+- 0 1713 622"/>
                              <a:gd name="T27" fmla="*/ 1713 h 2183"/>
                              <a:gd name="T28" fmla="+- 0 4324 4186"/>
                              <a:gd name="T29" fmla="*/ T28 w 138"/>
                              <a:gd name="T30" fmla="+- 0 1713 622"/>
                              <a:gd name="T31" fmla="*/ 1713 h 2183"/>
                              <a:gd name="T32" fmla="+- 0 4186 4186"/>
                              <a:gd name="T33" fmla="*/ T32 w 138"/>
                              <a:gd name="T34" fmla="+- 0 1349 622"/>
                              <a:gd name="T35" fmla="*/ 1349 h 2183"/>
                              <a:gd name="T36" fmla="+- 0 4324 4186"/>
                              <a:gd name="T37" fmla="*/ T36 w 138"/>
                              <a:gd name="T38" fmla="+- 0 1349 622"/>
                              <a:gd name="T39" fmla="*/ 1349 h 2183"/>
                              <a:gd name="T40" fmla="+- 0 4186 4186"/>
                              <a:gd name="T41" fmla="*/ T40 w 138"/>
                              <a:gd name="T42" fmla="+- 0 985 622"/>
                              <a:gd name="T43" fmla="*/ 985 h 2183"/>
                              <a:gd name="T44" fmla="+- 0 4324 4186"/>
                              <a:gd name="T45" fmla="*/ T44 w 138"/>
                              <a:gd name="T46" fmla="+- 0 985 622"/>
                              <a:gd name="T47" fmla="*/ 985 h 2183"/>
                              <a:gd name="T48" fmla="+- 0 4186 4186"/>
                              <a:gd name="T49" fmla="*/ T48 w 138"/>
                              <a:gd name="T50" fmla="+- 0 622 622"/>
                              <a:gd name="T51" fmla="*/ 622 h 2183"/>
                              <a:gd name="T52" fmla="+- 0 4324 4186"/>
                              <a:gd name="T53" fmla="*/ T52 w 138"/>
                              <a:gd name="T54" fmla="+- 0 622 622"/>
                              <a:gd name="T55" fmla="*/ 622 h 2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8" h="2183">
                                <a:moveTo>
                                  <a:pt x="0" y="2182"/>
                                </a:moveTo>
                                <a:lnTo>
                                  <a:pt x="138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138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8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8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8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8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docshape62"/>
                        <wps:cNvSpPr>
                          <a:spLocks noChangeArrowheads="1"/>
                        </wps:cNvSpPr>
                        <wps:spPr bwMode="auto">
                          <a:xfrm>
                            <a:off x="4048" y="257"/>
                            <a:ext cx="138" cy="2824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docshape63"/>
                        <wps:cNvSpPr>
                          <a:spLocks/>
                        </wps:cNvSpPr>
                        <wps:spPr bwMode="auto">
                          <a:xfrm>
                            <a:off x="4461" y="621"/>
                            <a:ext cx="138" cy="2183"/>
                          </a:xfrm>
                          <a:custGeom>
                            <a:avLst/>
                            <a:gdLst>
                              <a:gd name="T0" fmla="+- 0 4461 4461"/>
                              <a:gd name="T1" fmla="*/ T0 w 138"/>
                              <a:gd name="T2" fmla="+- 0 2804 622"/>
                              <a:gd name="T3" fmla="*/ 2804 h 2183"/>
                              <a:gd name="T4" fmla="+- 0 4599 4461"/>
                              <a:gd name="T5" fmla="*/ T4 w 138"/>
                              <a:gd name="T6" fmla="+- 0 2804 622"/>
                              <a:gd name="T7" fmla="*/ 2804 h 2183"/>
                              <a:gd name="T8" fmla="+- 0 4461 4461"/>
                              <a:gd name="T9" fmla="*/ T8 w 138"/>
                              <a:gd name="T10" fmla="+- 0 2440 622"/>
                              <a:gd name="T11" fmla="*/ 2440 h 2183"/>
                              <a:gd name="T12" fmla="+- 0 4599 4461"/>
                              <a:gd name="T13" fmla="*/ T12 w 138"/>
                              <a:gd name="T14" fmla="+- 0 2440 622"/>
                              <a:gd name="T15" fmla="*/ 2440 h 2183"/>
                              <a:gd name="T16" fmla="+- 0 4461 4461"/>
                              <a:gd name="T17" fmla="*/ T16 w 138"/>
                              <a:gd name="T18" fmla="+- 0 2077 622"/>
                              <a:gd name="T19" fmla="*/ 2077 h 2183"/>
                              <a:gd name="T20" fmla="+- 0 4599 4461"/>
                              <a:gd name="T21" fmla="*/ T20 w 138"/>
                              <a:gd name="T22" fmla="+- 0 2077 622"/>
                              <a:gd name="T23" fmla="*/ 2077 h 2183"/>
                              <a:gd name="T24" fmla="+- 0 4461 4461"/>
                              <a:gd name="T25" fmla="*/ T24 w 138"/>
                              <a:gd name="T26" fmla="+- 0 1713 622"/>
                              <a:gd name="T27" fmla="*/ 1713 h 2183"/>
                              <a:gd name="T28" fmla="+- 0 4599 4461"/>
                              <a:gd name="T29" fmla="*/ T28 w 138"/>
                              <a:gd name="T30" fmla="+- 0 1713 622"/>
                              <a:gd name="T31" fmla="*/ 1713 h 2183"/>
                              <a:gd name="T32" fmla="+- 0 4461 4461"/>
                              <a:gd name="T33" fmla="*/ T32 w 138"/>
                              <a:gd name="T34" fmla="+- 0 1349 622"/>
                              <a:gd name="T35" fmla="*/ 1349 h 2183"/>
                              <a:gd name="T36" fmla="+- 0 4599 4461"/>
                              <a:gd name="T37" fmla="*/ T36 w 138"/>
                              <a:gd name="T38" fmla="+- 0 1349 622"/>
                              <a:gd name="T39" fmla="*/ 1349 h 2183"/>
                              <a:gd name="T40" fmla="+- 0 4461 4461"/>
                              <a:gd name="T41" fmla="*/ T40 w 138"/>
                              <a:gd name="T42" fmla="+- 0 985 622"/>
                              <a:gd name="T43" fmla="*/ 985 h 2183"/>
                              <a:gd name="T44" fmla="+- 0 4599 4461"/>
                              <a:gd name="T45" fmla="*/ T44 w 138"/>
                              <a:gd name="T46" fmla="+- 0 985 622"/>
                              <a:gd name="T47" fmla="*/ 985 h 2183"/>
                              <a:gd name="T48" fmla="+- 0 4461 4461"/>
                              <a:gd name="T49" fmla="*/ T48 w 138"/>
                              <a:gd name="T50" fmla="+- 0 622 622"/>
                              <a:gd name="T51" fmla="*/ 622 h 2183"/>
                              <a:gd name="T52" fmla="+- 0 4599 4461"/>
                              <a:gd name="T53" fmla="*/ T52 w 138"/>
                              <a:gd name="T54" fmla="+- 0 622 622"/>
                              <a:gd name="T55" fmla="*/ 622 h 2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8" h="2183">
                                <a:moveTo>
                                  <a:pt x="0" y="2182"/>
                                </a:moveTo>
                                <a:lnTo>
                                  <a:pt x="138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138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8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8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8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8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docshape64"/>
                        <wps:cNvSpPr>
                          <a:spLocks noChangeArrowheads="1"/>
                        </wps:cNvSpPr>
                        <wps:spPr bwMode="auto">
                          <a:xfrm>
                            <a:off x="4323" y="257"/>
                            <a:ext cx="138" cy="2841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docshape65"/>
                        <wps:cNvSpPr>
                          <a:spLocks/>
                        </wps:cNvSpPr>
                        <wps:spPr bwMode="auto">
                          <a:xfrm>
                            <a:off x="4736" y="621"/>
                            <a:ext cx="138" cy="2183"/>
                          </a:xfrm>
                          <a:custGeom>
                            <a:avLst/>
                            <a:gdLst>
                              <a:gd name="T0" fmla="+- 0 4736 4736"/>
                              <a:gd name="T1" fmla="*/ T0 w 138"/>
                              <a:gd name="T2" fmla="+- 0 2804 622"/>
                              <a:gd name="T3" fmla="*/ 2804 h 2183"/>
                              <a:gd name="T4" fmla="+- 0 4874 4736"/>
                              <a:gd name="T5" fmla="*/ T4 w 138"/>
                              <a:gd name="T6" fmla="+- 0 2804 622"/>
                              <a:gd name="T7" fmla="*/ 2804 h 2183"/>
                              <a:gd name="T8" fmla="+- 0 4736 4736"/>
                              <a:gd name="T9" fmla="*/ T8 w 138"/>
                              <a:gd name="T10" fmla="+- 0 2440 622"/>
                              <a:gd name="T11" fmla="*/ 2440 h 2183"/>
                              <a:gd name="T12" fmla="+- 0 4874 4736"/>
                              <a:gd name="T13" fmla="*/ T12 w 138"/>
                              <a:gd name="T14" fmla="+- 0 2440 622"/>
                              <a:gd name="T15" fmla="*/ 2440 h 2183"/>
                              <a:gd name="T16" fmla="+- 0 4736 4736"/>
                              <a:gd name="T17" fmla="*/ T16 w 138"/>
                              <a:gd name="T18" fmla="+- 0 2077 622"/>
                              <a:gd name="T19" fmla="*/ 2077 h 2183"/>
                              <a:gd name="T20" fmla="+- 0 4874 4736"/>
                              <a:gd name="T21" fmla="*/ T20 w 138"/>
                              <a:gd name="T22" fmla="+- 0 2077 622"/>
                              <a:gd name="T23" fmla="*/ 2077 h 2183"/>
                              <a:gd name="T24" fmla="+- 0 4736 4736"/>
                              <a:gd name="T25" fmla="*/ T24 w 138"/>
                              <a:gd name="T26" fmla="+- 0 1713 622"/>
                              <a:gd name="T27" fmla="*/ 1713 h 2183"/>
                              <a:gd name="T28" fmla="+- 0 4874 4736"/>
                              <a:gd name="T29" fmla="*/ T28 w 138"/>
                              <a:gd name="T30" fmla="+- 0 1713 622"/>
                              <a:gd name="T31" fmla="*/ 1713 h 2183"/>
                              <a:gd name="T32" fmla="+- 0 4736 4736"/>
                              <a:gd name="T33" fmla="*/ T32 w 138"/>
                              <a:gd name="T34" fmla="+- 0 1349 622"/>
                              <a:gd name="T35" fmla="*/ 1349 h 2183"/>
                              <a:gd name="T36" fmla="+- 0 4874 4736"/>
                              <a:gd name="T37" fmla="*/ T36 w 138"/>
                              <a:gd name="T38" fmla="+- 0 1349 622"/>
                              <a:gd name="T39" fmla="*/ 1349 h 2183"/>
                              <a:gd name="T40" fmla="+- 0 4736 4736"/>
                              <a:gd name="T41" fmla="*/ T40 w 138"/>
                              <a:gd name="T42" fmla="+- 0 985 622"/>
                              <a:gd name="T43" fmla="*/ 985 h 2183"/>
                              <a:gd name="T44" fmla="+- 0 4874 4736"/>
                              <a:gd name="T45" fmla="*/ T44 w 138"/>
                              <a:gd name="T46" fmla="+- 0 985 622"/>
                              <a:gd name="T47" fmla="*/ 985 h 2183"/>
                              <a:gd name="T48" fmla="+- 0 4736 4736"/>
                              <a:gd name="T49" fmla="*/ T48 w 138"/>
                              <a:gd name="T50" fmla="+- 0 622 622"/>
                              <a:gd name="T51" fmla="*/ 622 h 2183"/>
                              <a:gd name="T52" fmla="+- 0 4874 4736"/>
                              <a:gd name="T53" fmla="*/ T52 w 138"/>
                              <a:gd name="T54" fmla="+- 0 622 622"/>
                              <a:gd name="T55" fmla="*/ 622 h 2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8" h="2183">
                                <a:moveTo>
                                  <a:pt x="0" y="2182"/>
                                </a:moveTo>
                                <a:lnTo>
                                  <a:pt x="138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138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8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8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8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8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docshape66"/>
                        <wps:cNvSpPr>
                          <a:spLocks/>
                        </wps:cNvSpPr>
                        <wps:spPr bwMode="auto">
                          <a:xfrm>
                            <a:off x="4598" y="257"/>
                            <a:ext cx="413" cy="3021"/>
                          </a:xfrm>
                          <a:custGeom>
                            <a:avLst/>
                            <a:gdLst>
                              <a:gd name="T0" fmla="+- 0 4736 4599"/>
                              <a:gd name="T1" fmla="*/ T0 w 413"/>
                              <a:gd name="T2" fmla="+- 0 258 258"/>
                              <a:gd name="T3" fmla="*/ 258 h 3021"/>
                              <a:gd name="T4" fmla="+- 0 4599 4599"/>
                              <a:gd name="T5" fmla="*/ T4 w 413"/>
                              <a:gd name="T6" fmla="+- 0 258 258"/>
                              <a:gd name="T7" fmla="*/ 258 h 3021"/>
                              <a:gd name="T8" fmla="+- 0 4599 4599"/>
                              <a:gd name="T9" fmla="*/ T8 w 413"/>
                              <a:gd name="T10" fmla="+- 0 3278 258"/>
                              <a:gd name="T11" fmla="*/ 3278 h 3021"/>
                              <a:gd name="T12" fmla="+- 0 4736 4599"/>
                              <a:gd name="T13" fmla="*/ T12 w 413"/>
                              <a:gd name="T14" fmla="+- 0 3278 258"/>
                              <a:gd name="T15" fmla="*/ 3278 h 3021"/>
                              <a:gd name="T16" fmla="+- 0 4736 4599"/>
                              <a:gd name="T17" fmla="*/ T16 w 413"/>
                              <a:gd name="T18" fmla="+- 0 258 258"/>
                              <a:gd name="T19" fmla="*/ 258 h 3021"/>
                              <a:gd name="T20" fmla="+- 0 5011 4599"/>
                              <a:gd name="T21" fmla="*/ T20 w 413"/>
                              <a:gd name="T22" fmla="+- 0 258 258"/>
                              <a:gd name="T23" fmla="*/ 258 h 3021"/>
                              <a:gd name="T24" fmla="+- 0 4874 4599"/>
                              <a:gd name="T25" fmla="*/ T24 w 413"/>
                              <a:gd name="T26" fmla="+- 0 258 258"/>
                              <a:gd name="T27" fmla="*/ 258 h 3021"/>
                              <a:gd name="T28" fmla="+- 0 4874 4599"/>
                              <a:gd name="T29" fmla="*/ T28 w 413"/>
                              <a:gd name="T30" fmla="+- 0 3041 258"/>
                              <a:gd name="T31" fmla="*/ 3041 h 3021"/>
                              <a:gd name="T32" fmla="+- 0 5011 4599"/>
                              <a:gd name="T33" fmla="*/ T32 w 413"/>
                              <a:gd name="T34" fmla="+- 0 3041 258"/>
                              <a:gd name="T35" fmla="*/ 3041 h 3021"/>
                              <a:gd name="T36" fmla="+- 0 5011 4599"/>
                              <a:gd name="T37" fmla="*/ T36 w 413"/>
                              <a:gd name="T38" fmla="+- 0 258 258"/>
                              <a:gd name="T39" fmla="*/ 258 h 30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3" h="3021">
                                <a:moveTo>
                                  <a:pt x="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20"/>
                                </a:lnTo>
                                <a:lnTo>
                                  <a:pt x="137" y="3020"/>
                                </a:lnTo>
                                <a:lnTo>
                                  <a:pt x="137" y="0"/>
                                </a:lnTo>
                                <a:close/>
                                <a:moveTo>
                                  <a:pt x="412" y="0"/>
                                </a:moveTo>
                                <a:lnTo>
                                  <a:pt x="275" y="0"/>
                                </a:lnTo>
                                <a:lnTo>
                                  <a:pt x="275" y="2783"/>
                                </a:lnTo>
                                <a:lnTo>
                                  <a:pt x="412" y="2783"/>
                                </a:lnTo>
                                <a:lnTo>
                                  <a:pt x="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939E69" id="docshapegroup50" o:spid="_x0000_s1026" style="position:absolute;margin-left:195.75pt;margin-top:3.4pt;width:58.65pt;height:227.95pt;z-index:-15722496;mso-wrap-distance-left:0;mso-wrap-distance-right:0;mso-position-horizontal-relative:page" coordorigin="3915,68" coordsize="1173,4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nfj8MhMAAE62AAAOAAAAZHJzL2Uyb0RvYy54bWzsXW1z27gR/t6Z/geO&#10;PrZzZ/FFrxPnJk3im5u5tpme+gNoiZY0lUSVlOOkv767AEHugliJsWlJl2Nv6sjmEny4iwUWD3ah&#10;Nz992W68z0mWr9Pdbc//sd/zkt08Xax3y9vev2d3P4x7Xn6Id4t4k+6S297XJO/99PbPf3rztJ8m&#10;QbpKN4sk86CRXT592t/2VofDfnpzk89XyTbOf0z3yQ4uPqTZNj7Ar9nyZpHFT9D6dnMT9PvDm6c0&#10;W+yzdJ7kOfz1g77Ye6vaf3hI5od/PjzkycHb3PYA20H9zNTPe/x58/ZNPF1m8X61nhcw4meg2Mbr&#10;HTy0bOpDfIi9x2xda2q7nmdpnj4cfpyn25v04WE9T9Q7wNv4fettfs7Sx716l+X0abkv1QSqtfT0&#10;7Gbn//j8KfPWi9teGI563i7egpEW6Txfxftkic8fKCU97ZdTkP052/+2/5TpN4WPv6bz/+Sgwxv7&#10;Ov6+1MLe/dPf0wU0Gz8eUqWkLw/ZFpuA1/e+KFt8LW2RfDl4c/jjKIrGg0HPm8OlYDyJJsOBNtZ8&#10;BRbF28KJD9fh8nBsrnwsbvb9UahvjQaDCV69iaf6qQppgeztm/16PoX/F5qFTzXNnu6BcNfhMUt6&#10;RSPbRm1s4+w/j/sfoBPs48P6fr1ZH76qDg0KQlC7z5/Wc1Q0/kKNBP7EjTTw8f2MmL4pxpdStvF2&#10;6ftVvFsm7/I9OAO4KNxv/pRl6dMqiRc5/hmVxFtRvzIg95v1/m692aDx8HPxyuBPVn90aE339Q/p&#10;/HGb7A7aebNkA2+f7vLVep/3vGyabO8T6IvZLwsFKJ7m2fxfgBvAwedDlhzmK/z4ACCKv4NlywsK&#10;cQUSXyeH7nqyB5ZdKRyPi85k+qHvQ8dTvXAU8p4ESs7yw89JuvXwA6AGoKp/x59/zREyQDMiCHqX&#10;ou6MnhFYoXLAiQMWjIC5USn8VlPqNzn5b+jAgAabpf1nYvrPr+td4oWBet1C6P1Ou/b8y65w7bKv&#10;qOZmX/fgxrqrsFvwl4aKHsMoDD4bDsJAe61R9BCQobOr4aZ010qDhZI3ALuRkuPpZuc93fYm4ThQ&#10;N+TpZr0wvTfPlvfvN5n3OYaJ4d0d/lcME0wMBsDdQnU+9JOPxedDvN7oz4BzswMrGgVofd+ni6+f&#10;MjQ0/h2Mei7rRqBcPToU1lU9lpkqnl7EugDsQsbtq/99D8bFoVvNz9q4YTExK/8+p+v6ZsLtXFdH&#10;qW0MzFFgWVcNsxdw3Zp1O9dtHrELs24E0ShzXTX3nd+4wbgfdbMuXWC24rqRZd0QdXwN1u1c9+Wu&#10;C9E/c13lQBcwbgTBnYpEu1m3xVl3aFlXkQzXYN3OdV/uuiWhVQTMwwuNy/3RqHPd1mfdkgkrrKt0&#10;fAHXrVm3c92Xu65FU4UXoqn8ka+CuXjazbrtzbqwpcBjqgvRVHXrdq77YteF/QhmXB22nn9c9sNI&#10;davOdc1mahtr3YFFU0UXoqnq1u1c9+Wua9FUwElehMiYjIu93m7SbXHStVgq4CSvw7id477ccS2S&#10;KroQSTUMuk1dlr/UypRrcVTRhTiqmnE7x32545YUlcm5ggCrGpZNrlVOE63Ufq++glF1w7yLEayo&#10;MZVqYG0A+X4fAnbcm1dLbJJ4MX/U2S2YumIyWiDBbQG5Lfin5aII82fQDx62G0ib++sPXt8LJ2P9&#10;Q1NelRg8Rov95cab9b0nTz1aUdqVEISXpK1g6Hsl4koIwpSyJRRZeUXSTiUCkx1pJwqDSAGzMcG4&#10;WbY0iwRM4H+kLQETGLJsScAEhBVpJ4oAOSrLxgSGKluajQVMPle6AMqnOhdQ+Vzl0WAyccICIoTg&#10;8gMJGNe8BIwqXgLG9R6NwqEbGFX9zB9KwLj6JWBU+wKwgOs+Go/cnSug2p8FYpfnBhCABVT9EjCu&#10;+0Hfd/ewgGp/Bq4h+CI3gASMql8CxnU/6AtDREC1Pwukzg+ZL9STBGAhVb8ADJLQaEvi2BVS7c9C&#10;qfOH3AAwdDmHL6p+lHGMXyHXvagxTNqtRgvwELcpgT+l7ykBo+onwGBSKIf9eKVzG1UeWTEVQEaZ&#10;BzmmmLuHM8M+zTE/dwb6h2llptYZ0ARI4VVBGHSCworEPykMOFEYhjeYPk5K48ilxFXgdFocVKrE&#10;TbrnceDo5SgODtoEDPqeEm/2pugRKA6duUnr2E+VeLNXxd6jxNmrag0VtsWkVjt5Put5kDx/rycu&#10;yF/GLqEMDx8x5VLHFCsMKfDP2/RzMkuVwKHK9zbvX13d7KhUCIsYBGfkzNVKfq9ai8baAEauum7u&#10;0HJDX6vSyJmrlbyWGw3A9chzq+vmDi0HOelMzlyt5LWc38eBqEGDoDUY14ig1KKWMnmy1fOMfPFc&#10;05wR1JfBuGgx5Tal6dDiJNorE5VNDm00nPgXyaH1shQSq+GFocQEPqzS7H897wnKNW57+X8fY8y6&#10;3/yyg1TpiY/5Ed5B/RINRjhHZ/TKPb0S7+bQ1G3v0INxCz++P8BvcMvjPlsvV/Ak/bq79B3ULDys&#10;VTI3Bts6s/f8ib0DGL9pFkqkevH5SfUAgMA4VHHqoLMur7dhOY+QHAgFKty2F9rrDMcTlSDRGbco&#10;PmuDvBmCg2jHLRf4lHdtbYGPsb6aPIYQjzAPNXUVwaQMl0z9FR3zv2GFr9YV6oHqQdWiGxBUsSgu&#10;d+DZlogVb0MViFfySlVDNNrGShGIkA18SjzwaFvFyC5YNNxWi/w6LB5tq0c6YNFY+wgsHmuL2gK3&#10;r7SFS506LGuVH0JutktdbJmvhNz6spb6osIcS30HNq59ERvV/jFs3ASi1nxqBL3ad2DjJsC0Z6fe&#10;qAmUkFtvGExoUymGS9SbY8FfxwYUOW1MwsbX+/gCAjZuBlFvjjW/Axs3QgAxlUtvAbWBEhKwcTPI&#10;eqN20Mv+OjZ70S9g46t+FHJjs1b+ot4cK38HNm6EAFLCXHoLqS8oIQEbN4OoN8fi34GNG0HERm1w&#10;BBtG2cwXgGNC5dkDPSQGkOENzOAa37DohTSG+TguvWH5RDlUKiG33nDFSJoT9QY7KFV7swj5r7re&#10;Im4EERv1hWPYuBnE/gZJKxSbe17ABCryopgM4dIbpuJUekMht94wqYM0J+ptQO0wGyALVtcbbDDQ&#10;xkRs1AZKSMDGzSDqbUDtMBsgEebAxo0AeQZOtVEToIwbGYZ2TbQ2pFaYDd2eMOQmEJANqQGOIOMm&#10;EHWGlc1l/5gN3X4w5AaAsMilsyFVP8oIOuMGEHsamI4ic3vBiBtAQDai6ufIgPboeE2JkP3+eE2R&#10;e8a5Cni3mU6J0fQnkhwCVY3ThxI3VOJxghhHdBTXBzWcbB0HWSXejMLFcU+JMwpXxI6DEYrDSAIr&#10;s5NgcIRQ4s1eFd0WxcHnSOv6KS/gk7FZYJPVElAmlOGyoTolTrTARyQNZ1rdodlTGFrgRWAPRFEi&#10;8AaVgLlFC5omK0lzvbqDNenDcQRaOZWAuYU3WUma69UdtEl/7Ju9+0rA3MKaJJLmenUHaxLOTWmG&#10;0q8kTzTZBw650Yv7leTxJkewEGnUYiV4vMGwdItKLeYOpshK0FyubqB6bNghjZhuDHrbt1P0Fzvm&#10;oqPo9fFJOLJSit6cm3Sm4xkwlFJjVkfjWmcRtULjQnhu0bg0xbI1GjecFHlaYEWLx73qRC2AG3j4&#10;A8djStHSBYsScuQ68NVKm7laIiy6WpFg8aVKq+laIi7O5KJSHfqyaNyWM7ZkbHS1KCnN56vFlpO2&#10;ZGx0vShhs2jclvO2RGyMyRWxcSdQS3ZXcqCDxnWmUXIzyNiaOAKcEVYjOpzYqBEaZ2+J2BiTK+nN&#10;onFbTuCCp0IypGtYs3wBmbVaDurr5nDJ2KgZlFSBDeLKju6QFvXfH93x4mV3ozQus3Sp1j9mRaTX&#10;QSaNy8iZq5W8ljNpXEauum7uKBZgRRqXkTNXK3ktZ9K4jFx13dyh5Uwal5EzVyt5LVemcRnBSsDc&#10;Ugi6864og6AFdbh+agUrZIU9a43YII3rdU7L69aIxRoRwmG2RqTFHmc8wm9kJfroTtYlcr0skWsI&#10;MZy1SFQkWpGm19oiMfLHEN4BPQnpFGr4qDK2fEz0RjuGAEZTYy9M9sGHeeqJ1sqObqvoch59SAdd&#10;/fFNLZUygykgRxeJOt2nwE8b4xGyWia6cNHITJf01HFZ0TE+0oWLBcciLh4di/qiUZku66njcuX7&#10;uIDxZSJmBa08h8bshSJWQblU5sj3wY5kG5wbAHE5tYancpe7ikqqBPddRqAvj7NA17i/gRaUtzcq&#10;jxYjD2yH+b6JTKo7aOhxMpIp2jNyurVnRR4dO13kjF8qgRw38qy5iZ6GZs1N5bHf72pHxLPJDH/J&#10;mxywHvWjom8iTa0GFnO2QzlljWHg4FOWOTy94fnq7ORudsC3fzca/c3seDIxPL2bnsx+5DzvLogt&#10;gliYPa2upKIQ1jPgUP6X1iwj43q+MAercdUT7VmPTGaXCHOwHNeFi06ylwhzJH1dQZgjqawLc8wG&#10;/PGEFXe9ZBfm6HyZY3VyXZhz6TAHlmzW3KTWMe65qf0wJ8TNHgzB+xNpZT6aKETgTmZl3oU511hy&#10;CTRF0ZX0+bKQaAehQdGRXp+rw51T3ZWAeBAiZrMwEzrSpvuqHPhKOKHqEvP2rJFCZVCea6QYwDCg&#10;RopgVDAttQXRsEzrEwx86gun2EqnWxCBaV/lO7UwD113pWKkoB3pnCNFSa3WulI3UjT4ukVhpMAC&#10;Aj5SQOVHNRW8OnUyxu8yVDGFPkrXwfaP4cyKjjq5/mMcRrU0QqA4xK6EFmXTEf7SjG4zO0S1avCS&#10;bQv8sSHEzOzyzHJwccfj23eIpGJYmkVo6nQL/GfZIZJw0Q2iI7hgpieFYqK+nkGdSBW6bIPIVOg6&#10;NPaqO0QiOMpdHQPHt+lEvTlKwl3bV9wKUh0sppeUu1emDtahOTuZUNpbc9SEO8DZReFCATFLJTwG&#10;jm/ViZpzZRPWN/4CbgepEpZVhZtKWJfmuCHEjVzXYXB1cFZZuASOJRMeAWflE4qac5SFO8xqnQcn&#10;1cKyunBTC+vQnJVQKGrOURfuAsftIIKjDnEEnFUYLmrOURjuAGdVhgv1sKwwvKiHdejNqgsX9eao&#10;C3dB4+4gQaNzwxFo3Aiy1qgVZhEWxDqgWXXhQkUsKwsvKmIdWrOqwkWtOarCXdD4kCRBo1MDhwaE&#10;WZe9+sfJXhUrWH8HxbqtbZWoIF1OCYHLp2pJ0RNx8UhEjyeFkBLRKmvE3FJkuBZtElEjUN1CE01I&#10;jWglYG6x2myxnNS8e4v1pKbJ9gpKTYttVZSa9gzjo9UMPbIrKf3dnfqIxI/FPNGE4VdnnkzSTqD3&#10;PhzEUzAO7DzT1naz7u5GH/sfC16LUdld0k5y85Rmi5ug7/fVp32WzpM8l7c7RhB+WV3pVc4hLJN2&#10;zsI8SUkol2aepAwUGt02S9ppl3mS9MUWF8LawspNFskdqvtj5A7PDVdFrK48p2cl7YjgqAGOgeNL&#10;PMTlTMK6CuZJ6mxXwTxJmrsK5knUHPMH/TUEZ2eeJM1dBfMkae4qmCdJc1fAPEl6uwLmSdQac4aL&#10;ME+S1jrmSW/6PiedU+RXcE4DwmAGGyFNWv/+6qZFzXTME3yrS3EwWsc84eF5J9ms9k4yM7xOxzx5&#10;n+PNbe/dHf7nYgey9HG3gKErnq6SePGx+HyI1xv9GeyGBIJKrcBsCp3UqQuzuhofXeMzgoWSRRcc&#10;Oe/q9fKojzFPMBzrCcrkr3TM0zXmUcNZA3ZXep2qeJMwfRbmCb+MUKVoq4Gm+uYKyn40KxeTGJ7n&#10;5TzhdxG6cFHi4xLMk6Qvtri4DPMkqewqmCdJb1fBPEmauwrmSdLcVTBPouaYP1yIeZI0dxXMk6S5&#10;q2CeJM1dAfMk6e0KmCdRa8wZLsI8SVrrmKcm3JC7kFjkVzrmSUrv6pinjnkCTpYkMnXMU4oMD08e&#10;63KeMAn79/1Nt6NaBT98ARFMNqwQKm7hdBlTgFujmCKcttQZen1YyOh5zlBMzy2RUiEObGNhc7Ri&#10;qUYX4MMtGZ4oAd/AC98pXzucjbEFIAJHrhXo6eN4DrbOuXCgqpEFDlQ8Q0JARXPgUcSNykqBV7t9&#10;DlQsGkSqwIHKSlIJobjapS1WHqWE3Mjs8ijRjFT9Mx+/GM0FjqtfBEfVfwwcN4E6ah1NavcfB1Xg&#10;AsetIBiUV0eJFrWKo9Rp5i5oDqLAAc0ujnJ7AK+NkqFxI6hD4J3QqBVmAX43mgsat4GgNVYZJfuB&#10;dc66DI15giIJHNCswqiwH/kuV2CFUUrI7QpWYZRoUgdJ4ALHrSCCo0Y4Bo6bQQZHB6QZULhOo2J6&#10;O6nXFIwaUitwo8IOU1eqIq1lvr+EATA3ZGC84PvN0EHUAaA4ZbvKPXxkt2ABYAJcKfrXm/NGylRY&#10;mH9pSQZEB8fFzCMbC9rNzTdpnqhQpkKrEUQ4rTZ4mwB3IYmceQ/zr27NSMFUbwrajYD5lz+2saD0&#10;RmDvk8UULF+dHb3yB0lrh+315fRpuVeHpi2zeL9azz/Eh5j+rjbhp0mQrtLNIsne/h8AAP//AwBQ&#10;SwMECgAAAAAAAAAhALJcT/FGGgAARhoAABQAAABkcnMvbWVkaWEvaW1hZ2UxLnBuZ4lQTkcNChoK&#10;AAAADUlIRFIAAACbAAAAYwgGAAAAjKBy+AAAAAZiS0dEAP8A/wD/oL2nkwAAAAlwSFlzAAAOxAAA&#10;DsQBlSsOGwAAGeZJREFUeJztfWlUU9f39klCSJgCIUFQJqcyC6iAzEUDKv5UQKqAQqV1Aq1atRbU&#10;OhexiGKpE2JbKrRiyygKlbGiTIIDyqAgCgKVQMJMSCDJ/X+wd71ZvCQEzL2hJc9a+8u9O+c862Tf&#10;M+199sEAACAgAm5ubmD79u2iVCYtrKysfOTl5TtHewdBEAaCIAwGg4EwGMyobTA0NESpqKhIlBQf&#10;NTW1MhMTk2+Evefz+VgAAMBisXxhOs3NzZ82NzcHSIqTkZHRYXV19dIP4VReXp44PDxMGbMyPB4/&#10;JEqCgoIuQxAEPkTodPo0AACko6PT/KFlSUpOnDhxGAAAnTx58htpc4FFV1f3LQAAamtr05Q2FwiC&#10;QGZmpjsAAPLw8EiTRHlyQ0ND8uP+HGSQYQLASpuADFMHMmOTATXIjE0G1CAzNhlQg8zYZEANMmOT&#10;ATXIoVEJgUDg+Pr6Jqqrq4+6wSoNmJqaVvv6+iaamppWS5sLjNWrV99iMpkUAoHAkTYXAACYPn36&#10;O19f30QrK6sKSZSHgSCRDgQZZJAYZMOoDKhBZmwyoAaZscmAGmTGJgNqkBmbDKhBZmwyoAaZscmA&#10;GqaEsXE4HIK3t3dyZGTkV9LmMpmxe/fu74ODgy8jVf6UMLaenh7VlJSUNf39/crS5iIM0D9h6qMJ&#10;WhxSU1O9mpubdZEqHxFj+/nnnz/T1dVtFkf09fWbvL29k8vLy62R4AIAAGpqat1EIpENx9NPFnR3&#10;d6v5+fndUFJSGsBisXxhcuDAgXA0+EyfPv0dkm2EiG8UgiAMn8/HtrW1afH5fCyZTO5SUFAYBAAA&#10;JpNJ4XA4BGVl5X4SidTLYrEUU1JS1vz555/Lk5OTvZcvX/6npPnIy8sPbdu2LSY1NdVr796959TU&#10;1LolXcd4wWAwqI6Ojg9evnxpSKVSGebm5s+E6err6zehwWnnzp0/bN++/VJ9ff1HH330Ub3EK0Dq&#10;sMTGjRvjdHV13xYUFLgIPmexWAphYWEHSSRST3p6+moIgkB6evpqRUXFATweP/Tu3TstJPjU1tYa&#10;WVtbPzQ0NHxx586dFQ0NDbNHk8bGRn00DpNER0fvBABA/v7+8Ww2myCNAy0jhU6nT/P19b1BJpM7&#10;4+LiNtbX188V1k7Dw8Ny4y0fEdJJSUneKioqvaJOCcXExGzV1NRs6+vrU4YgCNy8eXMdAAD65Zdf&#10;PkWCk4mJSTV4f2xRpFAoFAYaf+zJkye/AQBA7e3tGtI2Mlg2btwYJ04bAQCgN2/ezBxv+YgMo0lJ&#10;SZ8YGhq+1NTUpAvTcXJyuk+n0zXv37/v5O7ungUPn0id9lqxYkXmvHnzno+lRyKRepGofyTgMKLJ&#10;Ek4EAACLFi0qY7PZRHF0lZSUBsZdARJfiIeHR9qCBQseidKpqqoyBQBASUlJ3hAEgb6+PmUAAHT1&#10;6tUt0v7C0ZCamhpjHA7HLSsrs5E2F7QEkZWHvLz8UFVVlVl1dbWpMJ3ff/99HawLAADv3r2bDgAA&#10;ZDK5CwlOkw3Gxsa1Bw4cCF+3bt3vdXV1BtLmgwYQGUYDAwPjkpKSPrG1tS2Niora4+HhkQ6vRltb&#10;W7VPnz4dGhcXF6ijo9Pi5uaWAwAAOTk5bgAAIGpVJgnU1dUZ3L59e2V/f7+ynJwc9+DBg6cAAGB4&#10;eBjf29tLUlZW7kdjaKutrTV++PChTU9Pj6q5ufkzOzu7EvjDGwlfX9/Ezz777GekOcGg0+maaWlp&#10;nnQ6XRMAAIKDgy9raGh0QBCE6ezsVCcSiexJM4xCEASSk5PXKCsr9wEhE0wrK6vy5uZmHVg/Pj7e&#10;PzIych+S3fjVq1e34HA4LsyBQCCw4Xfd3d2qJBKpZ8uWLVfRGFKKi4vthLXNSAkNDQ1Ha6grLCx0&#10;UlNT6xKs//nz52bw+4ULF1ZYWlo+mUjZiBKvqakxDgoKumxjY1NmbW390Nra+qGLi0tBeHh46ODg&#10;IBGtBoQgCERFRX0JAIBMTEyqr1+/HhAcHHxJ0NggCAIBAQHXtbS03qHBh8vl4jo7O8niCFptlZub&#10;SyMSiYNUKrXj4sWL28+dO7dnpLHBWzYtLS3ak8rYJouw2WyCqqpqt7m5eWVnZycZgiBw4cKFHSON&#10;7dq1a5sm2pD/BXF0dLxPJpM7a2trjSAIAmVlZTYjje3p06cWAAAoLS3NY7zlTyr3DVLo6elR7enp&#10;Ud28efM1eAEyWpqsadOmtQMAQEdHhwbaHCcDmpqa9FeuXHnbyMjohTAdeDtrIm2E6FG+yspKiwcP&#10;HjgODw/jhemsXLny9ty5c18hyQPOLYbH44fF0YdQdH6/fv16dnZ29tK+vj4VYTq2tralTk5O95Hm&#10;gsVi+YJtJCxvHQATayPEfKOHDx8+GRYWdmgsXV1d3WakjQ2Hw/EAAKClpUUHfjZaQ1ZVVZkBIL5R&#10;fih+/PHHTTt27LjI4XAIovRCQ0NPo2FsOByO19raqi1KB24jOTk57njLR8TYoqOjd4WFhR3S0NDo&#10;CAkJ+U5bW7tVmO6iRYvKkOAgCDKZ3GVqalodHR29y9PTM220Q7clJSV2p06dOqirq9uMxsHlu3fv&#10;Ltu8efM1JSWlgUOHDoWJGrqMjY1rkeYDAACOjo4P4uPjAxISEvz9/f0TRr5vbW3V3rZtWwwWi+Uv&#10;W7bs7rgrQGKi6enpmaqgoMBqamrSk/akF5b79+87kkikHjU1ta6QkJDTGzZsSMDj8UM3btzwPXTo&#10;0LckEqmHSCQO5uTkuKLBB/aNFhUV2Uu7bWBpamrSmzt3br2cnNzw1q1bY0JDQ8MBAFBkZOS+iIiI&#10;/fr6+o0AAOj8+fO7J1I+IqQ9PDzSDAwMXkq78UbK48eP50+bNo0ORtnLIhAI7Lt37y5Fi8u33357&#10;CAAA9fT0kKTdLoLS1tamaWFh8XS0NgIAQOfOndsz0bIRGUZ1dHRanj9/Pg+Jsj8E8+fPf1JTU2OS&#10;lJT0yatXr+bCz6lUKsPHx+fmzJkzG9HiAgcF9Pb2ktBy/osDTU1NeklJiV1GRsaqiooKK+ifhYCC&#10;gsKgl5dX6vz5859MuHAkvo76+vq58vLynOzsbDdpf6mTVfh8PsbR0fG+t7d3EofDkZc2HzQEkcQy&#10;XV1d5NjY2C0nT548HB4efoBGo+UJW0br6Oi0KCsr90ucxL8ATCaTEhAQEE+n0zXXrl37hzDfqI2N&#10;zUNHR8cHSPPZu3fvuZaWFh04SGI0pKWleX7xxRcXSktLbXV0dFrGUz4iw2h8fHxASEjIdwC8DzUW&#10;pZuUlPSJt7d3MhI8RuLVq1dzr1y5EtTQ0DBHmA6JROr95ZdfNqLB548//libn5+/hMPhEB4/frxA&#10;mF5oaOhpNIyts7NTfazNWhaLpdja2qrN5XLHbTuIGJuxsXFtQEBAvDi6aMXXZ2RkrAoICIjv6elR&#10;FaVHoVCYaPB59uyZ+c6dO38gEAic0NDQ06K2PkxMTGrQ4CQOeDwebqK/RcTY3NzccuDQockANptN&#10;DAgIiB8cHFSIiIj42tvbO1nYkAVvACONrKwsdy6XK/fXX3+5ODg4FKFR52h4+fKlIZPJpADw3gXV&#10;29tLKi4uth9Nl8PhEC5durQdg8FAqqqqPeOuTNqTRjSkra1NEwAAHThw4JS0ucASFhZ2EAAAdXd3&#10;q0qTh5eXVwoQM9QJls8///zHidSFSppTaQN2rVCpVIa0ucCAtz76+vpUJtRLSAirVq3K0NPTewsA&#10;ALCPVtgcGoPBQCYmJjWbNm36cSJ1SWQ1+v333+++e/fuMjc3t5w9e/ZE3bp1a/WVK1eCxPntoUOH&#10;wtAYRiwsLCqXLFmSHxUVtQfpusQBBEGYjz/++J6WllZbQkKCv7BhHU18/fXXEa2trdq//vrrBiTK&#10;l0jP9uzZM/OsrCx3OPyksbFxZlZWlrs4v53oVzJeXLp0afvy5cv/tLKyqtiwYcOvaNQpCnQ6XZNG&#10;o+VFRUXtsbe3L163bt3vwgzO2tq6HI0PMiIi4msky5dIz8ZisRQ5HA6BQCBwFBUVWRwOh8BisRTF&#10;+a2ysnI/WlEWqampXn5+fjcWLFjweMaMGX+PpkMikXp/+umnz5HmUlJSYmdvb18sjm5oaOjp8PDw&#10;A0hzQhqIbOqy2Wwim80mqqio9KG1uhsL9+7d+9jd3T1rcHBQQZQehUJhMhgMKtJ8GAwGNTs7e6k4&#10;uqamptUWFhaVSHMCAIBHjx4tDA0NPV1ZWWkBiYhZe/z48QJdXd3m8ZSNiLH5+vompqene3R1dZGJ&#10;RCJb4hWME3w+Hztr1qw3bW1tWidOnDgy1taHqJCo/zIyMzNXrF279g8Wi6WooaHRIcpne+/evY/H&#10;3U5ILKfXrFmTrK2t3SLt7QVY2tvbNcAk2/qYjGJpafkEj8cPXbt2bRMS5SOy9WFra1uanZ29FJ7H&#10;IVHHeACHhaPlHRAHfD4fOzAwoCSOLoFA4KCxWmUwGFR3d/cspBZtiBx4CQ4Ovqyurt4ZFBR0ZTLc&#10;1EyhUJiWlpZPBcPCpY2ysrJFJBKpVxw5evTocTQ44fH44QkdPhYTiPRsVVVVZq6urrnXr1//tLy8&#10;3Nrd3T1LWA+3fv3639Dw/UVHR+9atWpVhrW1dfn69et/Q7q+saCmptYtyqVXWVlp0dHRoeHk5HQf&#10;kVxpo2D58uV/VlZWWiBVPiILhOjo6F27d+/+XhxdtKI+9u3bdzY/P39JZWWlhb29fbGorY9r165t&#10;RprPWOBwOIT169f/9vbtW73CwkJnOH0FkqDT6ZrW1tbl/v7+CadOnToo6fIRMba3b9/qvXjxwkgc&#10;XUtLy6fweU0kYWpqWl1TU2Mylh5aWx/igMfj4ebMmdMQFBR0JTQ09DTS9V29enVrcnKyd3Z29lIL&#10;C4tKMzOzKmG658+f/3K87r8pcyvf33//PUOc+SMOh+ONd/8ISbi5ueX09/crl5SU2CFdV2BgYJy4&#10;sXxv3ryZNd4w+iljbP9WODs7F/b39yuLCq6UFOh0uuZY8X4wZs+e/Xq8Z0cRjfp48eKFUWRk5Fcl&#10;JSV2cNAdHo8fdnZ2LgwJCfkOjjaQYXQkJCT4FxcX2zs7OxeiUZ+mpiZdVLbQDwViPVtKSsqawMDA&#10;OGFpBahUKiMxMdGXRqPlIUJgFHC5XLnCwkJnUWHhRCKRLW6U8YegurraNCgo6Iqw9wwGg/rixQsj&#10;IpHITktL85zQoeDJBiR2ijMyMlYCACBlZeW+mJiYrYJnIxkMBuXMmTNfycvLc3A4HLe0tHQRGrvj&#10;LS0t2nZ2dsVgkiRwHis/GwaD4S9cuLACyTSoNTU1xhUVFQvhJNKNjY36FRUVC8WRiZwIQ6RnW7t2&#10;7R8ZGRmrnjx5Ml9Y6oCioiIHJyen+8HBwZcvXry4Q+IkBMDn87HGxsa1dXV1BkuWLMlfs2ZNirAd&#10;ebR6NgDe97TC3mEwGAjpIAZLS8unlZWVFtHR0bt27tz5A9ILBETmbMPDw3hzc/NnonJUODg4FOnp&#10;6b0VleFIUujo6NCoq6sz8PHxuXnjxg0/Udl50MREkrNIEj4+PjcdHByK4NSyNBotT1wPwoQOViPR&#10;Pa9fv/5Xa2vrh2Pp6evrN+7Zs+cc0kMWnU6fBgCAzp49uxeNIVIcefr0qYWpqWnVWJd82NjYlE00&#10;t8ZkE0R8o35+fjeqqqrMGhsbZwrTefLkyfyWlhYdX1/fRCQ4CIJCoTApFApTXMc3GmCxWIrV1dWm&#10;Y6XLqqmpMWlra9NCixeSQMTYVq5ceXvTpk0/WllZVSQmJvoKNiiLxVK8evXqVhcXl7+OHDlywsbG&#10;5iESHASBw+F4J0+ePBwTE7Pt35YGHs3L3WJjY7dcvHhxh7jen/ECkTnblStXguLi4gJZLJain5/f&#10;DTwePww74tlsNpHL5crhcDjemTNn9p85c2a/4G+joqL2bN68+ZqkOQUHB1/u7e0lubi4/BUcHHxZ&#10;mG+USCSykTqjMDAwoNTU1KQPwPtzGgAA0NDQMEfYQiEnJ8eNxWIpopV4pqioyAFeIGhra7fSaLQ8&#10;WCQRUIrIajQhIcFfnKyTo+HIkSMn/Pz8bkia099//z3Dy8sr9eHDhzai9JD0jd69e3fZeG8dpFKp&#10;jNLSUts5c+Y0IMFJEO3t7dNycnLccnNzXfPy8miCd48aGRm9oNFoea6urrkuLi5/TeRmwynjrnJ1&#10;dc3Ny8ujLV68uMDLyytV2NaHgoLC4KeffnodCQ5VVVVm8G3OHR0dGpmZmSu8vLxShfVcZDK5a8uW&#10;LbHSSr9QV1dnABteQUHB4q6uLjIA74NRGxsbZ47bhyztFQoa0tnZSQYAQD4+Pol8Ph8jbT4QBIHy&#10;8nIrMpnc+erVqznS5jKWvHnzZmZMTMxWQ0PDF2Cy3conDCwWSzE9Pd2jv79fWVtbu9Xd3T0LjT0v&#10;eC/Pxsbm4WTZY7Oysqro7OxUlzaP0cBkMikFBQWLc3NzXXNzc11h956Wllbbhg0bfqXRaHnTp09/&#10;N+6CkfgSSktLF1lYWDy9c+fOCvgZm80muLi4FAABl8zhw4dPoPFl8ng8rIaGRvuJEycOS7uXmMxy&#10;/fr1gAULFjzCYrE8AACkoqLSu3LlyoyoqKgvBS/emKggQvr48eNHcDgcV9AneuHChR0AAMjBweHB&#10;+fPnd9va2pZgsVgeWlcgXrhwYYeuru7b+vr6udL+UyEIAtXV1SaLFy/OF0diY2M3o8EJvtxWX1+/&#10;MS4ubuNEbksWJYgMo3V1dQYfffRRveDENzMzc4W8vPxQWlqaJ5VKZaxZsyZl1qxZb5KTk73R2GvT&#10;1tZu1dHRabGzsyv58ssvz4va+kBiNTwSPT09qgUFBYvF0UUjfT8A74f23Nxc16amJv3AwMC4o0eP&#10;Hnd1dc11dXXNpdFoeRoaGh0fVAESX4i3t3fSwoULKwSfUSgUhoODwwPBZ1paWu/QugVvsl3bzePx&#10;sAMDA4rCpKCgwEVPT69p3759kUNDQ3g0OMFSW1tr9MMPP3zh6emZCt/Qh8Fg+Obm5pV79+49m5mZ&#10;6T6RXg+Rno3H4+EEc33U1dUZMJlMiq2tbelIPfhMJ9I4cuTICXEm5GgcLAHg/faBoqIiS9h7FxeX&#10;v+7fv+9kYmJS4+zsXLh69epbaPAC4P2empGR0YsvvvjiAo/Hwz169Ghhbm6u6/Xr1z89d+7c3nPn&#10;zu2dSNQHIl/GV199dQYAAOXn5y+GIAjs2rXreyBwRTcEQWBgYEBRTk5u+NixY0fR/Gr/bUKj0XJd&#10;XV1zpFF3Z2cnOSkpyTsoKOjy3Llz64HACDBWAMFoggjJ5uZmHQqFwpCTkxtWV1dnAgCgmTNnvmGx&#10;WAqwzp07d1YAAKCUlBQvaf+hk1lcXV1z5s+f/xiNugYHB4k5OTmuISEhp62srMrhVSn4Z3rxySef&#10;/HH58uWgiS6yECNeWFjo5OzsfG/+/PmPly9fntXQ0DBb8P22bduu6OvrN8L3f8rk/5fGxkZ9Mpnc&#10;aWVlVY5GfYGBgT/DxqWoqDiwdOnSuxEREfsfPXq0gMfjYT+0/Cnjrpo3b97z6upq07H0qFQqo729&#10;fRrSfN69ezf9t99+Wy/sPYPBoMbGxm5hMpmUU6dOHTxw4EA40pwiIyO/6unpUaXRaHn29vbFks4v&#10;MmWMzdfXN/H169ezR3vHZDIpr1+/nq2np/fW0NDwpbh50z4E4iQDxGAw0LFjx44dOXLkBNJ80MCU&#10;MbaxEBsbuyUkJOS727dvrxQ3I+SHoLOzUz0/P3+JsPc4HI5nZWVVMZkOTH8oZMYmgEOHDoWlpaV5&#10;Pn/+fB5aWzJTCVPijnhxYWFhUVlTU2OCVKTqVMeUuAdBXMDRIWPl3ZU0WltbtUUtSrS0tNomFGUx&#10;2SDt5f1kkba2Nk1ra+uHAADo5cuXBmjU2d/fr/S///3vNhjDhRYaGhou7faRhEyZnm3Hjh0X4fj/&#10;keByuXJlZWWLuru71Tw9PdMMDAzqkObDZrOJy5Ytu1tUVOSwYsWKTDk5Oe6tW7dW+/v7JygoKAzm&#10;5eXRXr9+PdvT0zNtpJvvXwtpWztaMpYjXllZuW///v0RXC4XhwafxMREHwAAFBwcfAmCIJCXl7cE&#10;CETADg4OEn18fBJnzJjR2tHRQZV2+0lCpkzPVlxcbC8q3QGJROpF6/IPAN7ffQoAAMePHz8KwP9L&#10;Mg2DSCSyb9y44WdmZlZ19uzZff+FSzemjLFJ8zKy0QDn8SCTyV0AvN/AHamDwWAgQ0PDl+LGvU12&#10;TPmtDyaTScnOzl6anZ29tLu7Ww2teuHwIvgAN2x8I+eV8DlbtHghCmmP42hJZGTkvnXr1t0UTPVU&#10;W1trRKVSO8A/87Zp06bRW1patNHgU1BQ4AIAgAoLC50g6H04DxaL5a1YseIOfAKsuLjYjkgkDi5e&#10;vDhf2u0nCZE6AbRk1qxZr728vFIEn8H52nx8fBK3bdt2RU5ObnjJkiV5aPAZHBwkqqio9O7evfs8&#10;/Oybb745CQCA9PT0mszMzJ7j8fghHA7HTU9PXy3t9pOESJ0AGsJisRQwGAw/IiJiP/wMvmLI3d09&#10;E362d+/eswAA6O3bt7po8GpsbNQXDL3icrm4zz///EcVFZVeJSWlfh0dneaEhIQN0m4/SYnUCaAh&#10;DAaDAgCAYmJitsLP4OyYgieXUlNTPQEA0JMnTyylzfm/KFNigQAnjxZMTQ+nerezsyuBn8EZg2RO&#10;eGQwJYxNTU2tW0lJaSAxMdEXgiDM4OCgws2bN31UVFT6BLNjwgllJts2yX8FU8LY5OXlh/bs2RNV&#10;VFTkYGBgUGdsbFzb0NAwJyAgIF6wFysoKFisqqrao6+v3yRNvv9ZSHscR0t4PB72s88++4lKpXZQ&#10;qdQOf3//eMFtkPb2dg1FRcUBDw+PNGlz/a/K/wHAbjyZ7fHdMQAAAABJRU5ErkJgglBLAwQUAAYA&#10;CAAAACEASPybwOEAAAAJAQAADwAAAGRycy9kb3ducmV2LnhtbEyPQUvDQBCF74L/YRnBm92kNbHG&#10;bEop6qkUbAXxNs1Ok9Dsbshuk/TfO570No/3ePO9fDWZVgzU+8ZZBfEsAkG2dLqxlYLPw9vDEoQP&#10;aDW2zpKCK3lYFbc3OWbajfaDhn2oBJdYn6GCOoQuk9KXNRn0M9eRZe/keoOBZV9J3ePI5aaV8yhK&#10;pcHG8ocaO9rUVJ73F6PgfcRxvYhfh+35tLl+H5Ld1zYmpe7vpvULiEBT+AvDLz6jQ8FMR3ex2otW&#10;weI5TjiqIOUF7CfRko+jgsd0/gSyyOX/BcUP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CCd+PwyEwAATrYAAA4AAAAAAAAAAAAAAAAAOgIAAGRycy9lMm9Eb2Mu&#10;eG1sUEsBAi0ACgAAAAAAAAAhALJcT/FGGgAARhoAABQAAAAAAAAAAAAAAAAAmBUAAGRycy9tZWRp&#10;YS9pbWFnZTEucG5nUEsBAi0AFAAGAAgAAAAhAEj8m8DhAAAACQEAAA8AAAAAAAAAAAAAAAAAEDAA&#10;AGRycy9kb3ducmV2LnhtbFBLAQItABQABgAIAAAAIQCqJg6+vAAAACEBAAAZAAAAAAAAAAAAAAAA&#10;AB4xAABkcnMvX3JlbHMvZTJvRG9jLnhtbC5yZWxzUEsFBgAAAAAGAAYAfAEAABEyAAAAAA==&#10;">
                <v:shape id="docshape51" o:spid="_x0000_s1027" type="#_x0000_t75" style="position:absolute;left:3915;top:3888;width:1165;height: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2RDwQAAANwAAAAPAAAAZHJzL2Rvd25yZXYueG1sRE/LisIw&#10;FN0P+A/hCrMbUx8MUo0iQmEQHbAquLw017bY3JQk2vr3ZjEwy8N5L9e9acSTnK8tKxiPEhDEhdU1&#10;lwrOp+xrDsIHZI2NZVLwIg/r1eBjiam2HR/pmYdSxBD2KSqoQmhTKX1RkUE/si1x5G7WGQwRulJq&#10;h10MN42cJMm3NFhzbKiwpW1FxT1/GAUzpy+H34zrSTcrrjuf7R7HPSr1Oew3CxCB+vAv/nP/aAXT&#10;aVwbz8QjIFdvAAAA//8DAFBLAQItABQABgAIAAAAIQDb4fbL7gAAAIUBAAATAAAAAAAAAAAAAAAA&#10;AAAAAABbQ29udGVudF9UeXBlc10ueG1sUEsBAi0AFAAGAAgAAAAhAFr0LFu/AAAAFQEAAAsAAAAA&#10;AAAAAAAAAAAAHwEAAF9yZWxzLy5yZWxzUEsBAi0AFAAGAAgAAAAhAMoTZEPBAAAA3AAAAA8AAAAA&#10;AAAAAAAAAAAABwIAAGRycy9kb3ducmV2LnhtbFBLBQYAAAAAAwADALcAAAD1AgAAAAA=&#10;">
                  <v:imagedata r:id="rId53" o:title=""/>
                </v:shape>
                <v:line id="Line 328" o:spid="_x0000_s1028" style="position:absolute;visibility:visible;mso-wrap-style:square" from="3980,3532" to="4049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/yfxQAAANwAAAAPAAAAZHJzL2Rvd25yZXYueG1sRI9ba8JA&#10;FITfBf/DcgTfdGMFsdFVili0L+KlFB8P2dNczJ4N2W0S/70rCH0cZuYbZrnuTCkaql1uWcFkHIEg&#10;TqzOOVXwffkczUE4j6yxtEwK7uRgver3lhhr2/KJmrNPRYCwi1FB5n0VS+mSjAy6sa2Ig/dra4M+&#10;yDqVusY2wE0p36JoJg3mHBYyrGiTUXI7/xkFp+3xcLvsUfqm2E2+rm1R/thCqeGg+1iA8NT5//Cr&#10;vdcKptN3eJ4JR0CuHgAAAP//AwBQSwECLQAUAAYACAAAACEA2+H2y+4AAACFAQAAEwAAAAAAAAAA&#10;AAAAAAAAAAAAW0NvbnRlbnRfVHlwZXNdLnhtbFBLAQItABQABgAIAAAAIQBa9CxbvwAAABUBAAAL&#10;AAAAAAAAAAAAAAAAAB8BAABfcmVscy8ucmVsc1BLAQItABQABgAIAAAAIQDH3/yfxQAAANwAAAAP&#10;AAAAAAAAAAAAAAAAAAcCAABkcnMvZG93bnJldi54bWxQSwUGAAAAAAMAAwC3AAAA+QIAAAAA&#10;" strokecolor="#afafaf" strokeweight=".26061mm"/>
                <v:line id="Line 329" o:spid="_x0000_s1029" style="position:absolute;visibility:visible;mso-wrap-style:square" from="3980,3532" to="3980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icywAAAANwAAAAPAAAAZHJzL2Rvd25yZXYueG1sRE/Pa8Iw&#10;FL4L+x/CG+xm0zlXRm0qwzHYVd3Y9dE8m2rzUptY43+/HIQdP77f1TraXkw0+s6xgucsB0HcON1x&#10;q+B7/zl/A+EDssbeMSm4kYd1/TCrsNTuyluadqEVKYR9iQpMCEMppW8MWfSZG4gTd3CjxZDg2Eo9&#10;4jWF214u8ryQFjtODQYH2hhqTruLVfBz/HiNE/3mhm9hs5xisS8uZ6WeHuP7CkSgGP7Fd/eXVvCy&#10;TPPTmXQEZP0HAAD//wMAUEsBAi0AFAAGAAgAAAAhANvh9svuAAAAhQEAABMAAAAAAAAAAAAAAAAA&#10;AAAAAFtDb250ZW50X1R5cGVzXS54bWxQSwECLQAUAAYACAAAACEAWvQsW78AAAAVAQAACwAAAAAA&#10;AAAAAAAAAAAfAQAAX3JlbHMvLnJlbHNQSwECLQAUAAYACAAAACEACQYnMsAAAADcAAAADwAAAAAA&#10;AAAAAAAAAAAHAgAAZHJzL2Rvd25yZXYueG1sUEsFBgAAAAADAAMAtwAAAPQCAAAAAA==&#10;" strokeweight=".26061mm"/>
                <v:line id="Line 330" o:spid="_x0000_s1030" style="position:absolute;visibility:visible;mso-wrap-style:square" from="3980,3168" to="4049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4PkxQAAANwAAAAPAAAAZHJzL2Rvd25yZXYueG1sRI9ba8JA&#10;FITfhf6H5RT6pptYkRJdpRRL7Yt4KeLjIXvMxezZkN0m8d+7guDjMDPfMPNlbyrRUuMKywriUQSC&#10;OLW64EzB3+F7+AHCeWSNlWVScCUHy8XLYI6Jth3vqN37TAQIuwQV5N7XiZQuzcmgG9maOHhn2xj0&#10;QTaZ1A12AW4qOY6iqTRYcFjIsaavnNLL/t8o2K22m8thjdK35U/8e+rK6mhLpd5e+88ZCE+9f4Yf&#10;7bVW8D6J4X4mHAG5uAEAAP//AwBQSwECLQAUAAYACAAAACEA2+H2y+4AAACFAQAAEwAAAAAAAAAA&#10;AAAAAAAAAAAAW0NvbnRlbnRfVHlwZXNdLnhtbFBLAQItABQABgAIAAAAIQBa9CxbvwAAABUBAAAL&#10;AAAAAAAAAAAAAAAAAB8BAABfcmVscy8ucmVsc1BLAQItABQABgAIAAAAIQBhr4PkxQAAANwAAAAP&#10;AAAAAAAAAAAAAAAAAAcCAABkcnMvZG93bnJldi54bWxQSwUGAAAAAAMAAwC3AAAA+QIAAAAA&#10;" strokecolor="#afafaf" strokeweight=".26061mm"/>
                <v:line id="Line 331" o:spid="_x0000_s1031" style="position:absolute;visibility:visible;mso-wrap-style:square" from="3980,3168" to="3980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BzewgAAANwAAAAPAAAAZHJzL2Rvd25yZXYueG1sRI9BawIx&#10;FITvgv8hPKE3zWrtIqtRxFLotdri9bF5blY3L9tNXOO/bwShx2FmvmFWm2gb0VPna8cKppMMBHHp&#10;dM2Vgu/Dx3gBwgdkjY1jUnAnD5v1cLDCQrsbf1G/D5VIEPYFKjAhtIWUvjRk0U9cS5y8k+sshiS7&#10;SuoObwluGznLslxarDktGGxpZ6i87K9Wwc/5/S32dMwM38Nu3sf8kF9/lXoZxe0SRKAY/sPP9qdW&#10;8DqfweNMOgJy/QcAAP//AwBQSwECLQAUAAYACAAAACEA2+H2y+4AAACFAQAAEwAAAAAAAAAAAAAA&#10;AAAAAAAAW0NvbnRlbnRfVHlwZXNdLnhtbFBLAQItABQABgAIAAAAIQBa9CxbvwAAABUBAAALAAAA&#10;AAAAAAAAAAAAAB8BAABfcmVscy8ucmVsc1BLAQItABQABgAIAAAAIQCWmBzewgAAANwAAAAPAAAA&#10;AAAAAAAAAAAAAAcCAABkcnMvZG93bnJldi54bWxQSwUGAAAAAAMAAwC3AAAA9gIAAAAA&#10;" strokeweight=".26061mm"/>
                <v:line id="Line 332" o:spid="_x0000_s1032" style="position:absolute;visibility:visible;mso-wrap-style:square" from="3980,2804" to="4049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bgIxQAAANwAAAAPAAAAZHJzL2Rvd25yZXYueG1sRI9ba8JA&#10;FITfBf/DcgTfdGMVKdFVili0L+KlFB8P2dNczJ4N2W0S/70rCH0cZuYbZrnuTCkaql1uWcFkHIEg&#10;TqzOOVXwffkcvYNwHlljaZkU3MnBetXvLTHWtuUTNWefigBhF6OCzPsqltIlGRl0Y1sRB+/X1gZ9&#10;kHUqdY1tgJtSvkXRXBrMOSxkWNEmo+R2/jMKTtvj4XbZo/RNsZt8Xdui/LGFUsNB97EA4anz/+FX&#10;e68VTGdTeJ4JR0CuHgAAAP//AwBQSwECLQAUAAYACAAAACEA2+H2y+4AAACFAQAAEwAAAAAAAAAA&#10;AAAAAAAAAAAAW0NvbnRlbnRfVHlwZXNdLnhtbFBLAQItABQABgAIAAAAIQBa9CxbvwAAABUBAAAL&#10;AAAAAAAAAAAAAAAAAB8BAABfcmVscy8ucmVsc1BLAQItABQABgAIAAAAIQD+MbgIxQAAANwAAAAP&#10;AAAAAAAAAAAAAAAAAAcCAABkcnMvZG93bnJldi54bWxQSwUGAAAAAAMAAwC3AAAA+QIAAAAA&#10;" strokecolor="#afafaf" strokeweight=".26061mm"/>
                <v:line id="Line 333" o:spid="_x0000_s1033" style="position:absolute;visibility:visible;mso-wrap-style:square" from="3980,2804" to="3980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SExwwAAANwAAAAPAAAAZHJzL2Rvd25yZXYueG1sRI9PawIx&#10;FMTvhX6H8Aq91WztdpHVKKIUevVP6fWxeW7Wbl7WTVzjtzeC0OMwM79hZotoWzFQ7xvHCt5HGQji&#10;yumGawX73dfbBIQPyBpbx6TgSh4W8+enGZbaXXhDwzbUIkHYl6jAhNCVUvrKkEU/ch1x8g6utxiS&#10;7Gupe7wkuG3lOMsKabHhtGCwo5Wh6m97tgp+juvPONBvZvgaVvkQi11xPin1+hKXUxCBYvgPP9rf&#10;WsFHnsP9TDoCcn4DAAD//wMAUEsBAi0AFAAGAAgAAAAhANvh9svuAAAAhQEAABMAAAAAAAAAAAAA&#10;AAAAAAAAAFtDb250ZW50X1R5cGVzXS54bWxQSwECLQAUAAYACAAAACEAWvQsW78AAAAVAQAACwAA&#10;AAAAAAAAAAAAAAAfAQAAX3JlbHMvLnJlbHNQSwECLQAUAAYACAAAACEAdj0hMcMAAADcAAAADwAA&#10;AAAAAAAAAAAAAAAHAgAAZHJzL2Rvd25yZXYueG1sUEsFBgAAAAADAAMAtwAAAPcCAAAAAA==&#10;" strokeweight=".26061mm"/>
                <v:line id="Line 334" o:spid="_x0000_s1034" style="position:absolute;visibility:visible;mso-wrap-style:square" from="3980,2440" to="4049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IXnxgAAANwAAAAPAAAAZHJzL2Rvd25yZXYueG1sRI9Pa8JA&#10;FMTvBb/D8gRvdWOtpUQ3QYpSe5GqpXh8ZJ/5Y/ZtyG6T9Nt3BaHHYWZ+w6zSwdSio9aVlhXMphEI&#10;4szqknMFX6ft4ysI55E11pZJwS85SJPRwwpjbXs+UHf0uQgQdjEqKLxvYildVpBBN7UNcfAutjXo&#10;g2xzqVvsA9zU8imKXqTBksNCgQ29FZRdjz9GwWHzub+edih9V73PPs59VX/bSqnJeFgvQXga/H/4&#10;3t5pBfPnBdzOhCMgkz8AAAD//wMAUEsBAi0AFAAGAAgAAAAhANvh9svuAAAAhQEAABMAAAAAAAAA&#10;AAAAAAAAAAAAAFtDb250ZW50X1R5cGVzXS54bWxQSwECLQAUAAYACAAAACEAWvQsW78AAAAVAQAA&#10;CwAAAAAAAAAAAAAAAAAfAQAAX3JlbHMvLnJlbHNQSwECLQAUAAYACAAAACEAHpSF58YAAADcAAAA&#10;DwAAAAAAAAAAAAAAAAAHAgAAZHJzL2Rvd25yZXYueG1sUEsFBgAAAAADAAMAtwAAAPoCAAAAAA==&#10;" strokecolor="#afafaf" strokeweight=".26061mm"/>
                <v:line id="Line 335" o:spid="_x0000_s1035" style="position:absolute;visibility:visible;mso-wrap-style:square" from="3980,2440" to="3980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xrdwgAAANwAAAAPAAAAZHJzL2Rvd25yZXYueG1sRI9PawIx&#10;FMTvgt8hPKE3zdbapaxGEaXQq//w+ti8btZuXtZNXOO3N4VCj8PM/IZZrKJtRE+drx0reJ1kIIhL&#10;p2uuFBwPn+MPED4ga2wck4IHeVgth4MFFtrdeUf9PlQiQdgXqMCE0BZS+tKQRT9xLXHyvl1nMSTZ&#10;VVJ3eE9w28hpluXSYs1pwWBLG0Plz/5mFZwu2/fY0zkz/AibWR/zQ367KvUyius5iEAx/If/2l9a&#10;wdssh98z6QjI5RMAAP//AwBQSwECLQAUAAYACAAAACEA2+H2y+4AAACFAQAAEwAAAAAAAAAAAAAA&#10;AAAAAAAAW0NvbnRlbnRfVHlwZXNdLnhtbFBLAQItABQABgAIAAAAIQBa9CxbvwAAABUBAAALAAAA&#10;AAAAAAAAAAAAAB8BAABfcmVscy8ucmVsc1BLAQItABQABgAIAAAAIQDpoxrdwgAAANwAAAAPAAAA&#10;AAAAAAAAAAAAAAcCAABkcnMvZG93bnJldi54bWxQSwUGAAAAAAMAAwC3AAAA9gIAAAAA&#10;" strokeweight=".26061mm"/>
                <v:line id="Line 336" o:spid="_x0000_s1036" style="position:absolute;visibility:visible;mso-wrap-style:square" from="3980,2077" to="4049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r4LxgAAANwAAAAPAAAAZHJzL2Rvd25yZXYueG1sRI9Pa8JA&#10;FMTvBb/D8gRvdWMttkQ3QYpSe5GqpXh8ZJ/5Y/ZtyG6T9Nt3BaHHYWZ+w6zSwdSio9aVlhXMphEI&#10;4szqknMFX6ft4ysI55E11pZJwS85SJPRwwpjbXs+UHf0uQgQdjEqKLxvYildVpBBN7UNcfAutjXo&#10;g2xzqVvsA9zU8imKFtJgyWGhwIbeCsquxx+j4LD53F9PO5S+q95nH+e+qr9tpdRkPKyXIDwN/j98&#10;b++0gvnzC9zOhCMgkz8AAAD//wMAUEsBAi0AFAAGAAgAAAAhANvh9svuAAAAhQEAABMAAAAAAAAA&#10;AAAAAAAAAAAAAFtDb250ZW50X1R5cGVzXS54bWxQSwECLQAUAAYACAAAACEAWvQsW78AAAAVAQAA&#10;CwAAAAAAAAAAAAAAAAAfAQAAX3JlbHMvLnJlbHNQSwECLQAUAAYACAAAACEAgQq+C8YAAADcAAAA&#10;DwAAAAAAAAAAAAAAAAAHAgAAZHJzL2Rvd25yZXYueG1sUEsFBgAAAAADAAMAtwAAAPoCAAAAAA==&#10;" strokecolor="#afafaf" strokeweight=".26061mm"/>
                <v:line id="Line 337" o:spid="_x0000_s1037" style="position:absolute;visibility:visible;mso-wrap-style:square" from="3980,2077" to="3980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Cs0wAAAANwAAAAPAAAAZHJzL2Rvd25yZXYueG1sRE/Pa8Iw&#10;FL4L+x/CG+xm0zlXRm0qwzHYVd3Y9dE8m2rzUptY43+/HIQdP77f1TraXkw0+s6xgucsB0HcON1x&#10;q+B7/zl/A+EDssbeMSm4kYd1/TCrsNTuyluadqEVKYR9iQpMCEMppW8MWfSZG4gTd3CjxZDg2Eo9&#10;4jWF214u8ryQFjtODQYH2hhqTruLVfBz/HiNE/3mhm9hs5xisS8uZ6WeHuP7CkSgGP7Fd/eXVvCy&#10;TGvTmXQEZP0HAAD//wMAUEsBAi0AFAAGAAgAAAAhANvh9svuAAAAhQEAABMAAAAAAAAAAAAAAAAA&#10;AAAAAFtDb250ZW50X1R5cGVzXS54bWxQSwECLQAUAAYACAAAACEAWvQsW78AAAAVAQAACwAAAAAA&#10;AAAAAAAAAAAfAQAAX3JlbHMvLnJlbHNQSwECLQAUAAYACAAAACEA93ArNMAAAADcAAAADwAAAAAA&#10;AAAAAAAAAAAHAgAAZHJzL2Rvd25yZXYueG1sUEsFBgAAAAADAAMAtwAAAPQCAAAAAA==&#10;" strokeweight=".26061mm"/>
                <v:line id="Line 338" o:spid="_x0000_s1038" style="position:absolute;visibility:visible;mso-wrap-style:square" from="3980,1713" to="4049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Y/ixgAAANwAAAAPAAAAZHJzL2Rvd25yZXYueG1sRI9Pa8JA&#10;FMTvBb/D8gRvdWMt0kY3QYpSe5GqpXh8ZJ/5Y/ZtyG6T9Nt3BaHHYWZ+w6zSwdSio9aVlhXMphEI&#10;4szqknMFX6ft4wsI55E11pZJwS85SJPRwwpjbXs+UHf0uQgQdjEqKLxvYildVpBBN7UNcfAutjXo&#10;g2xzqVvsA9zU8imKFtJgyWGhwIbeCsquxx+j4LD53F9PO5S+q95nH+e+qr9tpdRkPKyXIDwN/j98&#10;b++0gvnzK9zOhCMgkz8AAAD//wMAUEsBAi0AFAAGAAgAAAAhANvh9svuAAAAhQEAABMAAAAAAAAA&#10;AAAAAAAAAAAAAFtDb250ZW50X1R5cGVzXS54bWxQSwECLQAUAAYACAAAACEAWvQsW78AAAAVAQAA&#10;CwAAAAAAAAAAAAAAAAAfAQAAX3JlbHMvLnJlbHNQSwECLQAUAAYACAAAACEAn9mP4sYAAADcAAAA&#10;DwAAAAAAAAAAAAAAAAAHAgAAZHJzL2Rvd25yZXYueG1sUEsFBgAAAAADAAMAtwAAAPoCAAAAAA==&#10;" strokecolor="#afafaf" strokeweight=".26061mm"/>
                <v:line id="Line 339" o:spid="_x0000_s1039" style="position:absolute;visibility:visible;mso-wrap-style:square" from="3980,1713" to="3980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7HvwQAAANwAAAAPAAAAZHJzL2Rvd25yZXYueG1sRE/JasMw&#10;EL0X8g9iArnVcprGBNdyCCmFXpuFXAdrarm1Rq6lOMrfV4dCj4+3V9toezHR6DvHCpZZDoK4cbrj&#10;VsHp+Pa4AeEDssbeMSm4k4dtPXuosNTuxh80HUIrUgj7EhWYEIZSSt8YsugzNxAn7tONFkOCYyv1&#10;iLcUbnv5lOeFtNhxajA40N5Q8324WgXnr9d1nOiSG76H/fMUi2Nx/VFqMY+7FxCBYvgX/7nftYLV&#10;Os1PZ9IRkPUvAAAA//8DAFBLAQItABQABgAIAAAAIQDb4fbL7gAAAIUBAAATAAAAAAAAAAAAAAAA&#10;AAAAAABbQ29udGVudF9UeXBlc10ueG1sUEsBAi0AFAAGAAgAAAAhAFr0LFu/AAAAFQEAAAsAAAAA&#10;AAAAAAAAAAAAHwEAAF9yZWxzLy5yZWxzUEsBAi0AFAAGAAgAAAAhAIzfse/BAAAA3AAAAA8AAAAA&#10;AAAAAAAAAAAABwIAAGRycy9kb3ducmV2LnhtbFBLBQYAAAAAAwADALcAAAD1AgAAAAA=&#10;" strokeweight=".26061mm"/>
                <v:line id="Line 340" o:spid="_x0000_s1040" style="position:absolute;visibility:visible;mso-wrap-style:square" from="3980,1349" to="4049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hU5xQAAANwAAAAPAAAAZHJzL2Rvd25yZXYueG1sRI9ba8JA&#10;FITfhf6H5RT6pptYlBJdpRRL7Yt4KeLjIXvMxezZkN0m8d+7guDjMDPfMPNlbyrRUuMKywriUQSC&#10;OLW64EzB3+F7+AHCeWSNlWVScCUHy8XLYI6Jth3vqN37TAQIuwQV5N7XiZQuzcmgG9maOHhn2xj0&#10;QTaZ1A12AW4qOY6iqTRYcFjIsaavnNLL/t8o2K22m8thjdK35U/8e+rK6mhLpd5e+88ZCE+9f4Yf&#10;7bVW8D6J4X4mHAG5uAEAAP//AwBQSwECLQAUAAYACAAAACEA2+H2y+4AAACFAQAAEwAAAAAAAAAA&#10;AAAAAAAAAAAAW0NvbnRlbnRfVHlwZXNdLnhtbFBLAQItABQABgAIAAAAIQBa9CxbvwAAABUBAAAL&#10;AAAAAAAAAAAAAAAAAB8BAABfcmVscy8ucmVsc1BLAQItABQABgAIAAAAIQDkdhU5xQAAANwAAAAP&#10;AAAAAAAAAAAAAAAAAAcCAABkcnMvZG93bnJldi54bWxQSwUGAAAAAAMAAwC3AAAA+QIAAAAA&#10;" strokecolor="#afafaf" strokeweight=".26061mm"/>
                <v:line id="Line 341" o:spid="_x0000_s1041" style="position:absolute;visibility:visible;mso-wrap-style:square" from="3980,1349" to="3980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YoDwgAAANwAAAAPAAAAZHJzL2Rvd25yZXYueG1sRI9BawIx&#10;FITvgv8hPKE3zWrrIqtRxFLotdri9bF5blY3L9tNXOO/bwqCx2FmvmFWm2gb0VPna8cKppMMBHHp&#10;dM2Vgu/Dx3gBwgdkjY1jUnAnD5v1cLDCQrsbf1G/D5VIEPYFKjAhtIWUvjRk0U9cS5y8k+sshiS7&#10;SuoObwluGznLslxarDktGGxpZ6i87K9Wwc/5fR57OmaG72H31sf8kF9/lXoZxe0SRKAYnuFH+1Mr&#10;eJ3P4P9MOgJy/QcAAP//AwBQSwECLQAUAAYACAAAACEA2+H2y+4AAACFAQAAEwAAAAAAAAAAAAAA&#10;AAAAAAAAW0NvbnRlbnRfVHlwZXNdLnhtbFBLAQItABQABgAIAAAAIQBa9CxbvwAAABUBAAALAAAA&#10;AAAAAAAAAAAAAB8BAABfcmVscy8ucmVsc1BLAQItABQABgAIAAAAIQATQYoDwgAAANwAAAAPAAAA&#10;AAAAAAAAAAAAAAcCAABkcnMvZG93bnJldi54bWxQSwUGAAAAAAMAAwC3AAAA9gIAAAAA&#10;" strokeweight=".26061mm"/>
                <v:line id="Line 342" o:spid="_x0000_s1042" style="position:absolute;visibility:visible;mso-wrap-style:square" from="3980,985" to="4049,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C7VxQAAANwAAAAPAAAAZHJzL2Rvd25yZXYueG1sRI9ba8JA&#10;FITfBf/DcgTfdGNFKdFVili0L+KlFB8P2dNczJ4N2W0S/70rCH0cZuYbZrnuTCkaql1uWcFkHIEg&#10;TqzOOVXwffkcvYNwHlljaZkU3MnBetXvLTHWtuUTNWefigBhF6OCzPsqltIlGRl0Y1sRB+/X1gZ9&#10;kHUqdY1tgJtSvkXRXBrMOSxkWNEmo+R2/jMKTtvj4XbZo/RNsZt8Xdui/LGFUsNB97EA4anz/+FX&#10;e68VTGdTeJ4JR0CuHgAAAP//AwBQSwECLQAUAAYACAAAACEA2+H2y+4AAACFAQAAEwAAAAAAAAAA&#10;AAAAAAAAAAAAW0NvbnRlbnRfVHlwZXNdLnhtbFBLAQItABQABgAIAAAAIQBa9CxbvwAAABUBAAAL&#10;AAAAAAAAAAAAAAAAAB8BAABfcmVscy8ucmVsc1BLAQItABQABgAIAAAAIQB76C7VxQAAANwAAAAP&#10;AAAAAAAAAAAAAAAAAAcCAABkcnMvZG93bnJldi54bWxQSwUGAAAAAAMAAwC3AAAA+QIAAAAA&#10;" strokecolor="#afafaf" strokeweight=".26061mm"/>
                <v:line id="Line 343" o:spid="_x0000_s1043" style="position:absolute;visibility:visible;mso-wrap-style:square" from="3980,985" to="3980,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LfswgAAANwAAAAPAAAAZHJzL2Rvd25yZXYueG1sRI9BawIx&#10;FITvBf9DeEJvNWuri6xGEUXotdri9bF5blY3L9tNXOO/bwqCx2FmvmEWq2gb0VPna8cKxqMMBHHp&#10;dM2Vgu/D7m0GwgdkjY1jUnAnD6vl4GWBhXY3/qJ+HyqRIOwLVGBCaAspfWnIoh+5ljh5J9dZDEl2&#10;ldQd3hLcNvI9y3Jpsea0YLCljaHysr9aBT/n7TT2dMwM38Nm0sf8kF9/lXodxvUcRKAYnuFH+1Mr&#10;+JhO4P9MOgJy+QcAAP//AwBQSwECLQAUAAYACAAAACEA2+H2y+4AAACFAQAAEwAAAAAAAAAAAAAA&#10;AAAAAAAAW0NvbnRlbnRfVHlwZXNdLnhtbFBLAQItABQABgAIAAAAIQBa9CxbvwAAABUBAAALAAAA&#10;AAAAAAAAAAAAAB8BAABfcmVscy8ucmVsc1BLAQItABQABgAIAAAAIQDz5LfswgAAANwAAAAPAAAA&#10;AAAAAAAAAAAAAAcCAABkcnMvZG93bnJldi54bWxQSwUGAAAAAAMAAwC3AAAA9gIAAAAA&#10;" strokeweight=".26061mm"/>
                <v:line id="Line 344" o:spid="_x0000_s1044" style="position:absolute;visibility:visible;mso-wrap-style:square" from="3980,622" to="4049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RM6xgAAANwAAAAPAAAAZHJzL2Rvd25yZXYueG1sRI9Pa8JA&#10;FMTvBb/D8oTe6saKUmI2UsSivRSNpXh8ZF/zx+zbkN0m6bfvCkKPw8z8hkk2o2lET52rLCuYzyIQ&#10;xLnVFRcKPs9vTy8gnEfW2FgmBb/kYJNOHhKMtR34RH3mCxEg7GJUUHrfxlK6vCSDbmZb4uB9286g&#10;D7IrpO5wCHDTyOcoWkmDFYeFElvalpRfsx+j4LQ7flzPB5S+r/fz98tQN1+2VupxOr6uQXga/X/4&#10;3j5oBYvlEm5nwhGQ6R8AAAD//wMAUEsBAi0AFAAGAAgAAAAhANvh9svuAAAAhQEAABMAAAAAAAAA&#10;AAAAAAAAAAAAAFtDb250ZW50X1R5cGVzXS54bWxQSwECLQAUAAYACAAAACEAWvQsW78AAAAVAQAA&#10;CwAAAAAAAAAAAAAAAAAfAQAAX3JlbHMvLnJlbHNQSwECLQAUAAYACAAAACEAm00TOsYAAADcAAAA&#10;DwAAAAAAAAAAAAAAAAAHAgAAZHJzL2Rvd25yZXYueG1sUEsFBgAAAAADAAMAtwAAAPoCAAAAAA==&#10;" strokecolor="#afafaf" strokeweight=".26061mm"/>
                <v:line id="Line 345" o:spid="_x0000_s1045" style="position:absolute;visibility:visible;mso-wrap-style:square" from="3980,622" to="3980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owAwgAAANwAAAAPAAAAZHJzL2Rvd25yZXYueG1sRI9PawIx&#10;FMTvBb9DeEJvNVurS1mNIkqhV//h9bF53azdvKybuMZvb4RCj8PM/IaZL6NtRE+drx0reB9lIIhL&#10;p2uuFBz2X2+fIHxA1tg4JgV38rBcDF7mWGh34y31u1CJBGFfoAITQltI6UtDFv3ItcTJ+3GdxZBk&#10;V0nd4S3BbSPHWZZLizWnBYMtrQ2Vv7urVXA8b6axp1Nm+B7Wkz7m+/x6Uep1GFczEIFi+A//tb+1&#10;go9pDs8z6QjIxQMAAP//AwBQSwECLQAUAAYACAAAACEA2+H2y+4AAACFAQAAEwAAAAAAAAAAAAAA&#10;AAAAAAAAW0NvbnRlbnRfVHlwZXNdLnhtbFBLAQItABQABgAIAAAAIQBa9CxbvwAAABUBAAALAAAA&#10;AAAAAAAAAAAAAB8BAABfcmVscy8ucmVsc1BLAQItABQABgAIAAAAIQBseowAwgAAANwAAAAPAAAA&#10;AAAAAAAAAAAAAAcCAABkcnMvZG93bnJldi54bWxQSwUGAAAAAAMAAwC3AAAA9gIAAAAA&#10;" strokeweight=".26061mm"/>
                <v:shape id="docshape52" o:spid="_x0000_s1046" style="position:absolute;left:3979;top:254;width:1101;height:8;visibility:visible;mso-wrap-style:square;v-text-anchor:top" coordsize="110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rOexAAAANwAAAAPAAAAZHJzL2Rvd25yZXYueG1sRI9BawIx&#10;FITvBf9DeIK3mtVi1dUoIi1UT+3qxdtz89xd3LysSdT135tCocdhZr5h5svW1OJGzleWFQz6CQji&#10;3OqKCwX73efrBIQPyBpry6TgQR6Wi87LHFNt7/xDtywUIkLYp6igDKFJpfR5SQZ93zbE0TtZZzBE&#10;6QqpHd4j3NRymCTv0mDFcaHEhtYl5efsahS47Dxov49r/OBic9nuhgecPhqlet12NQMRqA3/4b/2&#10;l1bwNhrD75l4BOTiCQAA//8DAFBLAQItABQABgAIAAAAIQDb4fbL7gAAAIUBAAATAAAAAAAAAAAA&#10;AAAAAAAAAABbQ29udGVudF9UeXBlc10ueG1sUEsBAi0AFAAGAAgAAAAhAFr0LFu/AAAAFQEAAAsA&#10;AAAAAAAAAAAAAAAAHwEAAF9yZWxzLy5yZWxzUEsBAi0AFAAGAAgAAAAhAKd+s57EAAAA3AAAAA8A&#10;AAAAAAAAAAAAAAAABwIAAGRycy9kb3ducmV2LnhtbFBLBQYAAAAAAwADALcAAAD4AgAAAAA=&#10;" path="m,7r344,m481,7r138,m756,7r138,m1031,7r69,m,l1100,e" filled="f" strokecolor="#afafaf" strokeweight=".1303mm">
                  <v:path arrowok="t" o:connecttype="custom" o:connectlocs="0,261;344,261;481,261;619,261;756,261;894,261;1031,261;1100,261;0,254;1100,254" o:connectangles="0,0,0,0,0,0,0,0,0,0"/>
                </v:shape>
                <v:line id="Line 347" o:spid="_x0000_s1047" style="position:absolute;visibility:visible;mso-wrap-style:square" from="3980,258" to="3980,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b3pwQAAANwAAAAPAAAAZHJzL2Rvd25yZXYueG1sRE/JasMw&#10;EL0X8g9iArnVcprGBNdyCCmFXpuFXAdrarm1Rq6lOMrfV4dCj4+3V9toezHR6DvHCpZZDoK4cbrj&#10;VsHp+Pa4AeEDssbeMSm4k4dtPXuosNTuxh80HUIrUgj7EhWYEIZSSt8YsugzNxAn7tONFkOCYyv1&#10;iLcUbnv5lOeFtNhxajA40N5Q8324WgXnr9d1nOiSG76H/fMUi2Nx/VFqMY+7FxCBYvgX/7nftYLV&#10;Oq1NZ9IRkPUvAAAA//8DAFBLAQItABQABgAIAAAAIQDb4fbL7gAAAIUBAAATAAAAAAAAAAAAAAAA&#10;AAAAAABbQ29udGVudF9UeXBlc10ueG1sUEsBAi0AFAAGAAgAAAAhAFr0LFu/AAAAFQEAAAsAAAAA&#10;AAAAAAAAAAAAHwEAAF9yZWxzLy5yZWxzUEsBAi0AFAAGAAgAAAAhAHKpvenBAAAA3AAAAA8AAAAA&#10;AAAAAAAAAAAABwIAAGRycy9kb3ducmV2LnhtbFBLBQYAAAAAAwADALcAAAD1AgAAAAA=&#10;" strokeweight=".26061mm"/>
                <v:line id="Line 348" o:spid="_x0000_s1048" style="position:absolute;visibility:visible;mso-wrap-style:square" from="3980,3896" to="3980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RhywwAAANwAAAAPAAAAZHJzL2Rvd25yZXYueG1sRI9BawIx&#10;FITvBf9DeAVvNVuti26NIorQq9rS62PzulndvKybuMZ/bwqFHoeZ+YZZrKJtRE+drx0reB1lIIhL&#10;p2uuFHwedy8zED4ga2wck4I7eVgtB08LLLS78Z76Q6hEgrAvUIEJoS2k9KUhi37kWuLk/bjOYkiy&#10;q6Tu8JbgtpHjLMulxZrTgsGWNobK8+FqFXydttPY03dm+B42b33Mj/n1otTwOa7fQQSK4T/81/7Q&#10;CibTOfyeSUdALh8AAAD//wMAUEsBAi0AFAAGAAgAAAAhANvh9svuAAAAhQEAABMAAAAAAAAAAAAA&#10;AAAAAAAAAFtDb250ZW50X1R5cGVzXS54bWxQSwECLQAUAAYACAAAACEAWvQsW78AAAAVAQAACwAA&#10;AAAAAAAAAAAAAAAfAQAAX3JlbHMvLnJlbHNQSwECLQAUAAYACAAAACEAHeUYcsMAAADcAAAADwAA&#10;AAAAAAAAAAAAAAAHAgAAZHJzL2Rvd25yZXYueG1sUEsFBgAAAAADAAMAtwAAAPcCAAAAAA==&#10;" strokeweight=".26061mm"/>
                <v:shape id="docshape53" o:spid="_x0000_s1049" style="position:absolute;left:5011;top:621;width:69;height:2911;visibility:visible;mso-wrap-style:square;v-text-anchor:top" coordsize="69,2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aqzwwAAANwAAAAPAAAAZHJzL2Rvd25yZXYueG1sRE9Ni8Iw&#10;EL0v+B/CCHtZNFUXkWoUERRl99Iq6nFoxrbYTGqT1frvNwfB4+N9zxatqcSdGldaVjDoRyCIM6tL&#10;zhUc9uveBITzyBory6TgSQ4W887HDGNtH5zQPfW5CCHsYlRQeF/HUrqsIIOub2viwF1sY9AH2ORS&#10;N/gI4aaSwygaS4Mlh4YCa1oVlF3TP6Og/T5/rX5P8ljtks0tef5sDqPyqNRnt11OQXhq/Vv8cm+1&#10;gtE4zA9nwhGQ838AAAD//wMAUEsBAi0AFAAGAAgAAAAhANvh9svuAAAAhQEAABMAAAAAAAAAAAAA&#10;AAAAAAAAAFtDb250ZW50X1R5cGVzXS54bWxQSwECLQAUAAYACAAAACEAWvQsW78AAAAVAQAACwAA&#10;AAAAAAAAAAAAAAAfAQAAX3JlbHMvLnJlbHNQSwECLQAUAAYACAAAACEAUWWqs8MAAADcAAAADwAA&#10;AAAAAAAAAAAAAAAHAgAAZHJzL2Rvd25yZXYueG1sUEsFBgAAAAADAAMAtwAAAPcCAAAAAA==&#10;" path="m,2910r69,m,2546r69,m,2182r69,m,1818r69,m,1455r69,m,1091r69,m,727r69,m,363r69,m,l69,e" filled="f" strokecolor="#afafaf" strokeweight=".26061mm">
                  <v:path arrowok="t" o:connecttype="custom" o:connectlocs="0,3532;69,3532;0,3168;69,3168;0,2804;69,2804;0,2440;69,2440;0,2077;69,2077;0,1713;69,1713;0,1349;69,1349;0,985;69,985;0,622;69,622" o:connectangles="0,0,0,0,0,0,0,0,0,0,0,0,0,0,0,0,0,0"/>
                </v:shape>
                <v:line id="Line 350" o:spid="_x0000_s1050" style="position:absolute;visibility:visible;mso-wrap-style:square" from="5080,3896" to="5080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97JwwAAANwAAAAPAAAAZHJzL2Rvd25yZXYueG1sRI/NasMw&#10;EITvhbyD2EJvjZw0NcWJYoJLodf8ketibS2n1sqxFEd5+6pQ6HGYmW+YVRltJ0YafOtYwWyagSCu&#10;nW65UXDYfzy/gfABWWPnmBTcyUO5njyssNDuxlsad6ERCcK+QAUmhL6Q0teGLPqp64mT9+UGiyHJ&#10;oZF6wFuC207OsyyXFltOCwZ7qgzV37urVXA8v7/GkU6Z4XuoFmPM9/n1otTTY9wsQQSK4T/81/7U&#10;Cl7yGfyeSUdArn8AAAD//wMAUEsBAi0AFAAGAAgAAAAhANvh9svuAAAAhQEAABMAAAAAAAAAAAAA&#10;AAAAAAAAAFtDb250ZW50X1R5cGVzXS54bWxQSwECLQAUAAYACAAAACEAWvQsW78AAAAVAQAACwAA&#10;AAAAAAAAAAAAAAAfAQAAX3JlbHMvLnJlbHNQSwECLQAUAAYACAAAACEALf/eycMAAADcAAAADwAA&#10;AAAAAAAAAAAAAAAHAgAAZHJzL2Rvd25yZXYueG1sUEsFBgAAAAADAAMAtwAAAPcCAAAAAA==&#10;" strokeweight=".26061mm"/>
                <v:shape id="docshape54" o:spid="_x0000_s1051" style="position:absolute;left:3979;top:3891;width:1101;height:8;visibility:visible;mso-wrap-style:square;v-text-anchor:top" coordsize="110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bJSxAAAANwAAAAPAAAAZHJzL2Rvd25yZXYueG1sRI9Pi8Iw&#10;FMTvgt8hPMGLaGpXilSjSGFB2L345+Dx2TzbYvNSmmyt334jCB6HmfkNs972phYdta6yrGA+i0AQ&#10;51ZXXCg4n76nSxDOI2usLZOCJznYboaDNabaPvhA3dEXIkDYpaig9L5JpXR5SQbdzDbEwbvZ1qAP&#10;si2kbvER4KaWcRQl0mDFYaHEhrKS8vvxzyj4sVW3+C0mmY4WyRmvWfy8XmKlxqN+twLhqfef8Lu9&#10;1wq+khheZ8IRkJt/AAAA//8DAFBLAQItABQABgAIAAAAIQDb4fbL7gAAAIUBAAATAAAAAAAAAAAA&#10;AAAAAAAAAABbQ29udGVudF9UeXBlc10ueG1sUEsBAi0AFAAGAAgAAAAhAFr0LFu/AAAAFQEAAAsA&#10;AAAAAAAAAAAAAAAAHwEAAF9yZWxzLy5yZWxzUEsBAi0AFAAGAAgAAAAhALeNslLEAAAA3AAAAA8A&#10;AAAAAAAAAAAAAAAABwIAAGRycy9kb3ducmV2LnhtbFBLBQYAAAAAAwADALcAAAD4AgAAAAA=&#10;" path="m,l344,m481,l619,m756,l894,t137,l1100,m,7r1100,e" filled="f" strokeweight=".1303mm">
                  <v:path arrowok="t" o:connecttype="custom" o:connectlocs="0,3892;344,3892;481,3892;619,3892;756,3892;894,3892;1031,3892;1100,3892;0,3899;1100,3899" o:connectangles="0,0,0,0,0,0,0,0,0,0"/>
                </v:shape>
                <v:line id="Line 352" o:spid="_x0000_s1052" style="position:absolute;visibility:visible;mso-wrap-style:square" from="3980,76" to="5080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eUlwgAAANwAAAAPAAAAZHJzL2Rvd25yZXYueG1sRI9BawIx&#10;FITvgv8hPMGbZq3tIqtRxCL0WrX0+tg8N6ubl3UT1/jvm0Khx2FmvmFWm2gb0VPna8cKZtMMBHHp&#10;dM2VgtNxP1mA8AFZY+OYFDzJw2Y9HKyw0O7Bn9QfQiUShH2BCkwIbSGlLw1Z9FPXEifv7DqLIcmu&#10;krrDR4LbRr5kWS4t1pwWDLa0M1ReD3er4Ovy/hZ7+s4MP8PutY/5Mb/flBqP4nYJIlAM/+G/9odW&#10;MM/n8HsmHQG5/gEAAP//AwBQSwECLQAUAAYACAAAACEA2+H2y+4AAACFAQAAEwAAAAAAAAAAAAAA&#10;AAAAAAAAW0NvbnRlbnRfVHlwZXNdLnhtbFBLAQItABQABgAIAAAAIQBa9CxbvwAAABUBAAALAAAA&#10;AAAAAAAAAAAAAB8BAABfcmVscy8ucmVsc1BLAQItABQABgAIAAAAIQCyYeUlwgAAANwAAAAPAAAA&#10;AAAAAAAAAAAAAAcCAABkcnMvZG93bnJldi54bWxQSwUGAAAAAAMAAwC3AAAA9gIAAAAA&#10;" strokeweight=".26061mm"/>
                <v:shape id="docshape55" o:spid="_x0000_s1053" style="position:absolute;left:4186;top:3167;width:138;height:364;visibility:visible;mso-wrap-style:square;v-text-anchor:top" coordsize="138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HGxQAAANwAAAAPAAAAZHJzL2Rvd25yZXYueG1sRI9BawIx&#10;FITvBf9DeEJvNastoqtRRCgopQe3Hjw+Ns/N6uYlbFJN++ubQqHHYWa+YZbrZDtxoz60jhWMRwUI&#10;4trplhsFx4/XpxmIEJE1do5JwRcFWK8GD0sstbvzgW5VbESGcChRgYnRl1KG2pDFMHKeOHtn11uM&#10;WfaN1D3eM9x2clIUU2mx5bxg0NPWUH2tPq0CefBzf3pPe/sdq214u6TdZm+UehymzQJEpBT/w3/t&#10;nVbwPH2B3zP5CMjVDwAAAP//AwBQSwECLQAUAAYACAAAACEA2+H2y+4AAACFAQAAEwAAAAAAAAAA&#10;AAAAAAAAAAAAW0NvbnRlbnRfVHlwZXNdLnhtbFBLAQItABQABgAIAAAAIQBa9CxbvwAAABUBAAAL&#10;AAAAAAAAAAAAAAAAAB8BAABfcmVscy8ucmVsc1BLAQItABQABgAIAAAAIQDSOCHGxQAAANwAAAAP&#10;AAAAAAAAAAAAAAAAAAcCAABkcnMvZG93bnJldi54bWxQSwUGAAAAAAMAAwC3AAAA+QIAAAAA&#10;" path="m,364r138,m,l138,e" filled="f" strokecolor="#afafaf" strokeweight=".26061mm">
                  <v:path arrowok="t" o:connecttype="custom" o:connectlocs="0,3532;138,3532;0,3168;138,3168" o:connectangles="0,0,0,0"/>
                </v:shape>
                <v:rect id="docshape56" o:spid="_x0000_s1054" style="position:absolute;left:4048;top:3080;width:138;height: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UXCwwAAANwAAAAPAAAAZHJzL2Rvd25yZXYueG1sRI/NasMw&#10;EITvhb6D2EIupZGbNiI4UUIIhPZUyE/vi7WxTaxdI6mx+/ZVodDjMDPfMKvN6Dt1oxBbYQvP0wIU&#10;cSWu5drC+bR/WoCKCdlhJ0wWvinCZn1/t8LSycAHuh1TrTKEY4kWmpT6UutYNeQxTqUnzt5FgseU&#10;Zai1CzhkuO/0rCiM9thyXmiwp11D1fX45S0MZHazeTzIh/lMhoO8vm0fxdrJw7hdgko0pv/wX/vd&#10;WXgxc/g9k4+AXv8AAAD//wMAUEsBAi0AFAAGAAgAAAAhANvh9svuAAAAhQEAABMAAAAAAAAAAAAA&#10;AAAAAAAAAFtDb250ZW50X1R5cGVzXS54bWxQSwECLQAUAAYACAAAACEAWvQsW78AAAAVAQAACwAA&#10;AAAAAAAAAAAAAAAfAQAAX3JlbHMvLnJlbHNQSwECLQAUAAYACAAAACEA90VFwsMAAADcAAAADwAA&#10;AAAAAAAAAAAAAAAHAgAAZHJzL2Rvd25yZXYueG1sUEsFBgAAAAADAAMAtwAAAPcCAAAAAA==&#10;" fillcolor="#1f77b3" stroked="f"/>
                <v:shape id="docshape57" o:spid="_x0000_s1055" style="position:absolute;left:4461;top:3167;width:138;height:364;visibility:visible;mso-wrap-style:square;v-text-anchor:top" coordsize="138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oqxAAAANwAAAAPAAAAZHJzL2Rvd25yZXYueG1sRI9BawIx&#10;FITvhf6H8ArearYtLHU1iggFRXpw9eDxsXlu1m5ewibV6K9vCoUeh5n5hpktku3FhYbQOVbwMi5A&#10;EDdOd9wqOOw/nt9BhIissXdMCm4UYDF/fJhhpd2Vd3SpYysyhEOFCkyMvpIyNIYshrHzxNk7ucFi&#10;zHJopR7wmuG2l69FUUqLHecFg55Whpqv+tsqkDs/8cfPtLH3WK/C9pzWy41RavSUllMQkVL8D/+1&#10;11rBW1nC75l8BOT8BwAA//8DAFBLAQItABQABgAIAAAAIQDb4fbL7gAAAIUBAAATAAAAAAAAAAAA&#10;AAAAAAAAAABbQ29udGVudF9UeXBlc10ueG1sUEsBAi0AFAAGAAgAAAAhAFr0LFu/AAAAFQEAAAsA&#10;AAAAAAAAAAAAAAAAHwEAAF9yZWxzLy5yZWxzUEsBAi0AFAAGAAgAAAAhAE2mGirEAAAA3AAAAA8A&#10;AAAAAAAAAAAAAAAABwIAAGRycy9kb3ducmV2LnhtbFBLBQYAAAAAAwADALcAAAD4AgAAAAA=&#10;" path="m,364r138,m,l138,e" filled="f" strokecolor="#afafaf" strokeweight=".26061mm">
                  <v:path arrowok="t" o:connecttype="custom" o:connectlocs="0,3532;138,3532;0,3168;138,3168" o:connectangles="0,0,0,0"/>
                </v:shape>
                <v:rect id="docshape58" o:spid="_x0000_s1056" style="position:absolute;left:4323;top:3097;width:138;height: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34uwwAAANwAAAAPAAAAZHJzL2Rvd25yZXYueG1sRI9BS8NA&#10;FITvgv9heYIXsRurrhK7CaUgehJa9f7IPpNg9r2wuzbpv+8KhR6HmfmGWdWzH9SeQuyFLdwtClDE&#10;jbieWwtfn6+3z6BiQnY4CJOFA0Woq8uLFZZOJt7SfpdalSEcS7TQpTSWWsemI49xISNx9n4keExZ&#10;hla7gFOG+0Evi8Jojz3nhQ5H2nTU/O7+vIWJzGb5GLfyYb6T4SAPb+sbsfb6al6/gEo0p3P41H53&#10;Fu7NE/yfyUdAV0cAAAD//wMAUEsBAi0AFAAGAAgAAAAhANvh9svuAAAAhQEAABMAAAAAAAAAAAAA&#10;AAAAAAAAAFtDb250ZW50X1R5cGVzXS54bWxQSwECLQAUAAYACAAAACEAWvQsW78AAAAVAQAACwAA&#10;AAAAAAAAAAAAAAAfAQAAX3JlbHMvLnJlbHNQSwECLQAUAAYACAAAACEAaNt+LsMAAADcAAAADwAA&#10;AAAAAAAAAAAAAAAHAgAAZHJzL2Rvd25yZXYueG1sUEsFBgAAAAADAAMAtwAAAPcCAAAAAA==&#10;" fillcolor="#1f77b3" stroked="f"/>
                <v:line id="Line 357" o:spid="_x0000_s1057" style="position:absolute;visibility:visible;mso-wrap-style:square" from="4736,3532" to="4874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HYZwQAAANwAAAAPAAAAZHJzL2Rvd25yZXYueG1sRE/LisIw&#10;FN0L/kO4gjtNVZChGkVE0dkMYxVxeWmufdjclCa2nb+fLAZmeTjv9bY3lWipcYVlBbNpBII4tbrg&#10;TMHtepx8gHAeWWNlmRT8kIPtZjhYY6xtxxdqE5+JEMIuRgW593UspUtzMuimtiYO3NM2Bn2ATSZ1&#10;g10IN5WcR9FSGiw4NORY0z6n9JW8jYLL4fvrdT2j9G15mn0+urK621Kp8ajfrUB46v2/+M991goW&#10;y7A2nAlHQG5+AQAA//8DAFBLAQItABQABgAIAAAAIQDb4fbL7gAAAIUBAAATAAAAAAAAAAAAAAAA&#10;AAAAAABbQ29udGVudF9UeXBlc10ueG1sUEsBAi0AFAAGAAgAAAAhAFr0LFu/AAAAFQEAAAsAAAAA&#10;AAAAAAAAAAAAHwEAAF9yZWxzLy5yZWxzUEsBAi0AFAAGAAgAAAAhALsgdhnBAAAA3AAAAA8AAAAA&#10;AAAAAAAAAAAABwIAAGRycy9kb3ducmV2LnhtbFBLBQYAAAAAAwADALcAAAD1AgAAAAA=&#10;" strokecolor="#afafaf" strokeweight=".26061mm"/>
                <v:rect id="docshape59" o:spid="_x0000_s1058" style="position:absolute;left:4598;top:3278;width:138;height: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E/HwwAAANwAAAAPAAAAZHJzL2Rvd25yZXYueG1sRI9BS8NA&#10;FITvgv9heYIXsRurLhq7CaUgehJa9f7IPpNg9r2wuzbpv+8KhR6HmfmGWdWzH9SeQuyFLdwtClDE&#10;jbieWwtfn6+3T6BiQnY4CJOFA0Woq8uLFZZOJt7SfpdalSEcS7TQpTSWWsemI49xISNx9n4keExZ&#10;hla7gFOG+0Evi8Jojz3nhQ5H2nTU/O7+vIWJzGb5GLfyYb6T4SAPb+sbsfb6al6/gEo0p3P41H53&#10;Fu7NM/yfyUdAV0cAAAD//wMAUEsBAi0AFAAGAAgAAAAhANvh9svuAAAAhQEAABMAAAAAAAAAAAAA&#10;AAAAAAAAAFtDb250ZW50X1R5cGVzXS54bWxQSwECLQAUAAYACAAAACEAWvQsW78AAAAVAQAACwAA&#10;AAAAAAAAAAAAAAAfAQAAX3JlbHMvLnJlbHNQSwECLQAUAAYACAAAACEAdghPx8MAAADcAAAADwAA&#10;AAAAAAAAAAAAAAAHAgAAZHJzL2Rvd25yZXYueG1sUEsFBgAAAAADAAMAtwAAAPcCAAAAAA==&#10;" fillcolor="#1f77b3" stroked="f"/>
                <v:line id="Line 359" o:spid="_x0000_s1059" style="position:absolute;visibility:visible;mso-wrap-style:square" from="4736,3168" to="4874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+zCwwAAANwAAAAPAAAAZHJzL2Rvd25yZXYueG1sRE/LasJA&#10;FN0X+g/DLXRXJ1poS3QUEaV2U2oi4vKSueZh5k6YmSbx751FocvDeS9Wo2lFT87XlhVMJwkI4sLq&#10;mksFx3z38gHCB2SNrWVScCMPq+XjwwJTbQc+UJ+FUsQQ9ikqqELoUil9UZFBP7EdceQu1hkMEbpS&#10;aodDDDetnCXJmzRYc2yosKNNRcU1+zUKDtuf72u+Rxn65nP6dR6a9mQbpZ6fxvUcRKAx/Iv/3Hut&#10;4PU9zo9n4hGQyzsAAAD//wMAUEsBAi0AFAAGAAgAAAAhANvh9svuAAAAhQEAABMAAAAAAAAAAAAA&#10;AAAAAAAAAFtDb250ZW50X1R5cGVzXS54bWxQSwECLQAUAAYACAAAACEAWvQsW78AAAAVAQAACwAA&#10;AAAAAAAAAAAAAAAfAQAAX3JlbHMvLnJlbHNQSwECLQAUAAYACAAAACEAwI/swsMAAADcAAAADwAA&#10;AAAAAAAAAAAAAAAHAgAAZHJzL2Rvd25yZXYueG1sUEsFBgAAAAADAAMAtwAAAPcCAAAAAA==&#10;" strokecolor="#afafaf" strokeweight=".26061mm"/>
                <v:rect id="docshape60" o:spid="_x0000_s1060" style="position:absolute;left:4873;top:3040;width:138;height: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9UcwwAAANwAAAAPAAAAZHJzL2Rvd25yZXYueG1sRI/NasMw&#10;EITvhb6D2EAvJZGTNk5wooQQKO2pkL/7Ym1sE2vXSGrsvn1VKPQ4zMw3zHo7uFbdyYdG2MB0koEi&#10;LsU2XBk4n97GS1AhIltshcnANwXYbh4f1lhY6flA92OsVIJwKNBAHWNXaB3KmhyGiXTEybuKdxiT&#10;9JW2HvsEd62eZVmuHTacFmrsaF9TeTt+OQM95fvZPBzkM7/EnL28vu+exZin0bBbgYo0xP/wX/vD&#10;GnhZTOH3TDoCevMDAAD//wMAUEsBAi0AFAAGAAgAAAAhANvh9svuAAAAhQEAABMAAAAAAAAAAAAA&#10;AAAAAAAAAFtDb250ZW50X1R5cGVzXS54bWxQSwECLQAUAAYACAAAACEAWvQsW78AAAAVAQAACwAA&#10;AAAAAAAAAAAAAAAfAQAAX3JlbHMvLnJlbHNQSwECLQAUAAYACAAAACEADafVHMMAAADcAAAADwAA&#10;AAAAAAAAAAAAAAAHAgAAZHJzL2Rvd25yZXYueG1sUEsFBgAAAAADAAMAtwAAAPcCAAAAAA==&#10;" fillcolor="#1f77b3" stroked="f"/>
                <v:shape id="docshape61" o:spid="_x0000_s1061" style="position:absolute;left:4186;top:621;width:138;height:2183;visibility:visible;mso-wrap-style:square;v-text-anchor:top" coordsize="138,2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tAFxQAAANwAAAAPAAAAZHJzL2Rvd25yZXYueG1sRI9BSwMx&#10;FITvgv8hPKE3mzWFKmvTUi2lHnpx14PHZ/LcXdy8LEnabv31jSD0OMzMN8xiNbpeHCnEzrOGh2kB&#10;gth423Gj4aPe3j+BiAnZYu+ZNJwpwmp5e7PA0voTv9OxSo3IEI4lamhTGkopo2nJYZz6gTh73z44&#10;TFmGRtqApwx3vVRFMZcOO84LLQ702pL5qQ5Ow36vTPVVBPWy/u3SVu3q+tNstJ7cjetnEInGdA3/&#10;t9+shtmjgr8z+QjI5QUAAP//AwBQSwECLQAUAAYACAAAACEA2+H2y+4AAACFAQAAEwAAAAAAAAAA&#10;AAAAAAAAAAAAW0NvbnRlbnRfVHlwZXNdLnhtbFBLAQItABQABgAIAAAAIQBa9CxbvwAAABUBAAAL&#10;AAAAAAAAAAAAAAAAAB8BAABfcmVscy8ucmVsc1BLAQItABQABgAIAAAAIQBONtAFxQAAANwAAAAP&#10;AAAAAAAAAAAAAAAAAAcCAABkcnMvZG93bnJldi54bWxQSwUGAAAAAAMAAwC3AAAA+QIAAAAA&#10;" path="m,2182r138,m,1818r138,m,1455r138,m,1091r138,m,727r138,m,363r138,m,l138,e" filled="f" strokecolor="#afafaf" strokeweight=".26061mm">
                  <v:path arrowok="t" o:connecttype="custom" o:connectlocs="0,2804;138,2804;0,2440;138,2440;0,2077;138,2077;0,1713;138,1713;0,1349;138,1349;0,985;138,985;0,622;138,622" o:connectangles="0,0,0,0,0,0,0,0,0,0,0,0,0,0"/>
                </v:shape>
                <v:rect id="docshape62" o:spid="_x0000_s1062" style="position:absolute;left:4048;top:257;width:138;height:2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mF8wwAAANwAAAAPAAAAZHJzL2Rvd25yZXYueG1sRI9Bi8Iw&#10;FITvgv8hvAVvmq6KSjWKKKJ71N3L3t42z6bavJQmavXXbwTB4zAz3zCzRWNLcaXaF44VfPYSEMSZ&#10;0wXnCn6+N90JCB+QNZaOScGdPCzm7dYMU+1uvKfrIeQiQtinqMCEUKVS+syQRd9zFXH0jq62GKKs&#10;c6lrvEW4LWU/SUbSYsFxwWBFK0PZ+XCxCtb9MU6+fout35xOxzwzw4f82ynV+WiWUxCBmvAOv9o7&#10;rWAwHsDzTDwCcv4PAAD//wMAUEsBAi0AFAAGAAgAAAAhANvh9svuAAAAhQEAABMAAAAAAAAAAAAA&#10;AAAAAAAAAFtDb250ZW50X1R5cGVzXS54bWxQSwECLQAUAAYACAAAACEAWvQsW78AAAAVAQAACwAA&#10;AAAAAAAAAAAAAAAfAQAAX3JlbHMvLnJlbHNQSwECLQAUAAYACAAAACEAzLphfMMAAADcAAAADwAA&#10;AAAAAAAAAAAAAAAHAgAAZHJzL2Rvd25yZXYueG1sUEsFBgAAAAADAAMAtwAAAPcCAAAAAA==&#10;" fillcolor="#ff7e0e" stroked="f"/>
                <v:shape id="docshape63" o:spid="_x0000_s1063" style="position:absolute;left:4461;top:621;width:138;height:2183;visibility:visible;mso-wrap-style:square;v-text-anchor:top" coordsize="138,2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+3qxgAAANwAAAAPAAAAZHJzL2Rvd25yZXYueG1sRI/BbsIw&#10;EETvlfgHa5G4gdNQlSrFINoKwYELSQ89bu1tEjVeR7YLoV+PKyH1OJqZN5rlerCdOJEPrWMF97MM&#10;BLF2puVawXu1nT6BCBHZYOeYFFwowHo1ultiYdyZj3QqYy0ShEOBCpoY+0LKoBuyGGauJ07el/MW&#10;Y5K+lsbjOcFtJ/Mse5QWW04LDfb02pD+Ln+sgsMh1+Vn5vOXzW8bt/muqj70m1KT8bB5BhFpiP/h&#10;W3tvFMwXD/B3Jh0BuboCAAD//wMAUEsBAi0AFAAGAAgAAAAhANvh9svuAAAAhQEAABMAAAAAAAAA&#10;AAAAAAAAAAAAAFtDb250ZW50X1R5cGVzXS54bWxQSwECLQAUAAYACAAAACEAWvQsW78AAAAVAQAA&#10;CwAAAAAAAAAAAAAAAAAfAQAAX3JlbHMvLnJlbHNQSwECLQAUAAYACAAAACEArpPt6sYAAADcAAAA&#10;DwAAAAAAAAAAAAAAAAAHAgAAZHJzL2Rvd25yZXYueG1sUEsFBgAAAAADAAMAtwAAAPoCAAAAAA==&#10;" path="m,2182r138,m,1818r138,m,1455r138,m,1091r138,m,727r138,m,363r138,m,l138,e" filled="f" strokecolor="#afafaf" strokeweight=".26061mm">
                  <v:path arrowok="t" o:connecttype="custom" o:connectlocs="0,2804;138,2804;0,2440;138,2440;0,2077;138,2077;0,1713;138,1713;0,1349;138,1349;0,985;138,985;0,622;138,622" o:connectangles="0,0,0,0,0,0,0,0,0,0,0,0,0,0"/>
                </v:shape>
                <v:rect id="docshape64" o:spid="_x0000_s1064" style="position:absolute;left:4323;top:257;width:138;height:2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1yTxgAAANwAAAAPAAAAZHJzL2Rvd25yZXYueG1sRI/NbsIw&#10;EITvlfoO1lbi1jiFtqCAQRUogh75uXBb4k0ciNdRbCDt09eVKvU4mplvNLNFbxtxo87XjhW8JCkI&#10;4sLpmisFh33+PAHhA7LGxjEp+CIPi/njwwwz7e68pdsuVCJC2GeowITQZlL6wpBFn7iWOHql6yyG&#10;KLtK6g7vEW4bOUzTd2mx5rhgsKWloeKyu1oFq+EYJ5/Heu3z87msCvP6LU8bpQZP/ccURKA+/If/&#10;2hutYDR+g98z8QjI+Q8AAAD//wMAUEsBAi0AFAAGAAgAAAAhANvh9svuAAAAhQEAABMAAAAAAAAA&#10;AAAAAAAAAAAAAFtDb250ZW50X1R5cGVzXS54bWxQSwECLQAUAAYACAAAACEAWvQsW78AAAAVAQAA&#10;CwAAAAAAAAAAAAAAAAAfAQAAX3JlbHMvLnJlbHNQSwECLQAUAAYACAAAACEALB9ck8YAAADcAAAA&#10;DwAAAAAAAAAAAAAAAAAHAgAAZHJzL2Rvd25yZXYueG1sUEsFBgAAAAADAAMAtwAAAPoCAAAAAA==&#10;" fillcolor="#ff7e0e" stroked="f"/>
                <v:shape id="docshape65" o:spid="_x0000_s1065" style="position:absolute;left:4736;top:621;width:138;height:2183;visibility:visible;mso-wrap-style:square;v-text-anchor:top" coordsize="138,2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dYGxgAAANwAAAAPAAAAZHJzL2Rvd25yZXYueG1sRI/NasMw&#10;EITvhbyD2EBvjRwX0uJECfkhtIdcavfQ40ba2CbWykhq4uTpq0Khx2FmvmEWq8F24kI+tI4VTCcZ&#10;CGLtTMu1gs9q//QKIkRkg51jUnCjAKvl6GGBhXFX/qBLGWuRIBwKVNDE2BdSBt2QxTBxPXHyTs5b&#10;jEn6WhqP1wS3ncyzbCYttpwWGuxp25A+l99WweGQ6/KY+Xyzvrdxn79V1ZfeKfU4HtZzEJGG+B/+&#10;a78bBc8vM/g9k46AXP4AAAD//wMAUEsBAi0AFAAGAAgAAAAhANvh9svuAAAAhQEAABMAAAAAAAAA&#10;AAAAAAAAAAAAAFtDb250ZW50X1R5cGVzXS54bWxQSwECLQAUAAYACAAAACEAWvQsW78AAAAVAQAA&#10;CwAAAAAAAAAAAAAAAAAfAQAAX3JlbHMvLnJlbHNQSwECLQAUAAYACAAAACEAMQ3WBsYAAADcAAAA&#10;DwAAAAAAAAAAAAAAAAAHAgAAZHJzL2Rvd25yZXYueG1sUEsFBgAAAAADAAMAtwAAAPoCAAAAAA==&#10;" path="m,2182r138,m,1818r138,m,1455r138,m,1091r138,m,727r138,m,363r138,m,l138,e" filled="f" strokecolor="#afafaf" strokeweight=".26061mm">
                  <v:path arrowok="t" o:connecttype="custom" o:connectlocs="0,2804;138,2804;0,2440;138,2440;0,2077;138,2077;0,1713;138,1713;0,1349;138,1349;0,985;138,985;0,622;138,622" o:connectangles="0,0,0,0,0,0,0,0,0,0,0,0,0,0"/>
                </v:shape>
                <v:shape id="docshape66" o:spid="_x0000_s1066" style="position:absolute;left:4598;top:257;width:413;height:3021;visibility:visible;mso-wrap-style:square;v-text-anchor:top" coordsize="413,3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CDZxQAAANwAAAAPAAAAZHJzL2Rvd25yZXYueG1sRI9Pa8JA&#10;FMTvQr/D8gq96aa2GImuUkSlQi+Nf/D4yL4mobtvQ3Y18du7QqHHYWZ+w8yXvTXiSq2vHSt4HSUg&#10;iAunay4VHPab4RSED8gajWNScCMPy8XTYI6Zdh1/0zUPpYgQ9hkqqEJoMil9UZFFP3INcfR+XGsx&#10;RNmWUrfYRbg1cpwkE2mx5rhQYUOriorf/GIV7M7e5OlXZ2y3rg8T+b6VyfGk1Mtz/zEDEagP/+G/&#10;9qdW8Jam8DgTj4Bc3AEAAP//AwBQSwECLQAUAAYACAAAACEA2+H2y+4AAACFAQAAEwAAAAAAAAAA&#10;AAAAAAAAAAAAW0NvbnRlbnRfVHlwZXNdLnhtbFBLAQItABQABgAIAAAAIQBa9CxbvwAAABUBAAAL&#10;AAAAAAAAAAAAAAAAAB8BAABfcmVscy8ucmVsc1BLAQItABQABgAIAAAAIQBopCDZxQAAANwAAAAP&#10;AAAAAAAAAAAAAAAAAAcCAABkcnMvZG93bnJldi54bWxQSwUGAAAAAAMAAwC3AAAA+QIAAAAA&#10;" path="m137,l,,,3020r137,l137,xm412,l275,r,2783l412,2783,412,xe" fillcolor="#ff7e0e" stroked="f">
                  <v:path arrowok="t" o:connecttype="custom" o:connectlocs="137,258;0,258;0,3278;137,3278;137,258;412,258;275,258;275,3041;412,3041;412,258" o:connectangles="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030C4EA6" wp14:editId="2D47DDD1">
                <wp:simplePos x="0" y="0"/>
                <wp:positionH relativeFrom="page">
                  <wp:posOffset>3326765</wp:posOffset>
                </wp:positionH>
                <wp:positionV relativeFrom="paragraph">
                  <wp:posOffset>43180</wp:posOffset>
                </wp:positionV>
                <wp:extent cx="744855" cy="2894965"/>
                <wp:effectExtent l="0" t="0" r="0" b="0"/>
                <wp:wrapTopAndBottom/>
                <wp:docPr id="297" name="docshapegroup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855" cy="2894965"/>
                          <a:chOff x="5239" y="68"/>
                          <a:chExt cx="1173" cy="4559"/>
                        </a:xfrm>
                      </wpg:grpSpPr>
                      <pic:pic xmlns:pic="http://schemas.openxmlformats.org/drawingml/2006/picture">
                        <pic:nvPicPr>
                          <pic:cNvPr id="298" name="docshape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9" y="3888"/>
                            <a:ext cx="1165" cy="7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9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5304" y="353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Line 289"/>
                        <wps:cNvCnPr>
                          <a:cxnSpLocks noChangeShapeType="1"/>
                        </wps:cNvCnPr>
                        <wps:spPr bwMode="auto">
                          <a:xfrm>
                            <a:off x="5304" y="35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5304" y="3168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5304" y="31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5304" y="2804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293"/>
                        <wps:cNvCnPr>
                          <a:cxnSpLocks noChangeShapeType="1"/>
                        </wps:cNvCnPr>
                        <wps:spPr bwMode="auto">
                          <a:xfrm>
                            <a:off x="5304" y="28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5304" y="2440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295"/>
                        <wps:cNvCnPr>
                          <a:cxnSpLocks noChangeShapeType="1"/>
                        </wps:cNvCnPr>
                        <wps:spPr bwMode="auto">
                          <a:xfrm>
                            <a:off x="5304" y="24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5304" y="2077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5304" y="207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5304" y="1713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Line 299"/>
                        <wps:cNvCnPr>
                          <a:cxnSpLocks noChangeShapeType="1"/>
                        </wps:cNvCnPr>
                        <wps:spPr bwMode="auto">
                          <a:xfrm>
                            <a:off x="5304" y="171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300"/>
                        <wps:cNvCnPr>
                          <a:cxnSpLocks noChangeShapeType="1"/>
                        </wps:cNvCnPr>
                        <wps:spPr bwMode="auto">
                          <a:xfrm>
                            <a:off x="5304" y="1349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5304" y="134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5304" y="985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303"/>
                        <wps:cNvCnPr>
                          <a:cxnSpLocks noChangeShapeType="1"/>
                        </wps:cNvCnPr>
                        <wps:spPr bwMode="auto">
                          <a:xfrm>
                            <a:off x="5304" y="9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5304" y="62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5304" y="6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docshape69"/>
                        <wps:cNvSpPr>
                          <a:spLocks/>
                        </wps:cNvSpPr>
                        <wps:spPr bwMode="auto">
                          <a:xfrm>
                            <a:off x="5304" y="254"/>
                            <a:ext cx="1101" cy="8"/>
                          </a:xfrm>
                          <a:custGeom>
                            <a:avLst/>
                            <a:gdLst>
                              <a:gd name="T0" fmla="+- 0 5304 5304"/>
                              <a:gd name="T1" fmla="*/ T0 w 1101"/>
                              <a:gd name="T2" fmla="+- 0 261 254"/>
                              <a:gd name="T3" fmla="*/ 261 h 8"/>
                              <a:gd name="T4" fmla="+- 0 5648 5304"/>
                              <a:gd name="T5" fmla="*/ T4 w 1101"/>
                              <a:gd name="T6" fmla="+- 0 261 254"/>
                              <a:gd name="T7" fmla="*/ 261 h 8"/>
                              <a:gd name="T8" fmla="+- 0 5785 5304"/>
                              <a:gd name="T9" fmla="*/ T8 w 1101"/>
                              <a:gd name="T10" fmla="+- 0 261 254"/>
                              <a:gd name="T11" fmla="*/ 261 h 8"/>
                              <a:gd name="T12" fmla="+- 0 5923 5304"/>
                              <a:gd name="T13" fmla="*/ T12 w 1101"/>
                              <a:gd name="T14" fmla="+- 0 261 254"/>
                              <a:gd name="T15" fmla="*/ 261 h 8"/>
                              <a:gd name="T16" fmla="+- 0 6061 5304"/>
                              <a:gd name="T17" fmla="*/ T16 w 1101"/>
                              <a:gd name="T18" fmla="+- 0 261 254"/>
                              <a:gd name="T19" fmla="*/ 261 h 8"/>
                              <a:gd name="T20" fmla="+- 0 6198 5304"/>
                              <a:gd name="T21" fmla="*/ T20 w 1101"/>
                              <a:gd name="T22" fmla="+- 0 261 254"/>
                              <a:gd name="T23" fmla="*/ 261 h 8"/>
                              <a:gd name="T24" fmla="+- 0 6336 5304"/>
                              <a:gd name="T25" fmla="*/ T24 w 1101"/>
                              <a:gd name="T26" fmla="+- 0 261 254"/>
                              <a:gd name="T27" fmla="*/ 261 h 8"/>
                              <a:gd name="T28" fmla="+- 0 6404 5304"/>
                              <a:gd name="T29" fmla="*/ T28 w 1101"/>
                              <a:gd name="T30" fmla="+- 0 261 254"/>
                              <a:gd name="T31" fmla="*/ 261 h 8"/>
                              <a:gd name="T32" fmla="+- 0 5304 5304"/>
                              <a:gd name="T33" fmla="*/ T32 w 1101"/>
                              <a:gd name="T34" fmla="+- 0 254 254"/>
                              <a:gd name="T35" fmla="*/ 254 h 8"/>
                              <a:gd name="T36" fmla="+- 0 6404 5304"/>
                              <a:gd name="T37" fmla="*/ T36 w 1101"/>
                              <a:gd name="T38" fmla="+- 0 254 254"/>
                              <a:gd name="T39" fmla="*/ 254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1" h="8">
                                <a:moveTo>
                                  <a:pt x="0" y="7"/>
                                </a:moveTo>
                                <a:lnTo>
                                  <a:pt x="344" y="7"/>
                                </a:lnTo>
                                <a:moveTo>
                                  <a:pt x="481" y="7"/>
                                </a:moveTo>
                                <a:lnTo>
                                  <a:pt x="619" y="7"/>
                                </a:lnTo>
                                <a:moveTo>
                                  <a:pt x="757" y="7"/>
                                </a:moveTo>
                                <a:lnTo>
                                  <a:pt x="894" y="7"/>
                                </a:lnTo>
                                <a:moveTo>
                                  <a:pt x="1032" y="7"/>
                                </a:moveTo>
                                <a:lnTo>
                                  <a:pt x="1100" y="7"/>
                                </a:lnTo>
                                <a:moveTo>
                                  <a:pt x="0" y="0"/>
                                </a:moveTo>
                                <a:lnTo>
                                  <a:pt x="1100" y="0"/>
                                </a:lnTo>
                              </a:path>
                            </a:pathLst>
                          </a:custGeom>
                          <a:noFill/>
                          <a:ln w="4691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5304" y="2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5304" y="3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docshape70"/>
                        <wps:cNvSpPr>
                          <a:spLocks/>
                        </wps:cNvSpPr>
                        <wps:spPr bwMode="auto">
                          <a:xfrm>
                            <a:off x="6335" y="3527"/>
                            <a:ext cx="69" cy="8"/>
                          </a:xfrm>
                          <a:custGeom>
                            <a:avLst/>
                            <a:gdLst>
                              <a:gd name="T0" fmla="+- 0 6336 6336"/>
                              <a:gd name="T1" fmla="*/ T0 w 69"/>
                              <a:gd name="T2" fmla="+- 0 3535 3527"/>
                              <a:gd name="T3" fmla="*/ 3535 h 8"/>
                              <a:gd name="T4" fmla="+- 0 6404 6336"/>
                              <a:gd name="T5" fmla="*/ T4 w 69"/>
                              <a:gd name="T6" fmla="+- 0 3535 3527"/>
                              <a:gd name="T7" fmla="*/ 3535 h 8"/>
                              <a:gd name="T8" fmla="+- 0 6336 6336"/>
                              <a:gd name="T9" fmla="*/ T8 w 69"/>
                              <a:gd name="T10" fmla="+- 0 3527 3527"/>
                              <a:gd name="T11" fmla="*/ 3527 h 8"/>
                              <a:gd name="T12" fmla="+- 0 6404 6336"/>
                              <a:gd name="T13" fmla="*/ T12 w 69"/>
                              <a:gd name="T14" fmla="+- 0 3527 3527"/>
                              <a:gd name="T15" fmla="*/ 3527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8">
                                <a:moveTo>
                                  <a:pt x="0" y="8"/>
                                </a:moveTo>
                                <a:lnTo>
                                  <a:pt x="68" y="8"/>
                                </a:lnTo>
                                <a:moveTo>
                                  <a:pt x="0" y="0"/>
                                </a:moveTo>
                                <a:lnTo>
                                  <a:pt x="68" y="0"/>
                                </a:lnTo>
                              </a:path>
                            </a:pathLst>
                          </a:custGeom>
                          <a:noFill/>
                          <a:ln w="5887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docshape71"/>
                        <wps:cNvSpPr>
                          <a:spLocks/>
                        </wps:cNvSpPr>
                        <wps:spPr bwMode="auto">
                          <a:xfrm>
                            <a:off x="6335" y="621"/>
                            <a:ext cx="69" cy="2547"/>
                          </a:xfrm>
                          <a:custGeom>
                            <a:avLst/>
                            <a:gdLst>
                              <a:gd name="T0" fmla="+- 0 6336 6336"/>
                              <a:gd name="T1" fmla="*/ T0 w 69"/>
                              <a:gd name="T2" fmla="+- 0 3168 622"/>
                              <a:gd name="T3" fmla="*/ 3168 h 2547"/>
                              <a:gd name="T4" fmla="+- 0 6404 6336"/>
                              <a:gd name="T5" fmla="*/ T4 w 69"/>
                              <a:gd name="T6" fmla="+- 0 3168 622"/>
                              <a:gd name="T7" fmla="*/ 3168 h 2547"/>
                              <a:gd name="T8" fmla="+- 0 6336 6336"/>
                              <a:gd name="T9" fmla="*/ T8 w 69"/>
                              <a:gd name="T10" fmla="+- 0 2804 622"/>
                              <a:gd name="T11" fmla="*/ 2804 h 2547"/>
                              <a:gd name="T12" fmla="+- 0 6404 6336"/>
                              <a:gd name="T13" fmla="*/ T12 w 69"/>
                              <a:gd name="T14" fmla="+- 0 2804 622"/>
                              <a:gd name="T15" fmla="*/ 2804 h 2547"/>
                              <a:gd name="T16" fmla="+- 0 6336 6336"/>
                              <a:gd name="T17" fmla="*/ T16 w 69"/>
                              <a:gd name="T18" fmla="+- 0 2440 622"/>
                              <a:gd name="T19" fmla="*/ 2440 h 2547"/>
                              <a:gd name="T20" fmla="+- 0 6404 6336"/>
                              <a:gd name="T21" fmla="*/ T20 w 69"/>
                              <a:gd name="T22" fmla="+- 0 2440 622"/>
                              <a:gd name="T23" fmla="*/ 2440 h 2547"/>
                              <a:gd name="T24" fmla="+- 0 6336 6336"/>
                              <a:gd name="T25" fmla="*/ T24 w 69"/>
                              <a:gd name="T26" fmla="+- 0 2077 622"/>
                              <a:gd name="T27" fmla="*/ 2077 h 2547"/>
                              <a:gd name="T28" fmla="+- 0 6404 6336"/>
                              <a:gd name="T29" fmla="*/ T28 w 69"/>
                              <a:gd name="T30" fmla="+- 0 2077 622"/>
                              <a:gd name="T31" fmla="*/ 2077 h 2547"/>
                              <a:gd name="T32" fmla="+- 0 6336 6336"/>
                              <a:gd name="T33" fmla="*/ T32 w 69"/>
                              <a:gd name="T34" fmla="+- 0 1713 622"/>
                              <a:gd name="T35" fmla="*/ 1713 h 2547"/>
                              <a:gd name="T36" fmla="+- 0 6404 6336"/>
                              <a:gd name="T37" fmla="*/ T36 w 69"/>
                              <a:gd name="T38" fmla="+- 0 1713 622"/>
                              <a:gd name="T39" fmla="*/ 1713 h 2547"/>
                              <a:gd name="T40" fmla="+- 0 6336 6336"/>
                              <a:gd name="T41" fmla="*/ T40 w 69"/>
                              <a:gd name="T42" fmla="+- 0 1349 622"/>
                              <a:gd name="T43" fmla="*/ 1349 h 2547"/>
                              <a:gd name="T44" fmla="+- 0 6404 6336"/>
                              <a:gd name="T45" fmla="*/ T44 w 69"/>
                              <a:gd name="T46" fmla="+- 0 1349 622"/>
                              <a:gd name="T47" fmla="*/ 1349 h 2547"/>
                              <a:gd name="T48" fmla="+- 0 6336 6336"/>
                              <a:gd name="T49" fmla="*/ T48 w 69"/>
                              <a:gd name="T50" fmla="+- 0 985 622"/>
                              <a:gd name="T51" fmla="*/ 985 h 2547"/>
                              <a:gd name="T52" fmla="+- 0 6404 6336"/>
                              <a:gd name="T53" fmla="*/ T52 w 69"/>
                              <a:gd name="T54" fmla="+- 0 985 622"/>
                              <a:gd name="T55" fmla="*/ 985 h 2547"/>
                              <a:gd name="T56" fmla="+- 0 6336 6336"/>
                              <a:gd name="T57" fmla="*/ T56 w 69"/>
                              <a:gd name="T58" fmla="+- 0 622 622"/>
                              <a:gd name="T59" fmla="*/ 622 h 2547"/>
                              <a:gd name="T60" fmla="+- 0 6404 6336"/>
                              <a:gd name="T61" fmla="*/ T60 w 69"/>
                              <a:gd name="T62" fmla="+- 0 622 622"/>
                              <a:gd name="T63" fmla="*/ 622 h 2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9" h="2547">
                                <a:moveTo>
                                  <a:pt x="0" y="2546"/>
                                </a:moveTo>
                                <a:lnTo>
                                  <a:pt x="68" y="2546"/>
                                </a:lnTo>
                                <a:moveTo>
                                  <a:pt x="0" y="2182"/>
                                </a:moveTo>
                                <a:lnTo>
                                  <a:pt x="68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68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68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68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68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68" y="363"/>
                                </a:lnTo>
                                <a:moveTo>
                                  <a:pt x="0" y="0"/>
                                </a:moveTo>
                                <a:lnTo>
                                  <a:pt x="6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6404" y="3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docshape72"/>
                        <wps:cNvSpPr>
                          <a:spLocks/>
                        </wps:cNvSpPr>
                        <wps:spPr bwMode="auto">
                          <a:xfrm>
                            <a:off x="5304" y="3891"/>
                            <a:ext cx="1101" cy="8"/>
                          </a:xfrm>
                          <a:custGeom>
                            <a:avLst/>
                            <a:gdLst>
                              <a:gd name="T0" fmla="+- 0 5304 5304"/>
                              <a:gd name="T1" fmla="*/ T0 w 1101"/>
                              <a:gd name="T2" fmla="+- 0 3892 3892"/>
                              <a:gd name="T3" fmla="*/ 3892 h 8"/>
                              <a:gd name="T4" fmla="+- 0 5648 5304"/>
                              <a:gd name="T5" fmla="*/ T4 w 1101"/>
                              <a:gd name="T6" fmla="+- 0 3892 3892"/>
                              <a:gd name="T7" fmla="*/ 3892 h 8"/>
                              <a:gd name="T8" fmla="+- 0 5785 5304"/>
                              <a:gd name="T9" fmla="*/ T8 w 1101"/>
                              <a:gd name="T10" fmla="+- 0 3892 3892"/>
                              <a:gd name="T11" fmla="*/ 3892 h 8"/>
                              <a:gd name="T12" fmla="+- 0 5923 5304"/>
                              <a:gd name="T13" fmla="*/ T12 w 1101"/>
                              <a:gd name="T14" fmla="+- 0 3892 3892"/>
                              <a:gd name="T15" fmla="*/ 3892 h 8"/>
                              <a:gd name="T16" fmla="+- 0 6061 5304"/>
                              <a:gd name="T17" fmla="*/ T16 w 1101"/>
                              <a:gd name="T18" fmla="+- 0 3892 3892"/>
                              <a:gd name="T19" fmla="*/ 3892 h 8"/>
                              <a:gd name="T20" fmla="+- 0 6198 5304"/>
                              <a:gd name="T21" fmla="*/ T20 w 1101"/>
                              <a:gd name="T22" fmla="+- 0 3892 3892"/>
                              <a:gd name="T23" fmla="*/ 3892 h 8"/>
                              <a:gd name="T24" fmla="+- 0 6336 5304"/>
                              <a:gd name="T25" fmla="*/ T24 w 1101"/>
                              <a:gd name="T26" fmla="+- 0 3892 3892"/>
                              <a:gd name="T27" fmla="*/ 3892 h 8"/>
                              <a:gd name="T28" fmla="+- 0 6404 5304"/>
                              <a:gd name="T29" fmla="*/ T28 w 1101"/>
                              <a:gd name="T30" fmla="+- 0 3892 3892"/>
                              <a:gd name="T31" fmla="*/ 3892 h 8"/>
                              <a:gd name="T32" fmla="+- 0 5304 5304"/>
                              <a:gd name="T33" fmla="*/ T32 w 1101"/>
                              <a:gd name="T34" fmla="+- 0 3899 3892"/>
                              <a:gd name="T35" fmla="*/ 3899 h 8"/>
                              <a:gd name="T36" fmla="+- 0 6404 5304"/>
                              <a:gd name="T37" fmla="*/ T36 w 1101"/>
                              <a:gd name="T38" fmla="+- 0 3899 3892"/>
                              <a:gd name="T39" fmla="*/ 3899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1" h="8">
                                <a:moveTo>
                                  <a:pt x="0" y="0"/>
                                </a:moveTo>
                                <a:lnTo>
                                  <a:pt x="344" y="0"/>
                                </a:lnTo>
                                <a:moveTo>
                                  <a:pt x="481" y="0"/>
                                </a:moveTo>
                                <a:lnTo>
                                  <a:pt x="619" y="0"/>
                                </a:lnTo>
                                <a:moveTo>
                                  <a:pt x="757" y="0"/>
                                </a:moveTo>
                                <a:lnTo>
                                  <a:pt x="894" y="0"/>
                                </a:lnTo>
                                <a:moveTo>
                                  <a:pt x="1032" y="0"/>
                                </a:moveTo>
                                <a:lnTo>
                                  <a:pt x="1100" y="0"/>
                                </a:lnTo>
                                <a:moveTo>
                                  <a:pt x="0" y="7"/>
                                </a:moveTo>
                                <a:lnTo>
                                  <a:pt x="1100" y="7"/>
                                </a:lnTo>
                              </a:path>
                            </a:pathLst>
                          </a:custGeom>
                          <a:noFill/>
                          <a:ln w="469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5304" y="76"/>
                            <a:ext cx="110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5510" y="3532"/>
                            <a:ext cx="13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docshape73"/>
                        <wps:cNvSpPr>
                          <a:spLocks noChangeArrowheads="1"/>
                        </wps:cNvSpPr>
                        <wps:spPr bwMode="auto">
                          <a:xfrm>
                            <a:off x="5372" y="3449"/>
                            <a:ext cx="138" cy="447"/>
                          </a:xfrm>
                          <a:prstGeom prst="rect">
                            <a:avLst/>
                          </a:pr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5785" y="3535"/>
                            <a:ext cx="413" cy="0"/>
                          </a:xfrm>
                          <a:prstGeom prst="line">
                            <a:avLst/>
                          </a:prstGeom>
                          <a:noFill/>
                          <a:ln w="5887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docshape74"/>
                        <wps:cNvSpPr>
                          <a:spLocks/>
                        </wps:cNvSpPr>
                        <wps:spPr bwMode="auto">
                          <a:xfrm>
                            <a:off x="5785" y="3526"/>
                            <a:ext cx="413" cy="5"/>
                          </a:xfrm>
                          <a:custGeom>
                            <a:avLst/>
                            <a:gdLst>
                              <a:gd name="T0" fmla="+- 0 5785 5785"/>
                              <a:gd name="T1" fmla="*/ T0 w 413"/>
                              <a:gd name="T2" fmla="+- 0 3526 3526"/>
                              <a:gd name="T3" fmla="*/ 3526 h 5"/>
                              <a:gd name="T4" fmla="+- 0 6198 5785"/>
                              <a:gd name="T5" fmla="*/ T4 w 413"/>
                              <a:gd name="T6" fmla="+- 0 3526 3526"/>
                              <a:gd name="T7" fmla="*/ 3526 h 5"/>
                              <a:gd name="T8" fmla="+- 0 5785 5785"/>
                              <a:gd name="T9" fmla="*/ T8 w 413"/>
                              <a:gd name="T10" fmla="+- 0 3531 3526"/>
                              <a:gd name="T11" fmla="*/ 3531 h 5"/>
                              <a:gd name="T12" fmla="+- 0 6198 5785"/>
                              <a:gd name="T13" fmla="*/ T12 w 413"/>
                              <a:gd name="T14" fmla="+- 0 3531 3526"/>
                              <a:gd name="T15" fmla="*/ 3531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3" h="5">
                                <a:moveTo>
                                  <a:pt x="0" y="0"/>
                                </a:moveTo>
                                <a:lnTo>
                                  <a:pt x="413" y="0"/>
                                </a:lnTo>
                                <a:moveTo>
                                  <a:pt x="0" y="5"/>
                                </a:moveTo>
                                <a:lnTo>
                                  <a:pt x="413" y="5"/>
                                </a:lnTo>
                              </a:path>
                            </a:pathLst>
                          </a:custGeom>
                          <a:noFill/>
                          <a:ln w="470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docshape75"/>
                        <wps:cNvSpPr>
                          <a:spLocks/>
                        </wps:cNvSpPr>
                        <wps:spPr bwMode="auto">
                          <a:xfrm>
                            <a:off x="5510" y="3167"/>
                            <a:ext cx="413" cy="2"/>
                          </a:xfrm>
                          <a:custGeom>
                            <a:avLst/>
                            <a:gdLst>
                              <a:gd name="T0" fmla="+- 0 5510 5510"/>
                              <a:gd name="T1" fmla="*/ T0 w 413"/>
                              <a:gd name="T2" fmla="+- 0 5648 5510"/>
                              <a:gd name="T3" fmla="*/ T2 w 413"/>
                              <a:gd name="T4" fmla="+- 0 5785 5510"/>
                              <a:gd name="T5" fmla="*/ T4 w 413"/>
                              <a:gd name="T6" fmla="+- 0 5923 5510"/>
                              <a:gd name="T7" fmla="*/ T6 w 41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13"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  <a:moveTo>
                                  <a:pt x="275" y="0"/>
                                </a:moveTo>
                                <a:lnTo>
                                  <a:pt x="413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docshape76"/>
                        <wps:cNvSpPr>
                          <a:spLocks/>
                        </wps:cNvSpPr>
                        <wps:spPr bwMode="auto">
                          <a:xfrm>
                            <a:off x="5647" y="3208"/>
                            <a:ext cx="688" cy="688"/>
                          </a:xfrm>
                          <a:custGeom>
                            <a:avLst/>
                            <a:gdLst>
                              <a:gd name="T0" fmla="+- 0 5785 5648"/>
                              <a:gd name="T1" fmla="*/ T0 w 688"/>
                              <a:gd name="T2" fmla="+- 0 3208 3208"/>
                              <a:gd name="T3" fmla="*/ 3208 h 688"/>
                              <a:gd name="T4" fmla="+- 0 5648 5648"/>
                              <a:gd name="T5" fmla="*/ T4 w 688"/>
                              <a:gd name="T6" fmla="+- 0 3208 3208"/>
                              <a:gd name="T7" fmla="*/ 3208 h 688"/>
                              <a:gd name="T8" fmla="+- 0 5648 5648"/>
                              <a:gd name="T9" fmla="*/ T8 w 688"/>
                              <a:gd name="T10" fmla="+- 0 3896 3208"/>
                              <a:gd name="T11" fmla="*/ 3896 h 688"/>
                              <a:gd name="T12" fmla="+- 0 5785 5648"/>
                              <a:gd name="T13" fmla="*/ T12 w 688"/>
                              <a:gd name="T14" fmla="+- 0 3896 3208"/>
                              <a:gd name="T15" fmla="*/ 3896 h 688"/>
                              <a:gd name="T16" fmla="+- 0 5785 5648"/>
                              <a:gd name="T17" fmla="*/ T16 w 688"/>
                              <a:gd name="T18" fmla="+- 0 3208 3208"/>
                              <a:gd name="T19" fmla="*/ 3208 h 688"/>
                              <a:gd name="T20" fmla="+- 0 6061 5648"/>
                              <a:gd name="T21" fmla="*/ T20 w 688"/>
                              <a:gd name="T22" fmla="+- 0 3530 3208"/>
                              <a:gd name="T23" fmla="*/ 3530 h 688"/>
                              <a:gd name="T24" fmla="+- 0 5923 5648"/>
                              <a:gd name="T25" fmla="*/ T24 w 688"/>
                              <a:gd name="T26" fmla="+- 0 3530 3208"/>
                              <a:gd name="T27" fmla="*/ 3530 h 688"/>
                              <a:gd name="T28" fmla="+- 0 5923 5648"/>
                              <a:gd name="T29" fmla="*/ T28 w 688"/>
                              <a:gd name="T30" fmla="+- 0 3896 3208"/>
                              <a:gd name="T31" fmla="*/ 3896 h 688"/>
                              <a:gd name="T32" fmla="+- 0 6061 5648"/>
                              <a:gd name="T33" fmla="*/ T32 w 688"/>
                              <a:gd name="T34" fmla="+- 0 3896 3208"/>
                              <a:gd name="T35" fmla="*/ 3896 h 688"/>
                              <a:gd name="T36" fmla="+- 0 6061 5648"/>
                              <a:gd name="T37" fmla="*/ T36 w 688"/>
                              <a:gd name="T38" fmla="+- 0 3530 3208"/>
                              <a:gd name="T39" fmla="*/ 3530 h 688"/>
                              <a:gd name="T40" fmla="+- 0 6336 5648"/>
                              <a:gd name="T41" fmla="*/ T40 w 688"/>
                              <a:gd name="T42" fmla="+- 0 3500 3208"/>
                              <a:gd name="T43" fmla="*/ 3500 h 688"/>
                              <a:gd name="T44" fmla="+- 0 6198 5648"/>
                              <a:gd name="T45" fmla="*/ T44 w 688"/>
                              <a:gd name="T46" fmla="+- 0 3500 3208"/>
                              <a:gd name="T47" fmla="*/ 3500 h 688"/>
                              <a:gd name="T48" fmla="+- 0 6198 5648"/>
                              <a:gd name="T49" fmla="*/ T48 w 688"/>
                              <a:gd name="T50" fmla="+- 0 3896 3208"/>
                              <a:gd name="T51" fmla="*/ 3896 h 688"/>
                              <a:gd name="T52" fmla="+- 0 6336 5648"/>
                              <a:gd name="T53" fmla="*/ T52 w 688"/>
                              <a:gd name="T54" fmla="+- 0 3896 3208"/>
                              <a:gd name="T55" fmla="*/ 3896 h 688"/>
                              <a:gd name="T56" fmla="+- 0 6336 5648"/>
                              <a:gd name="T57" fmla="*/ T56 w 688"/>
                              <a:gd name="T58" fmla="+- 0 3500 3208"/>
                              <a:gd name="T59" fmla="*/ 3500 h 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8" h="688">
                                <a:moveTo>
                                  <a:pt x="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8"/>
                                </a:lnTo>
                                <a:lnTo>
                                  <a:pt x="137" y="688"/>
                                </a:lnTo>
                                <a:lnTo>
                                  <a:pt x="137" y="0"/>
                                </a:lnTo>
                                <a:close/>
                                <a:moveTo>
                                  <a:pt x="413" y="322"/>
                                </a:moveTo>
                                <a:lnTo>
                                  <a:pt x="275" y="322"/>
                                </a:lnTo>
                                <a:lnTo>
                                  <a:pt x="275" y="688"/>
                                </a:lnTo>
                                <a:lnTo>
                                  <a:pt x="413" y="688"/>
                                </a:lnTo>
                                <a:lnTo>
                                  <a:pt x="413" y="322"/>
                                </a:lnTo>
                                <a:close/>
                                <a:moveTo>
                                  <a:pt x="688" y="292"/>
                                </a:moveTo>
                                <a:lnTo>
                                  <a:pt x="550" y="292"/>
                                </a:lnTo>
                                <a:lnTo>
                                  <a:pt x="550" y="688"/>
                                </a:lnTo>
                                <a:lnTo>
                                  <a:pt x="688" y="688"/>
                                </a:lnTo>
                                <a:lnTo>
                                  <a:pt x="688" y="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docshape77"/>
                        <wps:cNvSpPr>
                          <a:spLocks/>
                        </wps:cNvSpPr>
                        <wps:spPr bwMode="auto">
                          <a:xfrm>
                            <a:off x="5510" y="621"/>
                            <a:ext cx="138" cy="2183"/>
                          </a:xfrm>
                          <a:custGeom>
                            <a:avLst/>
                            <a:gdLst>
                              <a:gd name="T0" fmla="+- 0 5510 5510"/>
                              <a:gd name="T1" fmla="*/ T0 w 138"/>
                              <a:gd name="T2" fmla="+- 0 2804 622"/>
                              <a:gd name="T3" fmla="*/ 2804 h 2183"/>
                              <a:gd name="T4" fmla="+- 0 5648 5510"/>
                              <a:gd name="T5" fmla="*/ T4 w 138"/>
                              <a:gd name="T6" fmla="+- 0 2804 622"/>
                              <a:gd name="T7" fmla="*/ 2804 h 2183"/>
                              <a:gd name="T8" fmla="+- 0 5510 5510"/>
                              <a:gd name="T9" fmla="*/ T8 w 138"/>
                              <a:gd name="T10" fmla="+- 0 2440 622"/>
                              <a:gd name="T11" fmla="*/ 2440 h 2183"/>
                              <a:gd name="T12" fmla="+- 0 5648 5510"/>
                              <a:gd name="T13" fmla="*/ T12 w 138"/>
                              <a:gd name="T14" fmla="+- 0 2440 622"/>
                              <a:gd name="T15" fmla="*/ 2440 h 2183"/>
                              <a:gd name="T16" fmla="+- 0 5510 5510"/>
                              <a:gd name="T17" fmla="*/ T16 w 138"/>
                              <a:gd name="T18" fmla="+- 0 2077 622"/>
                              <a:gd name="T19" fmla="*/ 2077 h 2183"/>
                              <a:gd name="T20" fmla="+- 0 5648 5510"/>
                              <a:gd name="T21" fmla="*/ T20 w 138"/>
                              <a:gd name="T22" fmla="+- 0 2077 622"/>
                              <a:gd name="T23" fmla="*/ 2077 h 2183"/>
                              <a:gd name="T24" fmla="+- 0 5510 5510"/>
                              <a:gd name="T25" fmla="*/ T24 w 138"/>
                              <a:gd name="T26" fmla="+- 0 1713 622"/>
                              <a:gd name="T27" fmla="*/ 1713 h 2183"/>
                              <a:gd name="T28" fmla="+- 0 5648 5510"/>
                              <a:gd name="T29" fmla="*/ T28 w 138"/>
                              <a:gd name="T30" fmla="+- 0 1713 622"/>
                              <a:gd name="T31" fmla="*/ 1713 h 2183"/>
                              <a:gd name="T32" fmla="+- 0 5510 5510"/>
                              <a:gd name="T33" fmla="*/ T32 w 138"/>
                              <a:gd name="T34" fmla="+- 0 1349 622"/>
                              <a:gd name="T35" fmla="*/ 1349 h 2183"/>
                              <a:gd name="T36" fmla="+- 0 5648 5510"/>
                              <a:gd name="T37" fmla="*/ T36 w 138"/>
                              <a:gd name="T38" fmla="+- 0 1349 622"/>
                              <a:gd name="T39" fmla="*/ 1349 h 2183"/>
                              <a:gd name="T40" fmla="+- 0 5510 5510"/>
                              <a:gd name="T41" fmla="*/ T40 w 138"/>
                              <a:gd name="T42" fmla="+- 0 985 622"/>
                              <a:gd name="T43" fmla="*/ 985 h 2183"/>
                              <a:gd name="T44" fmla="+- 0 5648 5510"/>
                              <a:gd name="T45" fmla="*/ T44 w 138"/>
                              <a:gd name="T46" fmla="+- 0 985 622"/>
                              <a:gd name="T47" fmla="*/ 985 h 2183"/>
                              <a:gd name="T48" fmla="+- 0 5510 5510"/>
                              <a:gd name="T49" fmla="*/ T48 w 138"/>
                              <a:gd name="T50" fmla="+- 0 622 622"/>
                              <a:gd name="T51" fmla="*/ 622 h 2183"/>
                              <a:gd name="T52" fmla="+- 0 5648 5510"/>
                              <a:gd name="T53" fmla="*/ T52 w 138"/>
                              <a:gd name="T54" fmla="+- 0 622 622"/>
                              <a:gd name="T55" fmla="*/ 622 h 2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8" h="2183">
                                <a:moveTo>
                                  <a:pt x="0" y="2182"/>
                                </a:moveTo>
                                <a:lnTo>
                                  <a:pt x="138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138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8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8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8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8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docshape78"/>
                        <wps:cNvSpPr>
                          <a:spLocks noChangeArrowheads="1"/>
                        </wps:cNvSpPr>
                        <wps:spPr bwMode="auto">
                          <a:xfrm>
                            <a:off x="5372" y="257"/>
                            <a:ext cx="138" cy="3192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docshape79"/>
                        <wps:cNvSpPr>
                          <a:spLocks/>
                        </wps:cNvSpPr>
                        <wps:spPr bwMode="auto">
                          <a:xfrm>
                            <a:off x="5785" y="621"/>
                            <a:ext cx="138" cy="2183"/>
                          </a:xfrm>
                          <a:custGeom>
                            <a:avLst/>
                            <a:gdLst>
                              <a:gd name="T0" fmla="+- 0 5785 5785"/>
                              <a:gd name="T1" fmla="*/ T0 w 138"/>
                              <a:gd name="T2" fmla="+- 0 2804 622"/>
                              <a:gd name="T3" fmla="*/ 2804 h 2183"/>
                              <a:gd name="T4" fmla="+- 0 5923 5785"/>
                              <a:gd name="T5" fmla="*/ T4 w 138"/>
                              <a:gd name="T6" fmla="+- 0 2804 622"/>
                              <a:gd name="T7" fmla="*/ 2804 h 2183"/>
                              <a:gd name="T8" fmla="+- 0 5785 5785"/>
                              <a:gd name="T9" fmla="*/ T8 w 138"/>
                              <a:gd name="T10" fmla="+- 0 2440 622"/>
                              <a:gd name="T11" fmla="*/ 2440 h 2183"/>
                              <a:gd name="T12" fmla="+- 0 5923 5785"/>
                              <a:gd name="T13" fmla="*/ T12 w 138"/>
                              <a:gd name="T14" fmla="+- 0 2440 622"/>
                              <a:gd name="T15" fmla="*/ 2440 h 2183"/>
                              <a:gd name="T16" fmla="+- 0 5785 5785"/>
                              <a:gd name="T17" fmla="*/ T16 w 138"/>
                              <a:gd name="T18" fmla="+- 0 2077 622"/>
                              <a:gd name="T19" fmla="*/ 2077 h 2183"/>
                              <a:gd name="T20" fmla="+- 0 5923 5785"/>
                              <a:gd name="T21" fmla="*/ T20 w 138"/>
                              <a:gd name="T22" fmla="+- 0 2077 622"/>
                              <a:gd name="T23" fmla="*/ 2077 h 2183"/>
                              <a:gd name="T24" fmla="+- 0 5785 5785"/>
                              <a:gd name="T25" fmla="*/ T24 w 138"/>
                              <a:gd name="T26" fmla="+- 0 1713 622"/>
                              <a:gd name="T27" fmla="*/ 1713 h 2183"/>
                              <a:gd name="T28" fmla="+- 0 5923 5785"/>
                              <a:gd name="T29" fmla="*/ T28 w 138"/>
                              <a:gd name="T30" fmla="+- 0 1713 622"/>
                              <a:gd name="T31" fmla="*/ 1713 h 2183"/>
                              <a:gd name="T32" fmla="+- 0 5785 5785"/>
                              <a:gd name="T33" fmla="*/ T32 w 138"/>
                              <a:gd name="T34" fmla="+- 0 1349 622"/>
                              <a:gd name="T35" fmla="*/ 1349 h 2183"/>
                              <a:gd name="T36" fmla="+- 0 5923 5785"/>
                              <a:gd name="T37" fmla="*/ T36 w 138"/>
                              <a:gd name="T38" fmla="+- 0 1349 622"/>
                              <a:gd name="T39" fmla="*/ 1349 h 2183"/>
                              <a:gd name="T40" fmla="+- 0 5785 5785"/>
                              <a:gd name="T41" fmla="*/ T40 w 138"/>
                              <a:gd name="T42" fmla="+- 0 985 622"/>
                              <a:gd name="T43" fmla="*/ 985 h 2183"/>
                              <a:gd name="T44" fmla="+- 0 5923 5785"/>
                              <a:gd name="T45" fmla="*/ T44 w 138"/>
                              <a:gd name="T46" fmla="+- 0 985 622"/>
                              <a:gd name="T47" fmla="*/ 985 h 2183"/>
                              <a:gd name="T48" fmla="+- 0 5785 5785"/>
                              <a:gd name="T49" fmla="*/ T48 w 138"/>
                              <a:gd name="T50" fmla="+- 0 622 622"/>
                              <a:gd name="T51" fmla="*/ 622 h 2183"/>
                              <a:gd name="T52" fmla="+- 0 5923 5785"/>
                              <a:gd name="T53" fmla="*/ T52 w 138"/>
                              <a:gd name="T54" fmla="+- 0 622 622"/>
                              <a:gd name="T55" fmla="*/ 622 h 2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8" h="2183">
                                <a:moveTo>
                                  <a:pt x="0" y="2182"/>
                                </a:moveTo>
                                <a:lnTo>
                                  <a:pt x="138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138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8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8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8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8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docshape80"/>
                        <wps:cNvSpPr>
                          <a:spLocks noChangeArrowheads="1"/>
                        </wps:cNvSpPr>
                        <wps:spPr bwMode="auto">
                          <a:xfrm>
                            <a:off x="5647" y="257"/>
                            <a:ext cx="138" cy="2951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docshape81"/>
                        <wps:cNvSpPr>
                          <a:spLocks/>
                        </wps:cNvSpPr>
                        <wps:spPr bwMode="auto">
                          <a:xfrm>
                            <a:off x="6060" y="621"/>
                            <a:ext cx="138" cy="2547"/>
                          </a:xfrm>
                          <a:custGeom>
                            <a:avLst/>
                            <a:gdLst>
                              <a:gd name="T0" fmla="+- 0 6061 6061"/>
                              <a:gd name="T1" fmla="*/ T0 w 138"/>
                              <a:gd name="T2" fmla="+- 0 3168 622"/>
                              <a:gd name="T3" fmla="*/ 3168 h 2547"/>
                              <a:gd name="T4" fmla="+- 0 6198 6061"/>
                              <a:gd name="T5" fmla="*/ T4 w 138"/>
                              <a:gd name="T6" fmla="+- 0 3168 622"/>
                              <a:gd name="T7" fmla="*/ 3168 h 2547"/>
                              <a:gd name="T8" fmla="+- 0 6061 6061"/>
                              <a:gd name="T9" fmla="*/ T8 w 138"/>
                              <a:gd name="T10" fmla="+- 0 2804 622"/>
                              <a:gd name="T11" fmla="*/ 2804 h 2547"/>
                              <a:gd name="T12" fmla="+- 0 6198 6061"/>
                              <a:gd name="T13" fmla="*/ T12 w 138"/>
                              <a:gd name="T14" fmla="+- 0 2804 622"/>
                              <a:gd name="T15" fmla="*/ 2804 h 2547"/>
                              <a:gd name="T16" fmla="+- 0 6061 6061"/>
                              <a:gd name="T17" fmla="*/ T16 w 138"/>
                              <a:gd name="T18" fmla="+- 0 2440 622"/>
                              <a:gd name="T19" fmla="*/ 2440 h 2547"/>
                              <a:gd name="T20" fmla="+- 0 6198 6061"/>
                              <a:gd name="T21" fmla="*/ T20 w 138"/>
                              <a:gd name="T22" fmla="+- 0 2440 622"/>
                              <a:gd name="T23" fmla="*/ 2440 h 2547"/>
                              <a:gd name="T24" fmla="+- 0 6061 6061"/>
                              <a:gd name="T25" fmla="*/ T24 w 138"/>
                              <a:gd name="T26" fmla="+- 0 2077 622"/>
                              <a:gd name="T27" fmla="*/ 2077 h 2547"/>
                              <a:gd name="T28" fmla="+- 0 6198 6061"/>
                              <a:gd name="T29" fmla="*/ T28 w 138"/>
                              <a:gd name="T30" fmla="+- 0 2077 622"/>
                              <a:gd name="T31" fmla="*/ 2077 h 2547"/>
                              <a:gd name="T32" fmla="+- 0 6061 6061"/>
                              <a:gd name="T33" fmla="*/ T32 w 138"/>
                              <a:gd name="T34" fmla="+- 0 1713 622"/>
                              <a:gd name="T35" fmla="*/ 1713 h 2547"/>
                              <a:gd name="T36" fmla="+- 0 6198 6061"/>
                              <a:gd name="T37" fmla="*/ T36 w 138"/>
                              <a:gd name="T38" fmla="+- 0 1713 622"/>
                              <a:gd name="T39" fmla="*/ 1713 h 2547"/>
                              <a:gd name="T40" fmla="+- 0 6061 6061"/>
                              <a:gd name="T41" fmla="*/ T40 w 138"/>
                              <a:gd name="T42" fmla="+- 0 1349 622"/>
                              <a:gd name="T43" fmla="*/ 1349 h 2547"/>
                              <a:gd name="T44" fmla="+- 0 6198 6061"/>
                              <a:gd name="T45" fmla="*/ T44 w 138"/>
                              <a:gd name="T46" fmla="+- 0 1349 622"/>
                              <a:gd name="T47" fmla="*/ 1349 h 2547"/>
                              <a:gd name="T48" fmla="+- 0 6061 6061"/>
                              <a:gd name="T49" fmla="*/ T48 w 138"/>
                              <a:gd name="T50" fmla="+- 0 985 622"/>
                              <a:gd name="T51" fmla="*/ 985 h 2547"/>
                              <a:gd name="T52" fmla="+- 0 6198 6061"/>
                              <a:gd name="T53" fmla="*/ T52 w 138"/>
                              <a:gd name="T54" fmla="+- 0 985 622"/>
                              <a:gd name="T55" fmla="*/ 985 h 2547"/>
                              <a:gd name="T56" fmla="+- 0 6061 6061"/>
                              <a:gd name="T57" fmla="*/ T56 w 138"/>
                              <a:gd name="T58" fmla="+- 0 622 622"/>
                              <a:gd name="T59" fmla="*/ 622 h 2547"/>
                              <a:gd name="T60" fmla="+- 0 6198 6061"/>
                              <a:gd name="T61" fmla="*/ T60 w 138"/>
                              <a:gd name="T62" fmla="+- 0 622 622"/>
                              <a:gd name="T63" fmla="*/ 622 h 2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38" h="2547">
                                <a:moveTo>
                                  <a:pt x="0" y="2546"/>
                                </a:moveTo>
                                <a:lnTo>
                                  <a:pt x="137" y="2546"/>
                                </a:lnTo>
                                <a:moveTo>
                                  <a:pt x="0" y="2182"/>
                                </a:moveTo>
                                <a:lnTo>
                                  <a:pt x="137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137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7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7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7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docshape82"/>
                        <wps:cNvSpPr>
                          <a:spLocks/>
                        </wps:cNvSpPr>
                        <wps:spPr bwMode="auto">
                          <a:xfrm>
                            <a:off x="5922" y="257"/>
                            <a:ext cx="413" cy="3273"/>
                          </a:xfrm>
                          <a:custGeom>
                            <a:avLst/>
                            <a:gdLst>
                              <a:gd name="T0" fmla="+- 0 6061 5923"/>
                              <a:gd name="T1" fmla="*/ T0 w 413"/>
                              <a:gd name="T2" fmla="+- 0 258 258"/>
                              <a:gd name="T3" fmla="*/ 258 h 3273"/>
                              <a:gd name="T4" fmla="+- 0 5923 5923"/>
                              <a:gd name="T5" fmla="*/ T4 w 413"/>
                              <a:gd name="T6" fmla="+- 0 258 258"/>
                              <a:gd name="T7" fmla="*/ 258 h 3273"/>
                              <a:gd name="T8" fmla="+- 0 5923 5923"/>
                              <a:gd name="T9" fmla="*/ T8 w 413"/>
                              <a:gd name="T10" fmla="+- 0 3530 258"/>
                              <a:gd name="T11" fmla="*/ 3530 h 3273"/>
                              <a:gd name="T12" fmla="+- 0 6061 5923"/>
                              <a:gd name="T13" fmla="*/ T12 w 413"/>
                              <a:gd name="T14" fmla="+- 0 3530 258"/>
                              <a:gd name="T15" fmla="*/ 3530 h 3273"/>
                              <a:gd name="T16" fmla="+- 0 6061 5923"/>
                              <a:gd name="T17" fmla="*/ T16 w 413"/>
                              <a:gd name="T18" fmla="+- 0 258 258"/>
                              <a:gd name="T19" fmla="*/ 258 h 3273"/>
                              <a:gd name="T20" fmla="+- 0 6336 5923"/>
                              <a:gd name="T21" fmla="*/ T20 w 413"/>
                              <a:gd name="T22" fmla="+- 0 258 258"/>
                              <a:gd name="T23" fmla="*/ 258 h 3273"/>
                              <a:gd name="T24" fmla="+- 0 6198 5923"/>
                              <a:gd name="T25" fmla="*/ T24 w 413"/>
                              <a:gd name="T26" fmla="+- 0 258 258"/>
                              <a:gd name="T27" fmla="*/ 258 h 3273"/>
                              <a:gd name="T28" fmla="+- 0 6198 5923"/>
                              <a:gd name="T29" fmla="*/ T28 w 413"/>
                              <a:gd name="T30" fmla="+- 0 3500 258"/>
                              <a:gd name="T31" fmla="*/ 3500 h 3273"/>
                              <a:gd name="T32" fmla="+- 0 6336 5923"/>
                              <a:gd name="T33" fmla="*/ T32 w 413"/>
                              <a:gd name="T34" fmla="+- 0 3500 258"/>
                              <a:gd name="T35" fmla="*/ 3500 h 3273"/>
                              <a:gd name="T36" fmla="+- 0 6336 5923"/>
                              <a:gd name="T37" fmla="*/ T36 w 413"/>
                              <a:gd name="T38" fmla="+- 0 258 258"/>
                              <a:gd name="T39" fmla="*/ 258 h 3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3" h="3273">
                                <a:moveTo>
                                  <a:pt x="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72"/>
                                </a:lnTo>
                                <a:lnTo>
                                  <a:pt x="138" y="3272"/>
                                </a:lnTo>
                                <a:lnTo>
                                  <a:pt x="138" y="0"/>
                                </a:lnTo>
                                <a:close/>
                                <a:moveTo>
                                  <a:pt x="413" y="0"/>
                                </a:moveTo>
                                <a:lnTo>
                                  <a:pt x="275" y="0"/>
                                </a:lnTo>
                                <a:lnTo>
                                  <a:pt x="275" y="3242"/>
                                </a:lnTo>
                                <a:lnTo>
                                  <a:pt x="413" y="3242"/>
                                </a:lnTo>
                                <a:lnTo>
                                  <a:pt x="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FC0546" id="docshapegroup67" o:spid="_x0000_s1026" style="position:absolute;margin-left:261.95pt;margin-top:3.4pt;width:58.65pt;height:227.95pt;z-index:-15721984;mso-wrap-distance-left:0;mso-wrap-distance-right:0;mso-position-horizontal-relative:page" coordorigin="5239,68" coordsize="1173,4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4bfc7hYAAKPFAAAOAAAAZHJzL2Uyb0RvYy54bWzsXW1z40aO/n5V9x9Y&#10;+nhXiUVSb3bFs5VLMqlU5e5Su9ofIMuypVpZ0lHyeGZ//QHdBBtoAhJtyZbj5aZ2xh6CzYdAoxt4&#10;Gt384S9fH5bJl1mxXaxX1530+24nma2m69vF6v668/fx5+9GnWS7m6xuJ8v1anbd+Tbbdv7y6d//&#10;7YenzdUsW8/Xy9tZkUAjq+3V0+a6M9/tNlcXF9vpfPYw2X6/3sxWcPFuXTxMdvBrcX9xW0yeoPWH&#10;5UXW7Q4untbF7aZYT2fbLfzrz/5i55Nr/+5uNt39793ddrZLltcdwLZzfxbuzxv88+LTD5Or+2Ky&#10;mS+mJYzJC1A8TBYreGjV1M+T3SR5LBa1ph4W02K9Xd/tvp+uHy7Wd3eL6cy9A7xN2o3e5tdi/bhx&#10;73J/9XS/qdQEqo309OJmp//z5Y8iWdxed7LLYSdZTR7ASLfr6XY+2czu8fmDISrpaXN/BbK/Fpu/&#10;bf4o/JvCj7+vp//YwuWL+Dr+fu+Fk5un/17fQrOTx93aKenrXfGATcDrJ1+dLb5Vtph93SVT+Mdh&#10;rzfq9zvJFC5lo8ve5aDvjTWdg0Xxtn6WX3YSuDwY0ZVfypvTdJj7W3v9/iVevZhc+ac6pCWyTz9s&#10;FtMr+H+pWfipptnDPRDu2j0Ws07ZyEOjNh4mxT8eN99BJ9hMdoubxXKx++Y6NCgIQa2+/LGYoqLx&#10;F24k8CdpJP/2JOZvmuBLOdskq/VP88nqfvbjdgPOAC4K99M/FcX6aT6b3G7xn1FJshX3qwBys1xs&#10;Pi+WSzQe/ly+MvhT1B8Vrfm+/vN6+vgwW+288xazJbz9erWdLzbbTlJczR5uZtAXi99uHaDJ1baY&#10;/hVwAzj4eVfMdtM5/ngHIMp/B8tWFxziABJfZwvd9WAPrLpSPhqVnYn6YZpCx3O9cAjdjfckUHKx&#10;3f06Wz8k+AOgBqCuf0++/L5FyACNRBD0ao26Iz0jsFLlgBM9DEbALakUfqsp9VlO/jd0YECDzfL+&#10;Ay7j+8/vi9UsyfzrlkI/rbxrT7+uSteu+oprbvxtA27su4q4BX9ppui823M+m/fzzHstKXoAyNDZ&#10;3ZhcuWvQYKnkJcBupOTJ1XKVPF13LvNR5m7YrpeLW+q92+L+5qdlkXyZwMTw42f8rzSuEIMBcHXr&#10;Oh/6yS/lz7vJYul/BpzLFViRFOD1fbO+/fZHgYbGfwejvpF18y5MccK6rscKU02uzmJdAHYm43bd&#10;/z6CcXHodvOzd91L5ylnMG5KE27ruj5KPcHAnHezyLpumH0P1m1dt3nErs+6eReiUeG6bu57e+Nm&#10;I5h+3XTWuu4JXRdCGmHdHHX8Hqzbuu7xrgvRvzCuc6AzGLfXK9mK1nVP6LqDyLqOZHgP1m1d93jX&#10;rQitMmAenGlc7g4dhza5al33hK5bMWGldUue0tEdb8hkZDXrtq57vOtGNNWlY+XeflxOh6kL5lrX&#10;pRWZU+S6KXiIiKnORFPVrdu67tGum0qaCjnJs2RDad5z3ap13ZO6rqSp8u6ZaKq6dVvXPd51JU2F&#10;nORZXPdyVK71tvHy6eLlVLJUyEm+D+O2jnu840qSChdZz2LbQdYu6or6pZNEy5Kjyrtn4qhqxm0d&#10;93jHrSgqqrmCMojgulRrteWFVo7g8FcwIX5e3UXWjxaA0hRCOLc271JsVngxffTVLVi6QhUtUOB2&#10;C7Ut+E/3t2UON4Z+cPewhLK5//wu6SZ9GH3cH/geXAwe48X+4yIZd5OnxD06EoLwkrWVDdKkQhwe&#10;CGFK1RKKzJOyaCeIwGTH2ukPeiMVE4ybVUvjnoEJ/I+1ZWACQ1YtGZiAsGLt9IejvooJqI+qpfHI&#10;wIQpNGvMAIW5WNWWgSqVKu9fZrkKC4iQ0NY4zSxgUvMWMK54C5jU+6ALlsbOVetXXPXjdGABk+q3&#10;gHHtG8AyqftBeql3roxrf5yZXV4awACWcfVbwKTuB3k+UDWWce2PM6vfZ9IAFjCufguY1P2gZwwR&#10;Gdf+OLM6fy4NYADLufoNYFCExt3IHLtyrv1xbnX+XBoAhi51+OLqRxll/Mql7k2N5Vz7Y7C3Pqzm&#10;0gAWMK5+BgwmhWrYn8x9baOrIyunAqgoS6DGFGv3cMjfrLdYnzsG/UM939jlGdAESOFVQxh0gsKO&#10;xD8oDDhRGIY3mD4OSuPI5cRd4HRYHFTqxN1MfFAcvRzFwUGbgEHfc+LN3hQ9AsWhMzdpHfupE2/2&#10;qth7nLh4Vf/KpW2xqDUuni86CRTP3/iBGOqXsUs4w8OPWHLpY4r5dWfk+sPD+stsvHYCu1DvTe8f&#10;ri5XXCrvgTMBOJKjq0F+41rrjbwBSC5cpzu8HAzTjdob9r1SDrUHNemN2ku7OMiwF7EAgtZgXGOC&#10;hD/c4N/ES1GdbLhK8l6qao4E/WUwLlrMuU1lOrQ4i/aqQmWqoe0NLtOz1NAmxRoKq+GFYYsJ/DBf&#10;F//sJE+wXeO6s/2/xwlW3S9/W0Gp9GWK9RHJzv3S6w9xji74lRt+ZbKaQlPXnV0Hxi388acd/Aa3&#10;PG6Kxf0cnuRfd7X+EfYs3C1cMTcG276y9+0Le1MYv9mKSd51vfPt18OyflQeDzpr63obbucxigNx&#10;XBK2PdNaZz66dAUSYcGkNe7RCT6OQ964lOAP+XrYyRJ8iPV9YJH3Mzc2BCvSxooT5fcuq8A//PQf&#10;Um4ebrv83lMZnAKQ0TbsAeknAW9oiQfbTkgJkGWk7eJjDRQopUqAXYJfByUjbRMUD7QtUDLKNjUF&#10;Dh9AYZJTBxXl96glVVUiw3dSiq6iFN9UlpLiK8ik5m1kXPUcGQQbHy+bODpmBkUnByJmcmAr4oNt&#10;GRg+khiFg0H8OeFj2dgJgsf+aDRsg8czBo+YoUZzEF+1P/0cNIAnQrZan4KAU6C0ivYA87zjGSyz&#10;ObY+fxaC7UxJtbZhTEIoM0cup5xbg5gcDc2hlQ+GzeYhA5aYhmxYrzYT4RYSTV1iInJCur5ecy4y&#10;sXHt78MmQwG7j3EjeMZZmSelCTLIT1W98WDACel6w0CSEf5mR0NnD8GFI53r2GCZljdmYZOcM76A&#10;gS1yAuSdtWBM4Z0VbNIIWF6r6Q2i3PCeTsjAJs1g643bwVPPdWwx8Wxgk8wzCunYIvbZ7G8K+6xg&#10;k0bA2kZNb5gmVP3DCRnYpBlMvSkEtIJNGsHExm2wBxsyPdwXrP7WE74A3VeLtHvSF7CwTNNbjycl&#10;TkjXG7KWHBsudWi+0ON2GPdwDaaut540gomN+8I+bNIMZn+DwsnQR8awdKph60sjQM2WprY+NwHK&#10;6FrrSyOYva3PrTDu4zpMXWuwxM1NYCHjBtiDTJrA1BmyxpVfjfu4EKMgiwyQZarOuPohMjF0NpAG&#10;MHU24CYYD3QvGEQG0JENuPolsg+Z1ZmrVSlYG1KtMXB3TZZlcFJG8Y+zRmRqBsdcfFUYL5toBodB&#10;J055wf5VQhyZUByGlSat43DhxJsth5UrP+PqyKD9YNCxsHXwCgbmVEyASzYwidLzd7jsGDh4XBCg&#10;lL9c8YLRBvAxSboe7uCUQJbCSSn+TYIA3SKbDJJ0PdzBm0xHsHLRqEkmeaBJONKpYZNB8kCTXVje&#10;aoYySO5vcuhZ2MPWCYL7G8yrXhY0TXcI2wRBuhxu4KYhZidcJXnRHIn5i/A+z189PNsJPO3qoTvZ&#10;Lcd0j68w+bqJN1s9xMjEjUTtClN0TNopyoMxSY/YPb5t42Tsniu9w/kErBjRe77eA9eBabA/kt0z&#10;67BEKGsW1FEk7upRAW6W4B84wvPFKB7LOiFl5URmEqcsIzVh8TzCgiXTiJNWkpq4BMFnAYvYvRMX&#10;k9rYeC5nYosyudPWk9rYeDZnYYvZvdOWlJrYBMFnYpNO4DJgrQ5XYffcwBC5XVRVamNr4giZ9ASX&#10;A6vYuBEaF5aa2ATBZ+ktYvfMMU1h9zS9RbWl8NRLfViLfOES6AM3LIuxL/IFqyBXYfdUbNIMNjZu&#10;BidVYoO48uOtCZs58r88ewDmhtT6tStMKXWxMhyqMCU5yn+CvM+EqMKU5MJ1uqPMmMoKU5Kjq0He&#10;y1GFKcmF63SHl6MKU5Kjq0Hey1UVpiQYBOiWUpAqTEmQLocbvCAwixDMESUTrpJ81BwJ+ssvyhEb&#10;VJi+zkGebY5Y5ogwy4sc0ZFab5YjuknbdbqoBhGmG+iNbY3pcTWmGJsJ677xBuE+1rNh7lg79jnF&#10;rSlnMu+HOfcZY+qIA+DuG3EA1aHeP9YOgC/93d+Av2wbHZ+eD4FhQvP24jNXKvP2apU/dDR6w9PT&#10;xbnc4vju9PNw+F/EwQsxPJubn7u+57Tudh4o5wFIu8RI4cbjt5sHYFcsjRSO5g9FZD0sT32NkeJs&#10;BYq45ICafcMT4jFhjkYKPhVEIwUBhA8IPHdICHaEwclRAHSYS2VHWsY5lix0G6nxeRHTUCML8cmR&#10;jFz2hjLlAZZZl4hDlZ/gClFontQeF9EkjsJRUPH03FUCKqhkdm6iEgyJgUpm5p4qVFDxxNxtOldQ&#10;1WrS81RVlmQK+yClaCtiCv0magWYUpOuQZPKhzDDgMa176RKaB+SgDg6zUZNY1V6f88+TsolrSzR&#10;tQGxAclRDhnkec5JY0K4SvJeilojuWNSziGcb4XxgQgZRGTxOgFiG2qUoQYMOtFc5MwqglAwz9GH&#10;n1TZR+o/ZqXEFFT4cOxcBI9K+vi8aJ55/lzkF5uUpvhcNMYKOGU8lMOhH/WVpvho2Gwu8is6SlN8&#10;Lhpj9VuJ6qiBlcaM/XU4oBA2vuyX9cFls3bhleJ2TzKi2kU9hMsa/Vw2xTDR2Bjk/SiZDeV7hut0&#10;hxxN6blHjKZtkUcZzJ9rizjWpkejKU/dThfZDyCTd8l+1i3XlSiyH8DXxFyGhj/AAAjecux4ChFh&#10;giPhwfG0fCRf5Ipie4Cb5BVmI7ZHoXmiNBaNqO5AKQVXbURVmoqiewsXH1ERt44riu8tXLX4XsEV&#10;x/ewH1xVmIzvUUrVWBTh+0lIUZkS4WvgpAFg8dAAxy3gpHRw0gg2OG6FcqsPfSIwdCE8noEV/Ttr&#10;aV0NF4iqInHbpnE1gKtUUDSn7fWpg4s2+0DW01XNKosBUErVXCYN4QMCDRw3hD9kSjFrXA1gguN2&#10;cK+gg5OGsMFxQ5S7feqai7b7mH0uLgcwHCIqCPAHmimaUwoCFM3V6wF0hxAbfmyHiA+csvqcUhGg&#10;gZN2MPscfsE1OITZ57QNP9qsoG34qZs12vGT97u6Q4gtP05K7XPxjh9H/Chm1Xb8KODkwGSDkw4B&#10;r6CDk4bwNIsGjhui3PJTBxft+TEdQuz6sftcvOvHnVengNN2/Sjg5MBkg+MD0x5w0hC+7EkDxw1R&#10;bvxRwEk7mGaFrQfcIbhZj8qk2lPYHNVDR9PheijkUeOqSn9/1niOU9jM6qGPt8Pm6KwaZyDkKfFv&#10;LbtOy4PuKM+18mG/SE1SlCvT35ynLOc8QE5X6W8vRU9sKhc/c7pcb2eOQwpYZc6OVf0+xwoSEgOx&#10;AEGSrtPfvkWSO4SVuNemcvXn2m+FbaJHZr5OG/RqvVUfJyEhSW9Df/u3IrlDaOnJTeUCQnoevRWA&#10;Prg5xuaa21Xs6ek+doAReUSGuCK1V6OWa0eeVIUPsKuOahOOJUOAdm1GLuPDIwJakiHWSRmcW6aD&#10;Mkr8nFmRkZbJVPNAy9HLCi4ZZVm4eIy1B5cMspCHV/XFYyx/wnZdXxEZYh2RIbgQOr5D0VhMhkAg&#10;qUJTyBBFafgtD8Y3mOC4AfaBk0Yw9YZ1y1W2Vp60rWhOWsE6wENwIXSAh6K5iAwxO5tChiiai8gQ&#10;C5zgQvaBk4YwNaftjahrLiJDrGMyxNEndEyGpjlpCFtzwh/8qdt1cBEZYoETXMgecBEZYmpOIUMU&#10;s0ZkiHVQhuBC6KAMRXMRGWJqTiFDNHDSDiY4boY94CIyxNScQoYo4CIyxDgsQ1Ah5WEZit4iKsTU&#10;m0KFaNDksGRB44PSHmjSCLbWuBU8EaJAi4gQPApDOUJM0CDlcRmK1iIaxNSaQoNo0OSQZEHjU4OE&#10;BmFsuxfHOqa+PcnD0sw5TvKArnrkPiKY55A4cEG6xhyUuWY478JKS9ETXVoaRCk/DLf4zNS3yQ68&#10;CAJ0ixekNpkoCYRbRJvhxIsgQLdEbQZREgi3iDbDkRdBgG6J2gyiJBBu4W2GQy/CdbpDNhkk6Xq4&#10;g7cYTr0I1+kO2WKQpOvhDt4iMTLhKsnL9kjOX23CAdSO129rJ85dOwHZcUQXuARapwteb/9EBicQ&#10;ubydKircCIA173laEWPEIpxs/8Tnz8Nfur+UZKIgqNr9E7OLp3Vxe5F10677aVOsp7PtdrG6N07z&#10;x3wl6kqv80U3rJXGCedNmCdXhqNVZ3NCwJ3HUU8cX5N5ch8rU3Dx6PYczJOlL5FcuM9b1fX1ysyT&#10;pbJ3wTxZensXzJOluXfBPFmaexfMk6k54Q9nYp4szb0L5snS3LtgnizNvQPmydLbO2CeTK0JZ3Cn&#10;7mr0DmSPjPq36B2+30DSO3wdJ2aeLK21zJNfad9fJYIzKARk45Q2Jx0QB+LSibdnyMLmMCRfqDrn&#10;T1Dh0jJPYC72Ncc00EmHCBMmSoxKuEW0GeikIEC3SBImDaIkEG7hbQY+KVynO2STQZKuhzt4i4FP&#10;CtfpDtlikKTr4Q7eIjFK4SrJy/ZIzl9tmSeYGf90H3bEhUtJF4ycWd+KeaLNPDbzlF1Wh223zBNM&#10;VO/2G6G4uB11JXdOq96VMKARV/CXRqe9wL4Fv4Kxh3k63XeecB8C7pSI65l4gOu+NqjEypJ5yo0v&#10;KvGaJyejf6IiWlbFKn8N1/OZJwsXX9feg0uua7tNJRoukVw0ZJ5O/KknS2UvY54scNwAVCqmfLcr&#10;lcUFpt5exjyd+GNPluZexjwZ4GTNU/OvPVke+iLmySzI4t5ABVmKWeMDYU3NCX9oyDxZ4ETN0x5w&#10;Uc2T2edexjyd+INPluZexjxZ4LgZqFpMMWtU82Rq7kXMk1WQJYqeqCBLA9dwangR92SC4w6xD1zD&#10;+UH55pMyo0Z1T0ZJlqh7KkuyFL1F7JPbm6ZNXS9inyxofHrYA63h7KB89UnTWmQDo1qM+0LJ2Sla&#10;iz/7ZPmp8tknBVr73aeWs/u6grz5Hk9o4iRcuWVqDFt0m5CffwLOztxR9z6++4Te6WrR0On31KId&#10;/vATbT475ZefqjZPWt/mKfDT1reVbQZCktizwKdxto1Rh0GAbiHCrWzzlCyjb/KULKNv8XQso2+v&#10;ZRkx+Lz5bbW97vT6Q9yO8udjGSGciaih1/lG0CXur4FFrRqd6PaOukK2bHii7XAuCcATPg5SQ8oB&#10;aZIayvoj+Lh3bc8cZ4ZQZA7npnj0fBFVRv/+yBEFFQ88m521ZqACt6w2YdmoZMhpouIxZ/NzP7ua&#10;tsRWuPKIFk1f0VY424xc/ePUOOku2grnnquYEtZkg9b2gVMCf7WPcSv4rXBKL4vOBTIMKnfCmf0M&#10;Rx6+8u9Oy1A6mkIKKdDijXC6B0hOyIYmfcCfMqJB41bwZwJp0KQNDK2JXXC2H2iEkGZQPOKhcit/&#10;IpACLdoE547xUHqbIITKk2M0V4gJIcukCiGkgZNWMMFxI+wDJ83gD0BRjKoQQho4OSAZRhXnAUmj&#10;wvpmuy3J2nzz8bYlHV1ggX0Q0ynnd1o65fItiFUowLWif7/YRVKUGdDfPJWAR9GZHHSZ/qZEArwA&#10;HtlYMH4qHTXBj8fwTbvXbfA2dNhH3LIESlJ5BvtDffpPAvS3fGxjwfi59EZNyhfE3gRxUPO/yBYG&#10;WLG9v3q637ijNe+LyWa+mP482U34725d92qWrefr5e2s+PT/AAAA//8DAFBLAwQKAAAAAAAAACEA&#10;KjIxH1gaAABYGgAAFAAAAGRycy9tZWRpYS9pbWFnZTEucG5niVBORw0KGgoAAAANSUhEUgAAAJsA&#10;AABjCAYAAACMoHL4AAAABmJLR0QA/wD/AP+gvaeTAAAACXBIWXMAAA7EAAAOxAGVKw4bAAAZ+ElE&#10;QVR4nO1deVhTR9c/SQiELWwJIqtaiijIIltZXBBQEVuJyiJS0VoRrNurVtztK+6K1lJxwdalVJEi&#10;4FIoGEGKgogoqCyKIEiDBgirhLCE+/1h7/Pm4SMhYO5NWvJ7nvPPnZOZ3zM5d+bOzDlnCACAgAh4&#10;eXnBqlWrRKnILOzt7QMVFRU5A5UhCEJAEIRAIBAQAoEwYB90d3drP3r06Kqk+GhpaT2YMGHCTmHl&#10;fX19RAAAIpHYJ0yntrb2y9ra2iWS4mRubr5LW1s772M4FRQUxPf09OgM2hiZTO4WJWFhYacQBIGP&#10;kXfv3o0CAMTQ0LD2Y+uSlERGRu4AAGTPnj07pc0FFQMDg78AAGGz2brS5oIgCKSmpnoDAPLFF19c&#10;l0R9Ct3d3YpDfh3kkGMYIEqbgBwjB3JjkwM3yI1NDtwgNzY5cIPc2OTADXJjkwM3KODRiJKSUldg&#10;YGC8trZ2Ex7tiQMLC4uSwMDAeAsLixJpc0Exb968601NTdpKSkpd0uYCADB69Oi3gYGB8XZ2doWS&#10;qI+AICIPEOSQQ2KQT6Ny4Aa5scmBG+TGJgdukBubHLhBbmxy4Aa5scmBG+TGJgduGBHG1t3drbhg&#10;wYJrR44c+VbaXGQZ69atOxEeHn4Kq/pHhLG1trZqJCUlzW9vb1eXNhdhQP52Ux9I8OKQnJzMePPm&#10;jTFW9WNibBcvXgwxMjKqFUdMTExq5s+fn/Tw4UNHLLgAAGhqarYoKyt3ov70soKWlhbNoKCgy6qq&#10;qh1EIrFPmGzZsuUgHnz09fXrsOwjTM5GEQQh9PX1Edls9ig+n0/S0tJqVlZW7gQA4HA4Ol1dXUpq&#10;amrvqVRqG5fLVUlOTmakp6fPSkxMXOjt7Z0maT5kMrln5cqVZ1JSUnw3bdp0VFNTs0XSbQwVjY2N&#10;NDc3t3svXrwYT6PRGq2srJ4K0zUxManBg9Pq1at/DA8PP1VRUfHpp59+WiHxBrAKlli6dOl5IyOj&#10;N5mZme6Cz7lcrvL+/fu3UqnU1uTkZF8EQeDmzZtzVVRUOshkcnddXd1oLPiUl5ePd3R0zB8/fnz5&#10;rVu3fCorK8cNJNXV1SZ4BJNER0evBgAkODj4Fx6PpySNgJb+wmazdQMDA69oaWk1XbhwIaSiosJU&#10;WD/19PQoDLV+TEgnJSUx1NTU2kVFCcXGxn6tq6vLbm9vV0MQBH777beFAICcP39+KRacLCwsnsOH&#10;sEWRoq2tzcHjj927d+92kKFIKgRBICQk5II4fQQASFVV1dih1o/JNJqYmLjQzMzspa6ubr0wnSlT&#10;puTU19frZmdnT/Px8fl99uzZfwB8WDliwcnb2zvN0tLy+WB66urq7Vi03x+oG5GsuBMBADg5OeXz&#10;eDyKOLpqamrvh9wAFm8Ig8FIsrGxeSJKp7S0dAIAIAkJCX4IgkBHR4cKACCnT59eKe03HA8pLS2d&#10;QCKRevPz8x2lzQUvwWTloaio2F1aWjqxtLR0ojCdhIQEf1QXAKCurk4fAEBLS6sZC06yhgkTJpRt&#10;27Ztv7+/f8LLly/NpM0HD2AyjYaEhFxMSEjwd3Jyyj927NgGX1/fFHQ1ymKxDA4dOhRx/vz5ZYaG&#10;hn/NnDkzAwDg9u3bXgAAolZlkkBFRcWnN2/e/Pz9+/dqCgoKvdu2bdsPANDT00Nua2ujqqmpvcdj&#10;aisrK5uQn5/v1NraqmFlZfXU2dk5D33x+iMgIODqV1999TPWnFCw2exRycnJjPr6el0AgPDw8FN0&#10;Or0BQRBCU1OTNoVC4amqqnYMuWKshkx0kQBCPjDt7OwevXnzxgjVj4uLW3zkyJFNWA7jsbGxX5NI&#10;pF6Ug6KiYhda1tLSoqGhodGyfPnyc3hMKbm5uc7C+qa/REREHMRrqsvOzp6qoaHRItj+s2fPLNFy&#10;e3v7gsE+kYQJpsRLS0snhIWFnXJ0dMx3cHB46ODg8HD69OlZBw4c2NLZ2UnBqwMRBIETJ06sBQDE&#10;wsLi+aVLl75ctWrVSUFjQxAElixZclFPT+8tHnx6e3tJTU1NWuIIl8tVxoMTk8n0oFAonTQareHk&#10;yZOrjh079p/+xvbDDz+sAQCExWLpy5SxyYrweDwlTU3N5kmTJj1tamrSQhAEYmJiwvsbW2xs7NcA&#10;gNTW1hpKm7M0xM3NLUdLS6uprKzMHEEQyM/Pd+xvbE+ePLEBAATdIx2KyNTxDVZoa2ujtrS0aC5f&#10;vvwndAEyUJqs0aNHvwUAQL9VRhpqampM5s6de8vc3LwcYOA+0tPTewcA0NDQQB9q/ZiG8j19+tQq&#10;JydnSk9PD1mYjo+Pz++YHI0IAM0tRiaTe8TRR3A8/K6qqhqXkZExU5STgJOTU/7UqVP/xJoLkUjs&#10;w7KPMDsb3b17938jIyOFJr5DYWBgwMLa2EgkEh/gw0oYfTbQW/v8+XNLAPGN8mNx7ty5r1evXv1j&#10;V1eXkii9iIiIQ3gYG4lE4ovbRwoKCr1DrR8TY4uOjl4TGRm5k06nN2zZsuWgvr5+nTDdzz777AEW&#10;HAShqanZYmlp+Tw6OnoNg8FItre3f9RfJy8vz3nv3r07jIyMasU5afhYpKenz1qxYkWsqqpqx/bt&#10;2/ehU9dAEFUmSbi5ud375ZdfvoyLiwsODg6O61/OYrEMVq5ceYZIJPbNmjUrfcgNYPGhOX/+/GsU&#10;CqUTr0NtcSQnJ8eNSqW2ampqNkdERBwMDg7+RUFBoefKlSuB27dv30ulUluVlZW5TCbTAw8+6Nno&#10;vXv3XKXdN6jU1NQYm5qaVigoKPSEhoae2bp1634AQI4ePbrx8OHD35qYmFQDAHLixIm1w6kfE9IM&#10;BiPJ1NS0Qtqd118eP35sS6fT62GAvSwKhdKZnp4+Ey8u+/bt2wYASEtLi4a0+0VQ3r59q2dlZVU8&#10;UB8BAHL8+PH1w60bk2nUwMCA9eTJE1ss6v4Y2NraPikrK5uQmJi48NWrV6bocxqN1hgYGBiPl98Y&#10;AAA6Vbe3t6traGi04tXuYNDT03v34MGDz27cuPFFYWGhHfL3QkBFRYXr6+ubYmtr+2TYlWPxdlRU&#10;VJgqKip2ZWRkeEn7TZVV6evrI0yZMuXPhQsX/iYr/mxYCyaJZVpaWjTPnj0bGhkZufPAgQNbPTw8&#10;7ghL/25gYMDCy61H1sDhcHSWLFly6d27d3p+fn6/CTsbdXR0fOjm5nYPaz4bNmw49tdffxmiThID&#10;ISUlxXf16tU/5uXlORsZGdUOpX5MptG4uLjgiIiIQwAAa9asiRalm5CQ4O/n5/cbFjz649WrV6an&#10;T58Oq6ys/ESYjrq6evulS5ckds+AKCQmJi68c+eOR1dXl9Ljx48nC9OLiIg4hIexNTU1aQ+2Wcvl&#10;clVYLJZBb2/vkG0HE2MzNzcv//LLL38RR3fMmDHVWHDoj1u3bs0NDg6Oa21t1RClh1cOueLiYus1&#10;a9ZEKyoqdm/duvXA+PHjXwjTnThxYikenMQBn88nDfe3mBibp6cn09PTk4lF3cMBj8ejBAcHx3V2&#10;diofPnx484IFC64Jm7LQDWCskZ6ePqunp4eclZXl7urqeh+PNgfCixcvxnM4HB2AD0dQbW1t1Nzc&#10;XJeBdHk8HiUmJmYVgUBAhrWokfZHIx7CZrN1AQDZsmXLAWlzQWX//v1bAQBpbm7WlCYPBoORBGK6&#10;OqHy1Vdf/TSctnBJcyptoEcrOjo6A95jJQ1MmjTpGcCHrQ9phhZ+/vnnN42Njd8AAKBntAsWLLg2&#10;kC6BQEAmTpxYunz58p+G05ZEVqMnTpxYl56ePsvDw+POxo0bo27dujU3JiZGrNvVtm3bth+Pj18b&#10;G5uiadOmZZ84cWId1m2JAwRBCFOnTv1z9OjRb+Pi4oKFTet4YvPmzYdZLJbBr7/+uhiL+iUysj19&#10;+tQqLS3Nm0ajNQIAVFdXj0lLS/MW57fLli07LwkOg+HkyZPfzJ49+w8HB4eCgc798AabzR7l6enJ&#10;PH78+H9cXFxy/f39E4QZnIODQwEe33WHDx/ejGX9EhnZuFyuSldXl5KSklKXiooKt6urS4nL5aqI&#10;81s1NbX3eHlZJCcnMxYtWnRl8uTJj4U5B6irq7efP39+GdZc8vLynF1cXHLF0Y2IiDh08ODBLVhz&#10;whqYbOryeDwKj8ejqKurt+O1uhsMd+/enT5nzpzUzs5OZVF62traTejqDEs0NjbSMjIyZoqja2Fh&#10;UWJtbV2MNScAgMLCQrstW7YcLC4utkZE+KwVFhbaod964gITYwsKCrqclJQ0v7m5WQuNqpImEAQh&#10;jB079nVdXZ1+ZGTkzsG2PgwMDFh4c5QFpKWleS9cuDCRy+Wq0On0BiqV2iZM9+7du9MNDQ3/GlID&#10;WCyn/fz8Euh0er20txdQaWxs1AGco5T+iWJjY/OETCZ3nzt3bjkW9WOy9eHg4FCQmpo6B/2Ow6KN&#10;oQB1C5elrY++vj5iR0eHqji6SkpKXXisVhsbG2ne3t5pw93aGAyYBLyEh4efotFojStXrjwjCzc1&#10;a2lpNdva2j4RdHmWNvLz852oVGqbOLJr1649eHAik8k9KioqXKzqx2RkKykpsfD09GRevHgxpKCg&#10;wGHOnDmpwka4RYsWXcHj/qjo6Og1Pj4+vzs4OBQsXrz4V6zbGwyampotXl5et4WVFxcXWzc0NNCn&#10;Tp36p5mZ2Us8OM2ePfuPoqIiG6zqx2SB8OOPP64ezNsDBV5eH5s2bTqamZk5o6ioyMbFxSVX1NbH&#10;Tz/9tBxrPoOBx+NRFi9e/Gttba1Rdnb2NDwWWu/evdNzcHAoWLJkyaV9+/Ztl3T9mBhbbW2tUVlZ&#10;2QRxdK2trYtHjRrFljiJfrC0tHxeUlJiMZgeXlsf4oDP55NMTU1fhYaGnt26desBrNs7e/Zs6LVr&#10;1xZkZGTMtLa2LhYV+HP8+PH/0On0hqHUP2Ju5aurq9MX5/uRRCLxh+oUiCVmzpyZ0dbWRn3w4MFn&#10;WLe1dOnSCxcvXgwRR7eqqmrc2LFjXw+l/hFjbP9UTJs2LbutrY2KR0wHm80eNZi/H4px48ZVDTV2&#10;FFOvjxcvXow/evTopry8PGfUs5NMJvdMmTIlJyIi4hCeASb/RMTFxQXfv3/fdcqUKTl4tDdq1Cg2&#10;lp80mI1sKSkpviEhIRfb2tqoA5Xr6Ohw4uPjA/F0suzt7VX4888/p4pyC6dQKDxxvYw/BiUlJRZh&#10;YWGnhZU3NjbSysvLzSkUCi8lJcV3WEHBsgYsdopTU1O9CQRCn6qq6vvTp0+vbG1tpaJlHA5H++jR&#10;oxuVlJR4JBKpNzc31xmP3XEWi6Xv7OycCzKSwHmw/GwEAqHPzs7u0YMHD5yw4lBaWjrh0aNHdvX1&#10;9XQEQaC6utrk0aNHduJIV1eX4lDbw2RkCwgIuJqSkuL75MkTW2H+87m5uS5ubm73Vq5ceebUqVPh&#10;EichgL6+PqKFhUVJeXm5+YwZMzLnz5+fJGxHHq+RDeDDSCusjEAgIFg7MdjY2BQVFxdb//DDD2vX&#10;rFkTjfUCAZNvtp6eHrKlpeVzUYEaLi4uuUZGRrWiMhxJCuiU5O/vnxAfHx8oLKwQbwwnOYskERAQ&#10;cNXV1fU+mlrWw8PjjrjpS0Ud0gsFFsNzcHDwL5MnTy4cTM/Y2Lhm3bp132M9ZdXX19MBAME6jepQ&#10;pKioyNrCwuL569evx4jSc3R0zP+YlAeyJJicjQYGBsaXlpZOrKqqGidMp6ioyIbFYhkEBgbGY8FB&#10;ENra2k00Gq1R3INvPMDlclVKSkosBkuXVVpaOvHdu3d6ePHCEpgYm4+Pz++hoaFnHR0dH165cmWR&#10;YId2dnYqnzt37utp06Zl79ixYy8eKbNIJBI/MjJyZ2xs7IqKiopPsW5PksDzcrfY2NgVJ0+e/Ka8&#10;vNwci/ox+WY7e/Zs6M8///wVl8tVCQoKukwmk3vQg3gej0fp7e1VIJFI/KioqI1RUVEbBX8bFRW1&#10;MTQ09KykOYWFhZ1uaWnRnD59+t2wsLDTws5GKRQKD6uD+o6ODtWamhoTgA9xGgAAlZWVnwgL/GUy&#10;mZ5cLldlWN9Hw8D9+/dd0QWCgYEBy8PD4w4qknAoxWQ1evny5SBxsk4OhJ07d0YGBQVdljQnFotl&#10;wGAwkgsKChxE6WF5NvrHH3/MHuqtgzQarfHBgwefffLJJ5VYcBJEfX297u3bt72YTKbnnTt3PGpr&#10;a43QMnNz83LU8Nzd3bOGE344Yo6rvLy8bjOZTE93d/csBoORLGrrIyQk5CIWHJ49ezYJHckbGhro&#10;qampcxgMRrKwkUtLS6t5xYoVsdJKv/Dy5Usz1PCysrLcm5ubtQA+OKNWV1ePGfIZsrRXKHhIc3Oz&#10;JgAgfn5+CX19fQRp80EQBAoKCuy1tLSaKioqTKXNZTB5/fr1mDNnzoSOHz++HGTtVj5h6OzsVL5+&#10;/fq89vZ2dQMDA5a3t3caHnte6F6eo6PjQ1nZY7O3t3/U1NSkLW0eA4HD4ehkZWW5M5lMTyaT6Yke&#10;7+np6b0LCgq67OnpyRSVJ1kosHgT8vPzHa2trYtu3rw5F33G4/GU3N3dM0HgSGbHjh2ReLyZfD6f&#10;SKfT67/77rvd0h4lZFkuXbr05eTJkwuJRCIfABB1dfW2uXPn3jx+/Ph6wYs3hiuYkN6zZ89OIpHI&#10;F8wXGxMTEw4AiKur673vv/9+nbOzcy6RSORjefYnKDExMeFGRkZvXr58+am0/1QEQaCkpGSiu7t7&#10;pjgSGxv7NR6c0MttTUxMqi9cuBAynNuSRQkm0yh6x7hgWqXU1NQ5ZDK5Jzk5mUGn0xsWLFhwbcyY&#10;MdWJiYkLnZyc8rHgIYjRo0e/NTQ0/MvFxSV3/fr134va+li0aNEVrPm0trZqZGVluYuj6+jo+BBr&#10;PgAfpnYmk+lZU1NjsnTp0gu7d+/+L5r+zMPD485QPXP/H7B4Q/z8/BJsbW0fCz6j0+n1Li4u9wWf&#10;6enpvcXrFjxZu7abz+cTOzo6VIRJVlbWdGNj45pNmzYd6e7uJuPBCZWysjLz6Ojo1b6+vsmamprN&#10;8LcXipWVVfGGDRuiUlNTvYcz6mEysvH5fJJgro9Xr16ZNjQ00PsndOnr6yOiMZ1YY9euXXvE2T+j&#10;UCg8PPgQicQ+UWFz06dPv5uTkzNl4sSJpW5ubvfmzZt3HQ9eAB/21MzNzctXr179I5/PJxUWFtox&#10;mUzPS5cuLTl27NiGY8eObRiO1wcmb8a33357GACQzMxMdwRBYO3atSdA4IpuBEGAy+Uqk8nk7l27&#10;dv0Xz7f2nyaenp63PTw8mNJou6mpSSsxMXFBWFjYKVNT0woQmAEGcyAYSDAhWVtba0ij0RoUFBR6&#10;tLW1OQCAGBsb13R0dKigOmlpabMBAElKSmJI+w+VZfHy8soY7mWyQ5XOzk7K7du3PSMiIg7a29sX&#10;oKtSAEB0dHQaFy5c+NupU6fChrvIwox4Tk6O29SpU7NtbW0fz549O62ysnKcYHl4eHiMiYlJNYfD&#10;0Zb2HyqrUl1dbaKtrc2xs7N7hEd7S5cuPY8al4qKSsfMmTPTDx06tLmwsHAyn88nfmz9I+a4ysrK&#10;6il6o5wo6OjocIZzl+ZQ8fbt29GXL18OElbO4XB0zp49G8rhcHT27du3Hb3LHkscPXp0U2trq4aH&#10;h8cdFxeXXEnnFxkxxrZo0aIrwgJdOByOTlVV1ThjY+M3ZmZmL2/fvu2FNR9xkgESCATku++++w6v&#10;XB9YY8QY22CIjY1dsXnz5sO///67j7gZIT8GTU1N2pmZmTOElROJxD4HB4cCWQqY/ljIjU0A27dv&#10;35ecnMx49uzZJFnJmPlvwoi4I15c2NjYFJWVlU0QN0+JHEPDiLgHQVyg3iGD5d2VNOrq6vTZbPYo&#10;YeWjRo1iD8vLQtYg7eW9rAibzdZ1dHTMBwCkrKzMHI82379/rzp37tybMMgR2r8lPeuIGdm++eab&#10;k6j/f3/09vYq5OfnO7W0tGjOmzfvOh53svN4PMqsWbPS79+/7zpnzpxUBQWF3hs3bnwRHBwcp6ys&#10;3JmZmTmjsrLyEwaDkezs7JyHNR9cIG1rx0sGO4hXU1Nr37Rp05He3l4SHnyuXr3qDwBIeHh4DIIg&#10;kJmZ6Q4CHrA8Hk8pICAgXl9fn9XQ0ECTdv9JQkbMyHb//n1XUekOqFRqG16XfwB8cE4AANizZ88u&#10;gP8lmUahpKTUdeXKlUUWFhYlUVFRGw8cOLAVL25YYcQYmyzdww7wv6sm0ftNB3JXJxAIiJmZ2Utx&#10;/d5kHSN+6wO9aSUjI2NmS0uLJl7tou5FPB6PAvA/4+v/XYnG2eLFC1NIex7HS6Kiojb4+/tfFUz1&#10;VF5ePp5GozXA399turq6bBaLpY8Hn7t3704DACQ7O3sqgnyIACORSL0+Pj630AiwvLy8zygUSueM&#10;GTPuSLv/JCFSJ4CXjB07tmr+/PnXBJ+5urreAwAkICAgPiws7JSCgkIPXn9sZ2cnRV1dvW3t2rUn&#10;0Gc7d+7cA3+7Y1laWj4jk8ndJBKp98aNG59Lu/8kIVIngNcfSyAQ+g4dOrQZfYZeMeTt7Z2KPtuw&#10;YUMUACA1NTXGePCqrq42EXS94vP5xOXLl5+jUqmtqqqq7w0NDWvj4uIWS7v/JCVSJ4CHcDgcbQBA&#10;Tp8+vRJ9duvWLR8AQM6cOROKPrt+/foXAIAUFBTYS5vzv1FGxAIBzQQkmJo+Ly/PGQBAcMMU1ZOV&#10;QOZ/G0aEsWloaLSqqam9j4+PD0QQhMDj8ShXr14NUFNTey94lVFjYyMNAOCjQ9bkGBAjwtjIZHLP&#10;+vXrv8/NzXUxMzN7aW5uXv7q1SvTJUuWXBLcTM3MzJyhoaHR+m/yIZMpSHsex0t6e3tJy5Yt+5lG&#10;ozXQaLSGxYsXx/F4PCW0vL6+nq6iotLh6+ubLG2u/1b5P5M5PddTVrS2AAAAAElFTkSuQmCCUEsD&#10;BBQABgAIAAAAIQD/dHE74AAAAAkBAAAPAAAAZHJzL2Rvd25yZXYueG1sTI9BS8NAFITvgv9heYI3&#10;u0naRo3ZlFLUUynYCuLtNfuahGbfhuw2Sf+960mPwwwz3+SrybRioN41lhXEswgEcWl1w5WCz8Pb&#10;wxMI55E1tpZJwZUcrIrbmxwzbUf+oGHvKxFK2GWooPa+y6R0ZU0G3cx2xME72d6gD7KvpO5xDOWm&#10;lUkUpdJgw2Ghxo42NZXn/cUoeB9xXM/j12F7Pm2u34fl7msbk1L3d9P6BYSnyf+F4Rc/oEMRmI72&#10;wtqJVsEymT+HqII0PAh+uogTEEcFizR5BFnk8v+D4g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w4bfc7hYAAKPFAAAOAAAAAAAAAAAAAAAAADoCAABkcnMvZTJv&#10;RG9jLnhtbFBLAQItAAoAAAAAAAAAIQAqMjEfWBoAAFgaAAAUAAAAAAAAAAAAAAAAAFQZAABkcnMv&#10;bWVkaWEvaW1hZ2UxLnBuZ1BLAQItABQABgAIAAAAIQD/dHE74AAAAAkBAAAPAAAAAAAAAAAAAAAA&#10;AN4zAABkcnMvZG93bnJldi54bWxQSwECLQAUAAYACAAAACEAqiYOvrwAAAAhAQAAGQAAAAAAAAAA&#10;AAAAAADrNAAAZHJzL19yZWxzL2Uyb0RvYy54bWwucmVsc1BLBQYAAAAABgAGAHwBAADeNQAAAAA=&#10;">
                <v:shape id="docshape68" o:spid="_x0000_s1027" type="#_x0000_t75" style="position:absolute;left:5239;top:3888;width:1165;height: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RPVwwAAANwAAAAPAAAAZHJzL2Rvd25yZXYueG1sRE9LS8NA&#10;EL4L/odlBC/SbhpQbNptkdaK2JN9H4fsmIRmZ0N2TNN/3z0IHj++93Teu1p11IbKs4HRMAFFnHtb&#10;cWFgt10NXkEFQbZYeyYDVwown93fTTGz/sLf1G2kUDGEQ4YGSpEm0zrkJTkMQ98QR+7Htw4lwrbQ&#10;tsVLDHe1TpPkRTusODaU2NCipPy8+XUG3g/Hw/b54yzdenlMV1+n0ZO4vTGPD/3bBJRQL//iP/en&#10;NZCO49p4Jh4BPbsBAAD//wMAUEsBAi0AFAAGAAgAAAAhANvh9svuAAAAhQEAABMAAAAAAAAAAAAA&#10;AAAAAAAAAFtDb250ZW50X1R5cGVzXS54bWxQSwECLQAUAAYACAAAACEAWvQsW78AAAAVAQAACwAA&#10;AAAAAAAAAAAAAAAfAQAAX3JlbHMvLnJlbHNQSwECLQAUAAYACAAAACEATRET1cMAAADcAAAADwAA&#10;AAAAAAAAAAAAAAAHAgAAZHJzL2Rvd25yZXYueG1sUEsFBgAAAAADAAMAtwAAAPcCAAAAAA==&#10;">
                  <v:imagedata r:id="rId55" o:title=""/>
                </v:shape>
                <v:line id="Line 288" o:spid="_x0000_s1028" style="position:absolute;visibility:visible;mso-wrap-style:square" from="5304,3532" to="5373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Kw4xgAAANwAAAAPAAAAZHJzL2Rvd25yZXYueG1sRI9Pa8JA&#10;FMTvBb/D8gRvdaMHaVJXKUWpXkqTlOLxkX3mj9m3IbtN4rfvFgo9DjPzG2a7n0wrBupdbVnBahmB&#10;IC6srrlU8JkfH59AOI+ssbVMCu7kYL+bPWwx0XbklIbMlyJA2CWooPK+S6R0RUUG3dJ2xMG72t6g&#10;D7Ivpe5xDHDTynUUbaTBmsNChR29VlTcsm+jID18vN/yE0o/NG+r82Vs2i/bKLWYTy/PIDxN/j/8&#10;1z5pBes4ht8z4QjI3Q8AAAD//wMAUEsBAi0AFAAGAAgAAAAhANvh9svuAAAAhQEAABMAAAAAAAAA&#10;AAAAAAAAAAAAAFtDb250ZW50X1R5cGVzXS54bWxQSwECLQAUAAYACAAAACEAWvQsW78AAAAVAQAA&#10;CwAAAAAAAAAAAAAAAAAfAQAAX3JlbHMvLnJlbHNQSwECLQAUAAYACAAAACEAl1isOMYAAADcAAAA&#10;DwAAAAAAAAAAAAAAAAAHAgAAZHJzL2Rvd25yZXYueG1sUEsFBgAAAAADAAMAtwAAAPoCAAAAAA==&#10;" strokecolor="#afafaf" strokeweight=".26061mm"/>
                <v:line id="Line 289" o:spid="_x0000_s1029" style="position:absolute;visibility:visible;mso-wrap-style:square" from="5304,3532" to="5304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J7ywAAAANwAAAAPAAAAZHJzL2Rvd25yZXYueG1sRE/LagIx&#10;FN0L/YdwC905Sa0dytQoohS69VG6vUxuJ9NObsZJHOPfm4XQ5eG8F6vkOjHSEFrPGp4LBYK49qbl&#10;RsPx8DF9AxEissHOM2m4UoDV8mGywMr4C+9o3MdG5BAOFWqwMfaVlKG25DAUvifO3I8fHMYMh0aa&#10;AS853HVyplQpHbacGyz2tLFU/+3PTsPX7/Y1jfStLF/jZj6m8lCeT1o/Pab1O4hIKf6L7+5Po+FF&#10;5fn5TD4CcnkDAAD//wMAUEsBAi0AFAAGAAgAAAAhANvh9svuAAAAhQEAABMAAAAAAAAAAAAAAAAA&#10;AAAAAFtDb250ZW50X1R5cGVzXS54bWxQSwECLQAUAAYACAAAACEAWvQsW78AAAAVAQAACwAAAAAA&#10;AAAAAAAAAAAfAQAAX3JlbHMvLnJlbHNQSwECLQAUAAYACAAAACEAn2ye8sAAAADcAAAADwAAAAAA&#10;AAAAAAAAAAAHAgAAZHJzL2Rvd25yZXYueG1sUEsFBgAAAAADAAMAtwAAAPQCAAAAAA==&#10;" strokeweight=".26061mm"/>
                <v:line id="Line 290" o:spid="_x0000_s1030" style="position:absolute;visibility:visible;mso-wrap-style:square" from="5304,3168" to="5373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TokxAAAANwAAAAPAAAAZHJzL2Rvd25yZXYueG1sRI9Pa8JA&#10;FMTvBb/D8gRvdROFUlLXUIqiXqRqKR4f2Wf+7tuQXZP47buFQo/DzPyGWaWjaURPnSstK4jnEQji&#10;zOqScwVfl+3zKwjnkTU2lknBgxyk68nTChNtBz5Rf/a5CBB2CSoovG8TKV1WkEE3ty1x8G62M+iD&#10;7HKpOxwC3DRyEUUv0mDJYaHAlj4Kyurz3Sg4bT6P9WWP0vfVLj5ch6r5tpVSs+n4/gbC0+j/w3/t&#10;vVawjGL4PROOgFz/AAAA//8DAFBLAQItABQABgAIAAAAIQDb4fbL7gAAAIUBAAATAAAAAAAAAAAA&#10;AAAAAAAAAABbQ29udGVudF9UeXBlc10ueG1sUEsBAi0AFAAGAAgAAAAhAFr0LFu/AAAAFQEAAAsA&#10;AAAAAAAAAAAAAAAAHwEAAF9yZWxzLy5yZWxzUEsBAi0AFAAGAAgAAAAhAPfFOiTEAAAA3AAAAA8A&#10;AAAAAAAAAAAAAAAABwIAAGRycy9kb3ducmV2LnhtbFBLBQYAAAAAAwADALcAAAD4AgAAAAA=&#10;" strokecolor="#afafaf" strokeweight=".26061mm"/>
                <v:line id="Line 291" o:spid="_x0000_s1031" style="position:absolute;visibility:visible;mso-wrap-style:square" from="5304,3168" to="5304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qUewwAAANwAAAAPAAAAZHJzL2Rvd25yZXYueG1sRI9PawIx&#10;FMTvhX6H8ArealKtS1mNUhSh1/oHr4/N62bt5mW7iWv89k2h4HGYmd8wi1VyrRioD41nDS9jBYK4&#10;8qbhWsNhv31+AxEissHWM2m4UYDV8vFhgaXxV/6kYRdrkSEcStRgY+xKKUNlyWEY+444e1++dxiz&#10;7GtperxmuGvlRKlCOmw4L1jsaG2p+t5dnIbjeTNLA52U5Vtcvw6p2BeXH61HT+l9DiJSivfwf/vD&#10;aJiqCfydyUdALn8BAAD//wMAUEsBAi0AFAAGAAgAAAAhANvh9svuAAAAhQEAABMAAAAAAAAAAAAA&#10;AAAAAAAAAFtDb250ZW50X1R5cGVzXS54bWxQSwECLQAUAAYACAAAACEAWvQsW78AAAAVAQAACwAA&#10;AAAAAAAAAAAAAAAfAQAAX3JlbHMvLnJlbHNQSwECLQAUAAYACAAAACEAAPKlHsMAAADcAAAADwAA&#10;AAAAAAAAAAAAAAAHAgAAZHJzL2Rvd25yZXYueG1sUEsFBgAAAAADAAMAtwAAAPcCAAAAAA==&#10;" strokeweight=".26061mm"/>
                <v:line id="Line 292" o:spid="_x0000_s1032" style="position:absolute;visibility:visible;mso-wrap-style:square" from="5304,2804" to="5373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wHIxAAAANwAAAAPAAAAZHJzL2Rvd25yZXYueG1sRI9Li8JA&#10;EITvwv6HoRe86UQFkayjyLKiXsTHsuyxybR5mOkJmTGJ/94RBI9FVX1FzZedKUVDtcstKxgNIxDE&#10;idU5pwp+z+vBDITzyBpLy6TgTg6Wi4/eHGNtWz5Sc/KpCBB2MSrIvK9iKV2SkUE3tBVx8C62NuiD&#10;rFOpa2wD3JRyHEVTaTDnsJBhRd8ZJdfTzSg4/hz21/MWpW+KzWj33xblny2U6n92qy8Qnjr/Dr/a&#10;W61gEk3geSYcAbl4AAAA//8DAFBLAQItABQABgAIAAAAIQDb4fbL7gAAAIUBAAATAAAAAAAAAAAA&#10;AAAAAAAAAABbQ29udGVudF9UeXBlc10ueG1sUEsBAi0AFAAGAAgAAAAhAFr0LFu/AAAAFQEAAAsA&#10;AAAAAAAAAAAAAAAAHwEAAF9yZWxzLy5yZWxzUEsBAi0AFAAGAAgAAAAhAGhbAcjEAAAA3AAAAA8A&#10;AAAAAAAAAAAAAAAABwIAAGRycy9kb3ducmV2LnhtbFBLBQYAAAAAAwADALcAAAD4AgAAAAA=&#10;" strokecolor="#afafaf" strokeweight=".26061mm"/>
                <v:line id="Line 293" o:spid="_x0000_s1033" style="position:absolute;visibility:visible;mso-wrap-style:square" from="5304,2804" to="5304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5jxwwAAANwAAAAPAAAAZHJzL2Rvd25yZXYueG1sRI9PawIx&#10;FMTvhX6H8Aq91aTVLmU1SrEIvfoPr4/N62bt5mW7iWv89kYQehxm5jfMbJFcKwbqQ+NZw+tIgSCu&#10;vGm41rDbrl4+QISIbLD1TBouFGAxf3yYYWn8mdc0bGItMoRDiRpsjF0pZagsOQwj3xFn78f3DmOW&#10;fS1Nj+cMd618U6qQDhvOCxY7Wlqqfjcnp2F//HpPAx2U5UtcToZUbIvTn9bPT+lzCiJSiv/he/vb&#10;aBirCdzO5CMg51cAAAD//wMAUEsBAi0AFAAGAAgAAAAhANvh9svuAAAAhQEAABMAAAAAAAAAAAAA&#10;AAAAAAAAAFtDb250ZW50X1R5cGVzXS54bWxQSwECLQAUAAYACAAAACEAWvQsW78AAAAVAQAACwAA&#10;AAAAAAAAAAAAAAAfAQAAX3JlbHMvLnJlbHNQSwECLQAUAAYACAAAACEA4FeY8cMAAADcAAAADwAA&#10;AAAAAAAAAAAAAAAHAgAAZHJzL2Rvd25yZXYueG1sUEsFBgAAAAADAAMAtwAAAPcCAAAAAA==&#10;" strokeweight=".26061mm"/>
                <v:line id="Line 294" o:spid="_x0000_s1034" style="position:absolute;visibility:visible;mso-wrap-style:square" from="5304,2440" to="5373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jwnxQAAANwAAAAPAAAAZHJzL2Rvd25yZXYueG1sRI9ba8JA&#10;FITfhf6H5Qi+6cZKS4nZiJSK9qV4KeLjIXvMxezZkN0m6b/vCgUfh5n5hklWg6lFR60rLSuYzyIQ&#10;xJnVJecKvk+b6RsI55E11pZJwS85WKVPowRjbXs+UHf0uQgQdjEqKLxvYildVpBBN7MNcfCutjXo&#10;g2xzqVvsA9zU8jmKXqXBksNCgQ29F5Tdjj9GweFj/3U77VD6rtrOPy99VZ9tpdRkPKyXIDwN/hH+&#10;b++0gkX0Avcz4QjI9A8AAP//AwBQSwECLQAUAAYACAAAACEA2+H2y+4AAACFAQAAEwAAAAAAAAAA&#10;AAAAAAAAAAAAW0NvbnRlbnRfVHlwZXNdLnhtbFBLAQItABQABgAIAAAAIQBa9CxbvwAAABUBAAAL&#10;AAAAAAAAAAAAAAAAAB8BAABfcmVscy8ucmVsc1BLAQItABQABgAIAAAAIQCI/jwnxQAAANwAAAAP&#10;AAAAAAAAAAAAAAAAAAcCAABkcnMvZG93bnJldi54bWxQSwUGAAAAAAMAAwC3AAAA+QIAAAAA&#10;" strokecolor="#afafaf" strokeweight=".26061mm"/>
                <v:line id="Line 295" o:spid="_x0000_s1035" style="position:absolute;visibility:visible;mso-wrap-style:square" from="5304,2440" to="5304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aMdwwAAANwAAAAPAAAAZHJzL2Rvd25yZXYueG1sRI9PawIx&#10;FMTvgt8hvII3TVrrUrZGEUuh1/qHXh+b1822m5ftJq7x2zeC4HGYmd8wy3VyrRioD41nDY8zBYK4&#10;8qbhWsNh/z59AREissHWM2m4UID1ajxaYmn8mT9p2MVaZAiHEjXYGLtSylBZchhmviPO3rfvHcYs&#10;+1qaHs8Z7lr5pFQhHTacFyx2tLVU/e5OTsPx522RBvpSli9x+zykYl+c/rSePKTNK4hIKd7Dt/aH&#10;0TBXBVzP5CMgV/8AAAD//wMAUEsBAi0AFAAGAAgAAAAhANvh9svuAAAAhQEAABMAAAAAAAAAAAAA&#10;AAAAAAAAAFtDb250ZW50X1R5cGVzXS54bWxQSwECLQAUAAYACAAAACEAWvQsW78AAAAVAQAACwAA&#10;AAAAAAAAAAAAAAAfAQAAX3JlbHMvLnJlbHNQSwECLQAUAAYACAAAACEAf8mjHcMAAADcAAAADwAA&#10;AAAAAAAAAAAAAAAHAgAAZHJzL2Rvd25yZXYueG1sUEsFBgAAAAADAAMAtwAAAPcCAAAAAA==&#10;" strokeweight=".26061mm"/>
                <v:line id="Line 296" o:spid="_x0000_s1036" style="position:absolute;visibility:visible;mso-wrap-style:square" from="5304,2077" to="5373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AfLxQAAANwAAAAPAAAAZHJzL2Rvd25yZXYueG1sRI9ba8JA&#10;FITfhf6H5Qi+6cYKbYnZiJSK9qV4KeLjIXvMxezZkN0m6b/vCgUfh5n5hklWg6lFR60rLSuYzyIQ&#10;xJnVJecKvk+b6RsI55E11pZJwS85WKVPowRjbXs+UHf0uQgQdjEqKLxvYildVpBBN7MNcfCutjXo&#10;g2xzqVvsA9zU8jmKXqTBksNCgQ29F5Tdjj9GweFj/3U77VD6rtrOPy99VZ9tpdRkPKyXIDwN/hH+&#10;b++0gkX0Cvcz4QjI9A8AAP//AwBQSwECLQAUAAYACAAAACEA2+H2y+4AAACFAQAAEwAAAAAAAAAA&#10;AAAAAAAAAAAAW0NvbnRlbnRfVHlwZXNdLnhtbFBLAQItABQABgAIAAAAIQBa9CxbvwAAABUBAAAL&#10;AAAAAAAAAAAAAAAAAB8BAABfcmVscy8ucmVsc1BLAQItABQABgAIAAAAIQAXYAfLxQAAANwAAAAP&#10;AAAAAAAAAAAAAAAAAAcCAABkcnMvZG93bnJldi54bWxQSwUGAAAAAAMAAwC3AAAA+QIAAAAA&#10;" strokecolor="#afafaf" strokeweight=".26061mm"/>
                <v:line id="Line 297" o:spid="_x0000_s1037" style="position:absolute;visibility:visible;mso-wrap-style:square" from="5304,2077" to="5304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pL0wAAAANwAAAAPAAAAZHJzL2Rvd25yZXYueG1sRE/LagIx&#10;FN0L/YdwC905Sa0dytQoohS69VG6vUxuJ9NObsZJHOPfm4XQ5eG8F6vkOjHSEFrPGp4LBYK49qbl&#10;RsPx8DF9AxEissHOM2m4UoDV8mGywMr4C+9o3MdG5BAOFWqwMfaVlKG25DAUvifO3I8fHMYMh0aa&#10;AS853HVyplQpHbacGyz2tLFU/+3PTsPX7/Y1jfStLF/jZj6m8lCeT1o/Pab1O4hIKf6L7+5Po+FF&#10;5bX5TD4CcnkDAAD//wMAUEsBAi0AFAAGAAgAAAAhANvh9svuAAAAhQEAABMAAAAAAAAAAAAAAAAA&#10;AAAAAFtDb250ZW50X1R5cGVzXS54bWxQSwECLQAUAAYACAAAACEAWvQsW78AAAAVAQAACwAAAAAA&#10;AAAAAAAAAAAfAQAAX3JlbHMvLnJlbHNQSwECLQAUAAYACAAAACEAYRqS9MAAAADcAAAADwAAAAAA&#10;AAAAAAAAAAAHAgAAZHJzL2Rvd25yZXYueG1sUEsFBgAAAAADAAMAtwAAAPQCAAAAAA==&#10;" strokeweight=".26061mm"/>
                <v:line id="Line 298" o:spid="_x0000_s1038" style="position:absolute;visibility:visible;mso-wrap-style:square" from="5304,1713" to="5373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zYixQAAANwAAAAPAAAAZHJzL2Rvd25yZXYueG1sRI9ba8JA&#10;FITfhf6H5Qi+6cYKpY3ZiJSK9qV4KeLjIXvMxezZkN0m6b/vCgUfh5n5hklWg6lFR60rLSuYzyIQ&#10;xJnVJecKvk+b6SsI55E11pZJwS85WKVPowRjbXs+UHf0uQgQdjEqKLxvYildVpBBN7MNcfCutjXo&#10;g2xzqVvsA9zU8jmKXqTBksNCgQ29F5Tdjj9GweFj/3U77VD6rtrOPy99VZ9tpdRkPKyXIDwN/hH+&#10;b++0gkX0Bvcz4QjI9A8AAP//AwBQSwECLQAUAAYACAAAACEA2+H2y+4AAACFAQAAEwAAAAAAAAAA&#10;AAAAAAAAAAAAW0NvbnRlbnRfVHlwZXNdLnhtbFBLAQItABQABgAIAAAAIQBa9CxbvwAAABUBAAAL&#10;AAAAAAAAAAAAAAAAAB8BAABfcmVscy8ucmVsc1BLAQItABQABgAIAAAAIQAJszYixQAAANwAAAAP&#10;AAAAAAAAAAAAAAAAAAcCAABkcnMvZG93bnJldi54bWxQSwUGAAAAAAMAAwC3AAAA+QIAAAAA&#10;" strokecolor="#afafaf" strokeweight=".26061mm"/>
                <v:line id="Line 299" o:spid="_x0000_s1039" style="position:absolute;visibility:visible;mso-wrap-style:square" from="5304,1713" to="5304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QgvwAAAANwAAAAPAAAAZHJzL2Rvd25yZXYueG1sRE/Pa8Iw&#10;FL4P9j+EN/A20+osoxrLUASv041dH82zqTYvXRNr/O+Xw8Djx/d7VUXbiZEG3zpWkE8zEMS10y03&#10;Cr6Ou9d3ED4ga+wck4I7eajWz08rLLW78SeNh9CIFMK+RAUmhL6U0teGLPqp64kTd3KDxZDg0Eg9&#10;4C2F207OsqyQFltODQZ72hiqL4erVfB93i7iSD+Z4XvYvI2xOBbXX6UmL/FjCSJQDA/xv3uvFczz&#10;ND+dSUdArv8AAAD//wMAUEsBAi0AFAAGAAgAAAAhANvh9svuAAAAhQEAABMAAAAAAAAAAAAAAAAA&#10;AAAAAFtDb250ZW50X1R5cGVzXS54bWxQSwECLQAUAAYACAAAACEAWvQsW78AAAAVAQAACwAAAAAA&#10;AAAAAAAAAAAfAQAAX3JlbHMvLnJlbHNQSwECLQAUAAYACAAAACEAGrUIL8AAAADcAAAADwAAAAAA&#10;AAAAAAAAAAAHAgAAZHJzL2Rvd25yZXYueG1sUEsFBgAAAAADAAMAtwAAAPQCAAAAAA==&#10;" strokeweight=".26061mm"/>
                <v:line id="Line 300" o:spid="_x0000_s1040" style="position:absolute;visibility:visible;mso-wrap-style:square" from="5304,1349" to="5373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Kz5xAAAANwAAAAPAAAAZHJzL2Rvd25yZXYueG1sRI9ba8JA&#10;FITfC/6H5Qh9q5tUKCW6iohS+yLeEB8P2WMuZs+G7JrEf98VCj4OM/MNM533phItNa6wrCAeRSCI&#10;U6sLzhScjuuPbxDOI2usLJOCBzmYzwZvU0y07XhP7cFnIkDYJagg975OpHRpTgbdyNbEwbvaxqAP&#10;ssmkbrALcFPJzyj6kgYLDgs51rTMKb0d7kbBfrXb3o4blL4tf+LfS1dWZ1sq9T7sFxMQnnr/Cv+3&#10;N1rBOI7heSYcATn7AwAA//8DAFBLAQItABQABgAIAAAAIQDb4fbL7gAAAIUBAAATAAAAAAAAAAAA&#10;AAAAAAAAAABbQ29udGVudF9UeXBlc10ueG1sUEsBAi0AFAAGAAgAAAAhAFr0LFu/AAAAFQEAAAsA&#10;AAAAAAAAAAAAAAAAHwEAAF9yZWxzLy5yZWxzUEsBAi0AFAAGAAgAAAAhAHIcrPnEAAAA3AAAAA8A&#10;AAAAAAAAAAAAAAAABwIAAGRycy9kb3ducmV2LnhtbFBLBQYAAAAAAwADALcAAAD4AgAAAAA=&#10;" strokecolor="#afafaf" strokeweight=".26061mm"/>
                <v:line id="Line 301" o:spid="_x0000_s1041" style="position:absolute;visibility:visible;mso-wrap-style:square" from="5304,1349" to="5304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zPDwgAAANwAAAAPAAAAZHJzL2Rvd25yZXYueG1sRI9BawIx&#10;FITvBf9DeIK3mlXbRVajiKXgtdri9bF5blY3L+smrvHfm0Khx2FmvmGW62gb0VPna8cKJuMMBHHp&#10;dM2Vgu/D5+schA/IGhvHpOBBHtarwcsSC+3u/EX9PlQiQdgXqMCE0BZS+tKQRT92LXHyTq6zGJLs&#10;Kqk7vCe4beQ0y3Jpsea0YLClraHysr9ZBT/nj/fY0zEz/Ajbtz7mh/x2VWo0jJsFiEAx/If/2jut&#10;YDaZwu+ZdATk6gkAAP//AwBQSwECLQAUAAYACAAAACEA2+H2y+4AAACFAQAAEwAAAAAAAAAAAAAA&#10;AAAAAAAAW0NvbnRlbnRfVHlwZXNdLnhtbFBLAQItABQABgAIAAAAIQBa9CxbvwAAABUBAAALAAAA&#10;AAAAAAAAAAAAAB8BAABfcmVscy8ucmVsc1BLAQItABQABgAIAAAAIQCFKzPDwgAAANwAAAAPAAAA&#10;AAAAAAAAAAAAAAcCAABkcnMvZG93bnJldi54bWxQSwUGAAAAAAMAAwC3AAAA9gIAAAAA&#10;" strokeweight=".26061mm"/>
                <v:line id="Line 302" o:spid="_x0000_s1042" style="position:absolute;visibility:visible;mso-wrap-style:square" from="5304,985" to="5373,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pcVxQAAANwAAAAPAAAAZHJzL2Rvd25yZXYueG1sRI9La8Mw&#10;EITvgfwHsYHcEtkNlOBGMSWkNLmU5kHocbG2fmplLNV2/31VCOQ4zMw3zCYdTSN66lxpWUG8jEAQ&#10;Z1aXnCu4Xt4WaxDOI2tsLJOCX3KQbqeTDSbaDnyi/uxzESDsElRQeN8mUrqsIINuaVvi4H3bzqAP&#10;ssul7nAIcNPIpyh6lgZLDgsFtrQrKKvPP0bBaf/5UV8OKH1fvcfHr6FqbrZSaj4bX19AeBr9I3xv&#10;H7SCVbyC/zPhCMjtHwAAAP//AwBQSwECLQAUAAYACAAAACEA2+H2y+4AAACFAQAAEwAAAAAAAAAA&#10;AAAAAAAAAAAAW0NvbnRlbnRfVHlwZXNdLnhtbFBLAQItABQABgAIAAAAIQBa9CxbvwAAABUBAAAL&#10;AAAAAAAAAAAAAAAAAB8BAABfcmVscy8ucmVsc1BLAQItABQABgAIAAAAIQDtgpcVxQAAANwAAAAP&#10;AAAAAAAAAAAAAAAAAAcCAABkcnMvZG93bnJldi54bWxQSwUGAAAAAAMAAwC3AAAA+QIAAAAA&#10;" strokecolor="#afafaf" strokeweight=".26061mm"/>
                <v:line id="Line 303" o:spid="_x0000_s1043" style="position:absolute;visibility:visible;mso-wrap-style:square" from="5304,985" to="5304,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g4swwAAANwAAAAPAAAAZHJzL2Rvd25yZXYueG1sRI9PawIx&#10;FMTvgt8hPMGbZrV2KatRilLw6j96fWyem203L9tNXOO3N4VCj8PM/IZZbaJtRE+drx0rmE0zEMSl&#10;0zVXCs6nj8kbCB+QNTaOScGDPGzWw8EKC+3ufKD+GCqRIOwLVGBCaAspfWnIop+6ljh5V9dZDEl2&#10;ldQd3hPcNnKeZbm0WHNaMNjS1lD5fbxZBZev3Wvs6TMz/AjbRR/zU377UWo8iu9LEIFi+A//tfda&#10;wctsAb9n0hGQ6ycAAAD//wMAUEsBAi0AFAAGAAgAAAAhANvh9svuAAAAhQEAABMAAAAAAAAAAAAA&#10;AAAAAAAAAFtDb250ZW50X1R5cGVzXS54bWxQSwECLQAUAAYACAAAACEAWvQsW78AAAAVAQAACwAA&#10;AAAAAAAAAAAAAAAfAQAAX3JlbHMvLnJlbHNQSwECLQAUAAYACAAAACEAZY4OLMMAAADcAAAADwAA&#10;AAAAAAAAAAAAAAAHAgAAZHJzL2Rvd25yZXYueG1sUEsFBgAAAAADAAMAtwAAAPcCAAAAAA==&#10;" strokeweight=".26061mm"/>
                <v:line id="Line 304" o:spid="_x0000_s1044" style="position:absolute;visibility:visible;mso-wrap-style:square" from="5304,622" to="5373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6r6xQAAANwAAAAPAAAAZHJzL2Rvd25yZXYueG1sRI9ba8JA&#10;FITfhf6H5RT6pptYlBJdpRRL7Yt4KeLjIXvMxezZkN0m8d+7guDjMDPfMPNlbyrRUuMKywriUQSC&#10;OLW64EzB3+F7+AHCeWSNlWVScCUHy8XLYI6Jth3vqN37TAQIuwQV5N7XiZQuzcmgG9maOHhn2xj0&#10;QTaZ1A12AW4qOY6iqTRYcFjIsaavnNLL/t8o2K22m8thjdK35U/8e+rK6mhLpd5e+88ZCE+9f4Yf&#10;7bVW8B5P4H4mHAG5uAEAAP//AwBQSwECLQAUAAYACAAAACEA2+H2y+4AAACFAQAAEwAAAAAAAAAA&#10;AAAAAAAAAAAAW0NvbnRlbnRfVHlwZXNdLnhtbFBLAQItABQABgAIAAAAIQBa9CxbvwAAABUBAAAL&#10;AAAAAAAAAAAAAAAAAB8BAABfcmVscy8ucmVsc1BLAQItABQABgAIAAAAIQANJ6r6xQAAANwAAAAP&#10;AAAAAAAAAAAAAAAAAAcCAABkcnMvZG93bnJldi54bWxQSwUGAAAAAAMAAwC3AAAA+QIAAAAA&#10;" strokecolor="#afafaf" strokeweight=".26061mm"/>
                <v:line id="Line 305" o:spid="_x0000_s1045" style="position:absolute;visibility:visible;mso-wrap-style:square" from="5304,622" to="5304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DXAwwAAANwAAAAPAAAAZHJzL2Rvd25yZXYueG1sRI/NasMw&#10;EITvhbyD2EJvjZw0NcWJYoJLodf8ketibS2n1sqxFEd5+6pQ6HGYmW+YVRltJ0YafOtYwWyagSCu&#10;nW65UXDYfzy/gfABWWPnmBTcyUO5njyssNDuxlsad6ERCcK+QAUmhL6Q0teGLPqp64mT9+UGiyHJ&#10;oZF6wFuC207OsyyXFltOCwZ7qgzV37urVXA8v7/GkU6Z4XuoFmPM9/n1otTTY9wsQQSK4T/81/7U&#10;Cl5mOfyeSUdArn8AAAD//wMAUEsBAi0AFAAGAAgAAAAhANvh9svuAAAAhQEAABMAAAAAAAAAAAAA&#10;AAAAAAAAAFtDb250ZW50X1R5cGVzXS54bWxQSwECLQAUAAYACAAAACEAWvQsW78AAAAVAQAACwAA&#10;AAAAAAAAAAAAAAAfAQAAX3JlbHMvLnJlbHNQSwECLQAUAAYACAAAACEA+hA1wMMAAADcAAAADwAA&#10;AAAAAAAAAAAAAAAHAgAAZHJzL2Rvd25yZXYueG1sUEsFBgAAAAADAAMAtwAAAPcCAAAAAA==&#10;" strokeweight=".26061mm"/>
                <v:shape id="docshape69" o:spid="_x0000_s1046" style="position:absolute;left:5304;top:254;width:1101;height:8;visibility:visible;mso-wrap-style:square;v-text-anchor:top" coordsize="110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ApexAAAANwAAAAPAAAAZHJzL2Rvd25yZXYueG1sRI9Ba8JA&#10;FITvBf/D8oTedBOFVqOriFRoPdXoxdsz+0yC2bfp7lbjv+8KQo/DzHzDzJedacSVnK8tK0iHCQji&#10;wuqaSwWH/WYwAeEDssbGMim4k4flovcyx0zbG+/omodSRAj7DBVUIbSZlL6oyKAf2pY4emfrDIYo&#10;XSm1w1uEm0aOkuRNGqw5LlTY0rqi4pL/GgUuv6Td92mNH1x+/Wz3oyNO761Sr/1uNQMRqAv/4Wf7&#10;UysYp+/wOBOPgFz8AQAA//8DAFBLAQItABQABgAIAAAAIQDb4fbL7gAAAIUBAAATAAAAAAAAAAAA&#10;AAAAAAAAAABbQ29udGVudF9UeXBlc10ueG1sUEsBAi0AFAAGAAgAAAAhAFr0LFu/AAAAFQEAAAsA&#10;AAAAAAAAAAAAAAAAHwEAAF9yZWxzLy5yZWxzUEsBAi0AFAAGAAgAAAAhADEUCl7EAAAA3AAAAA8A&#10;AAAAAAAAAAAAAAAABwIAAGRycy9kb3ducmV2LnhtbFBLBQYAAAAAAwADALcAAAD4AgAAAAA=&#10;" path="m,7r344,m481,7r138,m757,7r137,m1032,7r68,m,l1100,e" filled="f" strokecolor="#afafaf" strokeweight=".1303mm">
                  <v:path arrowok="t" o:connecttype="custom" o:connectlocs="0,261;344,261;481,261;619,261;757,261;894,261;1032,261;1100,261;0,254;1100,254" o:connectangles="0,0,0,0,0,0,0,0,0,0"/>
                </v:shape>
                <v:line id="Line 307" o:spid="_x0000_s1047" style="position:absolute;visibility:visible;mso-wrap-style:square" from="5304,258" to="5304,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wQpwAAAANwAAAAPAAAAZHJzL2Rvd25yZXYueG1sRE/Pa8Iw&#10;FL4P9j+EN/A20+osoxrLUASv041dH82zqTYvXRNr/O+Xw8Djx/d7VUXbiZEG3zpWkE8zEMS10y03&#10;Cr6Ou9d3ED4ga+wck4I7eajWz08rLLW78SeNh9CIFMK+RAUmhL6U0teGLPqp64kTd3KDxZDg0Eg9&#10;4C2F207OsqyQFltODQZ72hiqL4erVfB93i7iSD+Z4XvYvI2xOBbXX6UmL/FjCSJQDA/xv3uvFczz&#10;tDadSUdArv8AAAD//wMAUEsBAi0AFAAGAAgAAAAhANvh9svuAAAAhQEAABMAAAAAAAAAAAAAAAAA&#10;AAAAAFtDb250ZW50X1R5cGVzXS54bWxQSwECLQAUAAYACAAAACEAWvQsW78AAAAVAQAACwAAAAAA&#10;AAAAAAAAAAAfAQAAX3JlbHMvLnJlbHNQSwECLQAUAAYACAAAACEA5MMEKcAAAADcAAAADwAAAAAA&#10;AAAAAAAAAAAHAgAAZHJzL2Rvd25yZXYueG1sUEsFBgAAAAADAAMAtwAAAPQCAAAAAA==&#10;" strokeweight=".26061mm"/>
                <v:line id="Line 308" o:spid="_x0000_s1048" style="position:absolute;visibility:visible;mso-wrap-style:square" from="5304,3896" to="5304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6GywwAAANwAAAAPAAAAZHJzL2Rvd25yZXYueG1sRI9BawIx&#10;FITvgv8hPKE3N2uri26NUiyFXtWWXh+b1822m5ftJq7x3xtB6HGYmW+Y9TbaVgzU+8axglmWgyCu&#10;nG64VvBxfJsuQfiArLF1TAou5GG7GY/WWGp35j0Nh1CLBGFfogITQldK6StDFn3mOuLkfbveYkiy&#10;r6Xu8ZzgtpWPeV5Iiw2nBYMd7QxVv4eTVfD587qIA33lhi9hNx9icSxOf0o9TOLLM4hAMfyH7+13&#10;reBptoLbmXQE5OYKAAD//wMAUEsBAi0AFAAGAAgAAAAhANvh9svuAAAAhQEAABMAAAAAAAAAAAAA&#10;AAAAAAAAAFtDb250ZW50X1R5cGVzXS54bWxQSwECLQAUAAYACAAAACEAWvQsW78AAAAVAQAACwAA&#10;AAAAAAAAAAAAAAAfAQAAX3JlbHMvLnJlbHNQSwECLQAUAAYACAAAACEAi4+hssMAAADcAAAADwAA&#10;AAAAAAAAAAAAAAAHAgAAZHJzL2Rvd25yZXYueG1sUEsFBgAAAAADAAMAtwAAAPcCAAAAAA==&#10;" strokeweight=".26061mm"/>
                <v:shape id="docshape70" o:spid="_x0000_s1049" style="position:absolute;left:6335;top:3527;width:69;height:8;visibility:visible;mso-wrap-style:square;v-text-anchor:top" coordsize="6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DRAwgAAANwAAAAPAAAAZHJzL2Rvd25yZXYueG1sRE9LbsIw&#10;EN1X6h2sqcSuOHyEqhSDaAWoLLrA7QFG8ZAE4nEUGwicvrNA6vLp/efL3jfqQl2sAxsYDTNQxEVw&#10;NZcGfn82r2+gYkJ22AQmAzeKsFw8P80xd+HKe7rYVCoJ4ZijgSqlNtc6FhV5jMPQEgt3CJ3HJLAr&#10;tevwKuG+0eMsm2mPNUtDhS19VlSc7NlLyYc92Wk4ruxuc5uOtuH7vp4lYwYv/eodVKI+/Ysf7i9n&#10;YDKW+XJGjoBe/AEAAP//AwBQSwECLQAUAAYACAAAACEA2+H2y+4AAACFAQAAEwAAAAAAAAAAAAAA&#10;AAAAAAAAW0NvbnRlbnRfVHlwZXNdLnhtbFBLAQItABQABgAIAAAAIQBa9CxbvwAAABUBAAALAAAA&#10;AAAAAAAAAAAAAB8BAABfcmVscy8ucmVsc1BLAQItABQABgAIAAAAIQAqbDRAwgAAANwAAAAPAAAA&#10;AAAAAAAAAAAAAAcCAABkcnMvZG93bnJldi54bWxQSwUGAAAAAAMAAwC3AAAA9gIAAAAA&#10;" path="m,8r68,m,l68,e" filled="f" strokecolor="#afafaf" strokeweight=".16353mm">
                  <v:path arrowok="t" o:connecttype="custom" o:connectlocs="0,3535;68,3535;0,3527;68,3527" o:connectangles="0,0,0,0"/>
                </v:shape>
                <v:shape id="docshape71" o:spid="_x0000_s1050" style="position:absolute;left:6335;top:621;width:69;height:2547;visibility:visible;mso-wrap-style:square;v-text-anchor:top" coordsize="69,2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nzUxQAAANwAAAAPAAAAZHJzL2Rvd25yZXYueG1sRI9Pa8JA&#10;FMTvgt9heUIvUjcxKBJdQ1tIaQ9S/Hd/ZJ9JMPs2ZLcm/fZdQfA4zMxvmE02mEbcqHO1ZQXxLAJB&#10;XFhdc6ngdMxfVyCcR9bYWCYFf+Qg245HG0y17XlPt4MvRYCwS1FB5X2bSumKigy6mW2Jg3exnUEf&#10;ZFdK3WEf4KaR8yhaSoM1h4UKW/qoqLgefo2C/P1axEekOtktp/RzHr5X+8+FUi+T4W0NwtPgn+FH&#10;+0srSOYx3M+EIyC3/wAAAP//AwBQSwECLQAUAAYACAAAACEA2+H2y+4AAACFAQAAEwAAAAAAAAAA&#10;AAAAAAAAAAAAW0NvbnRlbnRfVHlwZXNdLnhtbFBLAQItABQABgAIAAAAIQBa9CxbvwAAABUBAAAL&#10;AAAAAAAAAAAAAAAAAB8BAABfcmVscy8ucmVsc1BLAQItABQABgAIAAAAIQB+knzUxQAAANwAAAAP&#10;AAAAAAAAAAAAAAAAAAcCAABkcnMvZG93bnJldi54bWxQSwUGAAAAAAMAAwC3AAAA+QIAAAAA&#10;" path="m,2546r68,m,2182r68,m,1818r68,m,1455r68,m,1091r68,m,727r68,m,363r68,m,l68,e" filled="f" strokecolor="#afafaf" strokeweight=".26061mm">
                  <v:path arrowok="t" o:connecttype="custom" o:connectlocs="0,3168;68,3168;0,2804;68,2804;0,2440;68,2440;0,2077;68,2077;0,1713;68,1713;0,1349;68,1349;0,985;68,985;0,622;68,622" o:connectangles="0,0,0,0,0,0,0,0,0,0,0,0,0,0,0,0"/>
                </v:shape>
                <v:line id="Line 311" o:spid="_x0000_s1051" style="position:absolute;visibility:visible;mso-wrap-style:square" from="6404,3896" to="6404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/l+wwAAANwAAAAPAAAAZHJzL2Rvd25yZXYueG1sRI9PawIx&#10;FMTvQr9DeIXeNNttu8hqFFGEXusfvD42z83azcu6iWv89k2h0OMwM79h5stoWzFQ7xvHCl4nGQji&#10;yumGawWH/XY8BeEDssbWMSl4kIfl4mk0x1K7O3/RsAu1SBD2JSowIXSllL4yZNFPXEecvLPrLYYk&#10;+1rqHu8JbluZZ1khLTacFgx2tDZUfe9uVsHxsvmIA50yw4+wfh9isS9uV6VenuNqBiJQDP/hv/an&#10;VvCW5/B7Jh0BufgBAAD//wMAUEsBAi0AFAAGAAgAAAAhANvh9svuAAAAhQEAABMAAAAAAAAAAAAA&#10;AAAAAAAAAFtDb250ZW50X1R5cGVzXS54bWxQSwECLQAUAAYACAAAACEAWvQsW78AAAAVAQAACwAA&#10;AAAAAAAAAAAAAAAfAQAAX3JlbHMvLnJlbHNQSwECLQAUAAYACAAAACEAS0f5fsMAAADcAAAADwAA&#10;AAAAAAAAAAAAAAAHAgAAZHJzL2Rvd25yZXYueG1sUEsFBgAAAAADAAMAtwAAAPcCAAAAAA==&#10;" strokeweight=".26061mm"/>
                <v:shape id="docshape72" o:spid="_x0000_s1052" style="position:absolute;left:5304;top:3891;width:1101;height:8;visibility:visible;mso-wrap-style:square;v-text-anchor:top" coordsize="110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64JxAAAANwAAAAPAAAAZHJzL2Rvd25yZXYueG1sRI9Bi8Iw&#10;FITvgv8hvAUvoqlVRLpNRQoLC3pZ9eDx2bxtyzYvpYm1/nsjCHscZuYbJt0OphE9da62rGAxj0AQ&#10;F1bXXCo4n75mGxDOI2tsLJOCBznYZuNRiom2d/6h/uhLESDsElRQed8mUrqiIoNublvi4P3azqAP&#10;siul7vAe4KaRcRStpcGaw0KFLeUVFX/Hm1Gwt3W/OpTTXEer9Rmvefy4XmKlJh/D7hOEp8H/h9/t&#10;b61gGS/hdSYcAZk9AQAA//8DAFBLAQItABQABgAIAAAAIQDb4fbL7gAAAIUBAAATAAAAAAAAAAAA&#10;AAAAAAAAAABbQ29udGVudF9UeXBlc10ueG1sUEsBAi0AFAAGAAgAAAAhAFr0LFu/AAAAFQEAAAsA&#10;AAAAAAAAAAAAAAAAHwEAAF9yZWxzLy5yZWxzUEsBAi0AFAAGAAgAAAAhAE6rrgnEAAAA3AAAAA8A&#10;AAAAAAAAAAAAAAAABwIAAGRycy9kb3ducmV2LnhtbFBLBQYAAAAAAwADALcAAAD4AgAAAAA=&#10;" path="m,l344,m481,l619,m757,l894,t138,l1100,m,7r1100,e" filled="f" strokeweight=".1303mm">
                  <v:path arrowok="t" o:connecttype="custom" o:connectlocs="0,3892;344,3892;481,3892;619,3892;757,3892;894,3892;1032,3892;1100,3892;0,3899;1100,3899" o:connectangles="0,0,0,0,0,0,0,0,0,0"/>
                </v:shape>
                <v:line id="Line 313" o:spid="_x0000_s1053" style="position:absolute;visibility:visible;mso-wrap-style:square" from="5304,76" to="6404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sSRwgAAANwAAAAPAAAAZHJzL2Rvd25yZXYueG1sRI9BawIx&#10;FITvgv8hPKE3zWrtIqtRxFLotdri9bF5blY3L9tNXOO/bwShx2FmvmFWm2gb0VPna8cKppMMBHHp&#10;dM2Vgu/Dx3gBwgdkjY1jUnAnD5v1cLDCQrsbf1G/D5VIEPYFKjAhtIWUvjRk0U9cS5y8k+sshiS7&#10;SuoObwluGznLslxarDktGGxpZ6i87K9Wwc/5/S32dMwM38Nu3sf8kF9/lXoZxe0SRKAY/sPP9qdW&#10;8Dqbw+NMOgJy/QcAAP//AwBQSwECLQAUAAYACAAAACEA2+H2y+4AAACFAQAAEwAAAAAAAAAAAAAA&#10;AAAAAAAAW0NvbnRlbnRfVHlwZXNdLnhtbFBLAQItABQABgAIAAAAIQBa9CxbvwAAABUBAAALAAAA&#10;AAAAAAAAAAAAAB8BAABfcmVscy8ucmVsc1BLAQItABQABgAIAAAAIQCr4sSRwgAAANwAAAAPAAAA&#10;AAAAAAAAAAAAAAcCAABkcnMvZG93bnJldi54bWxQSwUGAAAAAAMAAwC3AAAA9gIAAAAA&#10;" strokeweight=".26061mm"/>
                <v:line id="Line 314" o:spid="_x0000_s1054" style="position:absolute;visibility:visible;mso-wrap-style:square" from="5510,3532" to="5648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2BHxQAAANwAAAAPAAAAZHJzL2Rvd25yZXYueG1sRI9ba8JA&#10;FITfhf6H5RT6phstSomuIqWl+iLeEB8P2WMuZs+G7JrEf+8KQh+HmfmGmS06U4qGapdbVjAcRCCI&#10;E6tzThUcD7/9LxDOI2ssLZOCOzlYzN96M4y1bXlHzd6nIkDYxagg876KpXRJRgbdwFbEwbvY2qAP&#10;sk6lrrENcFPKURRNpMGcw0KGFX1nlFz3N6Ng97PdXA8rlL4p/obrc1uUJ1so9fHeLacgPHX+P/xq&#10;r7SCz9EYnmfCEZDzBwAAAP//AwBQSwECLQAUAAYACAAAACEA2+H2y+4AAACFAQAAEwAAAAAAAAAA&#10;AAAAAAAAAAAAW0NvbnRlbnRfVHlwZXNdLnhtbFBLAQItABQABgAIAAAAIQBa9CxbvwAAABUBAAAL&#10;AAAAAAAAAAAAAAAAAB8BAABfcmVscy8ucmVsc1BLAQItABQABgAIAAAAIQDDS2BHxQAAANwAAAAP&#10;AAAAAAAAAAAAAAAAAAcCAABkcnMvZG93bnJldi54bWxQSwUGAAAAAAMAAwC3AAAA+QIAAAAA&#10;" strokecolor="#afafaf" strokeweight=".26061mm"/>
                <v:rect id="docshape73" o:spid="_x0000_s1055" style="position:absolute;left:5372;top:3449;width:138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WJ1wwAAANwAAAAPAAAAZHJzL2Rvd25yZXYueG1sRI9fS8NA&#10;EMTfhX6HYwu+iL0Y7VFir6UURJ+E/vF9yW2TYG433J1N/PaeIPg4zMxvmPV28r26UoidsIWHRQGK&#10;uBbXcWPhfHq5X4GKCdlhL0wWvinCdjO7WWPlZOQDXY+pURnCsUILbUpDpXWsW/IYFzIQZ+8iwWPK&#10;MjTaBRwz3Pe6LAqjPXacF1ocaN9S/Xn88hZGMvtyGQ/ybj6S4SBPr7s7sfZ2Pu2eQSWa0n/4r/3m&#10;LDyWBn7P5COgNz8AAAD//wMAUEsBAi0AFAAGAAgAAAAhANvh9svuAAAAhQEAABMAAAAAAAAAAAAA&#10;AAAAAAAAAFtDb250ZW50X1R5cGVzXS54bWxQSwECLQAUAAYACAAAACEAWvQsW78AAAAVAQAACwAA&#10;AAAAAAAAAAAAAAAfAQAAX3JlbHMvLnJlbHNQSwECLQAUAAYACAAAACEAkf1idcMAAADcAAAADwAA&#10;AAAAAAAAAAAAAAAHAgAAZHJzL2Rvd25yZXYueG1sUEsFBgAAAAADAAMAtwAAAPcCAAAAAA==&#10;" fillcolor="#1f77b3" stroked="f"/>
                <v:line id="Line 316" o:spid="_x0000_s1056" style="position:absolute;visibility:visible;mso-wrap-style:square" from="5785,3535" to="6198,3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8nxwwAAANwAAAAPAAAAZHJzL2Rvd25yZXYueG1sRI9BawIx&#10;FITvBf9DeIK3mnQtVbZGUUHY9lYVz4/N62bp5mXdZHX775uC4HGYmW+Y5XpwjbhSF2rPGl6mCgRx&#10;6U3NlYbTcf+8ABEissHGM2n4pQDr1ehpibnxN/6i6yFWIkE45KjBxtjmUobSksMw9S1x8r595zAm&#10;2VXSdHhLcNfITKk36bDmtGCxpZ2l8ufQOw0ZfRZlv90X/eJk2w/7qorzRWk9GQ+bdxCRhvgI39uF&#10;0TDL5vB/Jh0BufoDAAD//wMAUEsBAi0AFAAGAAgAAAAhANvh9svuAAAAhQEAABMAAAAAAAAAAAAA&#10;AAAAAAAAAFtDb250ZW50X1R5cGVzXS54bWxQSwECLQAUAAYACAAAACEAWvQsW78AAAAVAQAACwAA&#10;AAAAAAAAAAAAAAAfAQAAX3JlbHMvLnJlbHNQSwECLQAUAAYACAAAACEAIG/J8cMAAADcAAAADwAA&#10;AAAAAAAAAAAAAAAHAgAAZHJzL2Rvd25yZXYueG1sUEsFBgAAAAADAAMAtwAAAPcCAAAAAA==&#10;" strokecolor="#afafaf" strokeweight=".16353mm"/>
                <v:shape id="docshape74" o:spid="_x0000_s1057" style="position:absolute;left:5785;top:3526;width:413;height:5;visibility:visible;mso-wrap-style:square;v-text-anchor:top" coordsize="413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IGMvwAAANwAAAAPAAAAZHJzL2Rvd25yZXYueG1sRE/LisIw&#10;FN0L8w/hDrjT1AqiHdMiwoBLXxt31+ZOW2xu2iZjM38/WQguD+e9LYJpxZMG11hWsJgnIIhLqxuu&#10;FFwv37M1COeRNbaWScEfOSjyj8kWM21HPtHz7CsRQ9hlqKD2vsukdGVNBt3cdsSR+7GDQR/hUEk9&#10;4BjDTSvTJFlJgw3Hhho72tdUPs6/RsFxf1/cdM9hc297k44BN71fKTX9DLsvEJ6Cf4tf7oNWsEzj&#10;2ngmHgGZ/wMAAP//AwBQSwECLQAUAAYACAAAACEA2+H2y+4AAACFAQAAEwAAAAAAAAAAAAAAAAAA&#10;AAAAW0NvbnRlbnRfVHlwZXNdLnhtbFBLAQItABQABgAIAAAAIQBa9CxbvwAAABUBAAALAAAAAAAA&#10;AAAAAAAAAB8BAABfcmVscy8ucmVsc1BLAQItABQABgAIAAAAIQAo2IGMvwAAANwAAAAPAAAAAAAA&#10;AAAAAAAAAAcCAABkcnMvZG93bnJldi54bWxQSwUGAAAAAAMAAwC3AAAA8wIAAAAA&#10;" path="m,l413,m,5r413,e" filled="f" strokecolor="#afafaf" strokeweight=".1306mm">
                  <v:path arrowok="t" o:connecttype="custom" o:connectlocs="0,3526;413,3526;0,3531;413,3531" o:connectangles="0,0,0,0"/>
                </v:shape>
                <v:shape id="docshape75" o:spid="_x0000_s1058" style="position:absolute;left:5510;top:3167;width:413;height:2;visibility:visible;mso-wrap-style:square;v-text-anchor:top" coordsize="41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joxQAAANwAAAAPAAAAZHJzL2Rvd25yZXYueG1sRI9Bi8Iw&#10;FITvC/6H8AQvi6Z2QdZqFBUUD4JYPXh8NM+22LzUJtb67zcLC3scZuYbZr7sTCVaalxpWcF4FIEg&#10;zqwuOVdwOW+H3yCcR9ZYWSYFb3KwXPQ+5pho++ITtanPRYCwS1BB4X2dSOmyggy6ka2Jg3ezjUEf&#10;ZJNL3eArwE0l4yiaSIMlh4UCa9oUlN3Tp1HQ7g7P06H+nD7iC+bmuM7G56tTatDvVjMQnjr/H/5r&#10;77WCr3gKv2fCEZCLHwAAAP//AwBQSwECLQAUAAYACAAAACEA2+H2y+4AAACFAQAAEwAAAAAAAAAA&#10;AAAAAAAAAAAAW0NvbnRlbnRfVHlwZXNdLnhtbFBLAQItABQABgAIAAAAIQBa9CxbvwAAABUBAAAL&#10;AAAAAAAAAAAAAAAAAB8BAABfcmVscy8ucmVsc1BLAQItABQABgAIAAAAIQDeoMjoxQAAANwAAAAP&#10;AAAAAAAAAAAAAAAAAAcCAABkcnMvZG93bnJldi54bWxQSwUGAAAAAAMAAwC3AAAA+QIAAAAA&#10;" path="m,l138,m275,l413,e" filled="f" strokecolor="#afafaf" strokeweight=".26061mm">
                  <v:path arrowok="t" o:connecttype="custom" o:connectlocs="0,0;138,0;275,0;413,0" o:connectangles="0,0,0,0"/>
                </v:shape>
                <v:shape id="docshape76" o:spid="_x0000_s1059" style="position:absolute;left:5647;top:3208;width:688;height:688;visibility:visible;mso-wrap-style:square;v-text-anchor:top" coordsize="688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da/wgAAANwAAAAPAAAAZHJzL2Rvd25yZXYueG1sRE/Pa8Iw&#10;FL4L+x/CG+ymySodUo0yhI6Jp+lg12fzbIPNS2mytttfbw6DHT++35vd5FoxUB+sZw3PCwWCuPLG&#10;cq3h81zOVyBCRDbYeiYNPxRgt32YbbAwfuQPGk6xFimEQ4Eamhi7QspQNeQwLHxHnLir7x3GBPta&#10;mh7HFO5amSn1Ih1aTg0NdrRvqLqdvp0G9Xaw+/wwfNHvhVRZ5i4/rjKtnx6n1zWISFP8F/+5342G&#10;5TLNT2fSEZDbOwAAAP//AwBQSwECLQAUAAYACAAAACEA2+H2y+4AAACFAQAAEwAAAAAAAAAAAAAA&#10;AAAAAAAAW0NvbnRlbnRfVHlwZXNdLnhtbFBLAQItABQABgAIAAAAIQBa9CxbvwAAABUBAAALAAAA&#10;AAAAAAAAAAAAAB8BAABfcmVscy8ucmVsc1BLAQItABQABgAIAAAAIQAxfda/wgAAANwAAAAPAAAA&#10;AAAAAAAAAAAAAAcCAABkcnMvZG93bnJldi54bWxQSwUGAAAAAAMAAwC3AAAA9gIAAAAA&#10;" path="m137,l,,,688r137,l137,xm413,322r-138,l275,688r138,l413,322xm688,292r-138,l550,688r138,l688,292xe" fillcolor="#1f77b3" stroked="f">
                  <v:path arrowok="t" o:connecttype="custom" o:connectlocs="137,3208;0,3208;0,3896;137,3896;137,3208;413,3530;275,3530;275,3896;413,3896;413,3530;688,3500;550,3500;550,3896;688,3896;688,3500" o:connectangles="0,0,0,0,0,0,0,0,0,0,0,0,0,0,0"/>
                </v:shape>
                <v:shape id="docshape77" o:spid="_x0000_s1060" style="position:absolute;left:5510;top:621;width:138;height:2183;visibility:visible;mso-wrap-style:square;v-text-anchor:top" coordsize="138,2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veyxQAAANwAAAAPAAAAZHJzL2Rvd25yZXYueG1sRI9Ba8JA&#10;FITvhf6H5Qm9NRsjlBJdRStSD16a9NDjc/eZBLNvw+6qsb++Wyj0OMzMN8xiNdpeXMmHzrGCaZaD&#10;INbOdNwo+Kx3z68gQkQ22DsmBXcKsFo+PiywNO7GH3StYiMShEOJCtoYh1LKoFuyGDI3ECfv5LzF&#10;mKRvpPF4S3DbyyLPX6TFjtNCiwO9taTP1cUqOBwKXR1zX2zW313cFe91/aW3Sj1NxvUcRKQx/of/&#10;2nujYDabwu+ZdATk8gcAAP//AwBQSwECLQAUAAYACAAAACEA2+H2y+4AAACFAQAAEwAAAAAAAAAA&#10;AAAAAAAAAAAAW0NvbnRlbnRfVHlwZXNdLnhtbFBLAQItABQABgAIAAAAIQBa9CxbvwAAABUBAAAL&#10;AAAAAAAAAAAAAAAAAB8BAABfcmVscy8ucmVsc1BLAQItABQABgAIAAAAIQAojveyxQAAANwAAAAP&#10;AAAAAAAAAAAAAAAAAAcCAABkcnMvZG93bnJldi54bWxQSwUGAAAAAAMAAwC3AAAA+QIAAAAA&#10;" path="m,2182r138,m,1818r138,m,1455r138,m,1091r138,m,727r138,m,363r138,m,l138,e" filled="f" strokecolor="#afafaf" strokeweight=".26061mm">
                  <v:path arrowok="t" o:connecttype="custom" o:connectlocs="0,2804;138,2804;0,2440;138,2440;0,2077;138,2077;0,1713;138,1713;0,1349;138,1349;0,985;138,985;0,622;138,622" o:connectangles="0,0,0,0,0,0,0,0,0,0,0,0,0,0"/>
                </v:shape>
                <v:rect id="docshape78" o:spid="_x0000_s1061" style="position:absolute;left:5372;top:257;width:138;height:3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H0nxAAAANwAAAAPAAAAZHJzL2Rvd25yZXYueG1sRI9BawIx&#10;FITvBf9DeIK3mnUtKqtRRJHqsdaLt+fmuVndvCybqNv+elMQehxm5htmtmhtJe7U+NKxgkE/AUGc&#10;O11yoeDwvXmfgPABWWPlmBT8kIfFvPM2w0y7B3/RfR8KESHsM1RgQqgzKX1uyKLvu5o4emfXWAxR&#10;NoXUDT4i3FYyTZKRtFhyXDBY08pQft3frIJ1OsbJ7lh++s3lci5y8/ErT1ulet12OQURqA3/4Vd7&#10;qxUMhyn8nYlHQM6fAAAA//8DAFBLAQItABQABgAIAAAAIQDb4fbL7gAAAIUBAAATAAAAAAAAAAAA&#10;AAAAAAAAAABbQ29udGVudF9UeXBlc10ueG1sUEsBAi0AFAAGAAgAAAAhAFr0LFu/AAAAFQEAAAsA&#10;AAAAAAAAAAAAAAAAHwEAAF9yZWxzLy5yZWxzUEsBAi0AFAAGAAgAAAAhADWcfSfEAAAA3AAAAA8A&#10;AAAAAAAAAAAAAAAABwIAAGRycy9kb3ducmV2LnhtbFBLBQYAAAAAAwADALcAAAD4AgAAAAA=&#10;" fillcolor="#ff7e0e" stroked="f"/>
                <v:shape id="docshape79" o:spid="_x0000_s1062" style="position:absolute;left:5785;top:621;width:138;height:2183;visibility:visible;mso-wrap-style:square;v-text-anchor:top" coordsize="138,2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MxexQAAANwAAAAPAAAAZHJzL2Rvd25yZXYueG1sRI9Ba8JA&#10;FITvQv/D8gq96aYJFEldRSvSHrw08dDj6+5rEsy+Dburpv56t1DwOMzMN8xiNdpenMmHzrGC51kG&#10;glg703Gj4FDvpnMQISIb7B2Tgl8KsFo+TBZYGnfhTzpXsREJwqFEBW2MQyll0C1ZDDM3ECfvx3mL&#10;MUnfSOPxkuC2l3mWvUiLHaeFFgd6a0kfq5NVsN/nuvrOfL5ZX7u4y9/r+ktvlXp6HNevICKN8R7+&#10;b38YBUVRwN+ZdATk8gYAAP//AwBQSwECLQAUAAYACAAAACEA2+H2y+4AAACFAQAAEwAAAAAAAAAA&#10;AAAAAAAAAAAAW0NvbnRlbnRfVHlwZXNdLnhtbFBLAQItABQABgAIAAAAIQBa9CxbvwAAABUBAAAL&#10;AAAAAAAAAAAAAAAAAB8BAABfcmVscy8ucmVsc1BLAQItABQABgAIAAAAIQC3EMxexQAAANwAAAAP&#10;AAAAAAAAAAAAAAAAAAcCAABkcnMvZG93bnJldi54bWxQSwUGAAAAAAMAAwC3AAAA+QIAAAAA&#10;" path="m,2182r138,m,1818r138,m,1455r138,m,1091r138,m,727r138,m,363r138,m,l138,e" filled="f" strokecolor="#afafaf" strokeweight=".26061mm">
                  <v:path arrowok="t" o:connecttype="custom" o:connectlocs="0,2804;138,2804;0,2440;138,2440;0,2077;138,2077;0,1713;138,1713;0,1349;138,1349;0,985;138,985;0,622;138,622" o:connectangles="0,0,0,0,0,0,0,0,0,0,0,0,0,0"/>
                </v:shape>
                <v:rect id="docshape80" o:spid="_x0000_s1063" style="position:absolute;left:5647;top:257;width:138;height:2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UDIxQAAANwAAAAPAAAAZHJzL2Rvd25yZXYueG1sRI9Ba8JA&#10;FITvhf6H5RV6q5vGoBJdRSyh6bHqxdsz+8zGZt+G7FbT/vpuQfA4zMw3zGI12FZcqPeNYwWvowQE&#10;ceV0w7WC/a54mYHwAVlj65gU/JCH1fLxYYG5dlf+pMs21CJC2OeowITQ5VL6ypBFP3IdcfROrrcY&#10;ouxrqXu8RrhtZZokE2mx4bhgsKONoepr+20VvKVTnH0cmndfnM+nujLZrzyWSj0/Des5iEBDuIdv&#10;7VIrGI8z+D8Tj4Bc/gEAAP//AwBQSwECLQAUAAYACAAAACEA2+H2y+4AAACFAQAAEwAAAAAAAAAA&#10;AAAAAAAAAAAAW0NvbnRlbnRfVHlwZXNdLnhtbFBLAQItABQABgAIAAAAIQBa9CxbvwAAABUBAAAL&#10;AAAAAAAAAAAAAAAAAB8BAABfcmVscy8ucmVsc1BLAQItABQABgAIAAAAIQDVOUDIxQAAANwAAAAP&#10;AAAAAAAAAAAAAAAAAAcCAABkcnMvZG93bnJldi54bWxQSwUGAAAAAAMAAwC3AAAA+QIAAAAA&#10;" fillcolor="#ff7e0e" stroked="f"/>
                <v:shape id="docshape81" o:spid="_x0000_s1064" style="position:absolute;left:6060;top:621;width:138;height:2547;visibility:visible;mso-wrap-style:square;v-text-anchor:top" coordsize="138,2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m7+xQAAANwAAAAPAAAAZHJzL2Rvd25yZXYueG1sRI9Bi8Iw&#10;FITvwv6H8Ba8yJpadVm6RhFB0IOIdWGvj+bZFpuXkkSt/94IgsdhZr5hZovONOJKzteWFYyGCQji&#10;wuqaSwV/x/XXDwgfkDU2lknBnTws5h+9GWba3vhA1zyUIkLYZ6igCqHNpPRFRQb90LbE0TtZZzBE&#10;6UqpHd4i3DQyTZJvabDmuFBhS6uKinN+MQrS42k72ad56c7b3WDwPxnt6k2jVP+zW/6CCNSFd/jV&#10;3mgF4/EUnmfiEZDzBwAAAP//AwBQSwECLQAUAAYACAAAACEA2+H2y+4AAACFAQAAEwAAAAAAAAAA&#10;AAAAAAAAAAAAW0NvbnRlbnRfVHlwZXNdLnhtbFBLAQItABQABgAIAAAAIQBa9CxbvwAAABUBAAAL&#10;AAAAAAAAAAAAAAAAAB8BAABfcmVscy8ucmVsc1BLAQItABQABgAIAAAAIQA3Im7+xQAAANwAAAAP&#10;AAAAAAAAAAAAAAAAAAcCAABkcnMvZG93bnJldi54bWxQSwUGAAAAAAMAAwC3AAAA+QIAAAAA&#10;" path="m,2546r137,m,2182r137,m,1818r137,m,1455r137,m,1091r137,m,727r137,m,363r137,m,l137,e" filled="f" strokecolor="#afafaf" strokeweight=".26061mm">
                  <v:path arrowok="t" o:connecttype="custom" o:connectlocs="0,3168;137,3168;0,2804;137,2804;0,2440;137,2440;0,2077;137,2077;0,1713;137,1713;0,1349;137,1349;0,985;137,985;0,622;137,622" o:connectangles="0,0,0,0,0,0,0,0,0,0,0,0,0,0,0,0"/>
                </v:shape>
                <v:shape id="docshape82" o:spid="_x0000_s1065" style="position:absolute;left:5922;top:257;width:413;height:3273;visibility:visible;mso-wrap-style:square;v-text-anchor:top" coordsize="413,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ivdwAAAANwAAAAPAAAAZHJzL2Rvd25yZXYueG1sRI/disIw&#10;EIXvBd8hjOCdplWQtRpFBGFv1LX6AEMztsVmUpqsxrc3guDl4fx8nOU6mEbcqXO1ZQXpOAFBXFhd&#10;c6ngct6NfkA4j6yxsUwKnuRgver3lphp++AT3XNfijjCLkMFlfdtJqUrKjLoxrYljt7VdgZ9lF0p&#10;dYePOG4aOUmSmTRYcyRU2NK2ouKW/5vIPbrt/jIP9BdMesoPNRXp7aDUcBA2CxCegv+GP+1frWA6&#10;ncH7TDwCcvUCAAD//wMAUEsBAi0AFAAGAAgAAAAhANvh9svuAAAAhQEAABMAAAAAAAAAAAAAAAAA&#10;AAAAAFtDb250ZW50X1R5cGVzXS54bWxQSwECLQAUAAYACAAAACEAWvQsW78AAAAVAQAACwAAAAAA&#10;AAAAAAAAAAAfAQAAX3JlbHMvLnJlbHNQSwECLQAUAAYACAAAACEAH+4r3cAAAADcAAAADwAAAAAA&#10;AAAAAAAAAAAHAgAAZHJzL2Rvd25yZXYueG1sUEsFBgAAAAADAAMAtwAAAPQCAAAAAA==&#10;" path="m138,l,,,3272r138,l138,xm413,l275,r,3242l413,3242,413,xe" fillcolor="#ff7e0e" stroked="f">
                  <v:path arrowok="t" o:connecttype="custom" o:connectlocs="138,258;0,258;0,3530;138,3530;138,258;413,258;275,258;275,3500;413,3500;413,258" o:connectangles="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1E27BDD4" wp14:editId="44A43442">
                <wp:simplePos x="0" y="0"/>
                <wp:positionH relativeFrom="page">
                  <wp:posOffset>4168140</wp:posOffset>
                </wp:positionH>
                <wp:positionV relativeFrom="paragraph">
                  <wp:posOffset>43180</wp:posOffset>
                </wp:positionV>
                <wp:extent cx="744855" cy="2894965"/>
                <wp:effectExtent l="0" t="0" r="0" b="0"/>
                <wp:wrapTopAndBottom/>
                <wp:docPr id="260" name="docshapegroup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855" cy="2894965"/>
                          <a:chOff x="6564" y="68"/>
                          <a:chExt cx="1173" cy="4559"/>
                        </a:xfrm>
                      </wpg:grpSpPr>
                      <pic:pic xmlns:pic="http://schemas.openxmlformats.org/drawingml/2006/picture">
                        <pic:nvPicPr>
                          <pic:cNvPr id="261" name="docshape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63" y="3888"/>
                            <a:ext cx="1165" cy="7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2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6629" y="3532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6629" y="35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6629" y="3168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6629" y="31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6629" y="2804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6629" y="28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6629" y="2440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6629" y="24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6629" y="2077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260"/>
                        <wps:cNvCnPr>
                          <a:cxnSpLocks noChangeShapeType="1"/>
                        </wps:cNvCnPr>
                        <wps:spPr bwMode="auto">
                          <a:xfrm>
                            <a:off x="6629" y="207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261"/>
                        <wps:cNvCnPr>
                          <a:cxnSpLocks noChangeShapeType="1"/>
                        </wps:cNvCnPr>
                        <wps:spPr bwMode="auto">
                          <a:xfrm>
                            <a:off x="6629" y="1713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Line 262"/>
                        <wps:cNvCnPr>
                          <a:cxnSpLocks noChangeShapeType="1"/>
                        </wps:cNvCnPr>
                        <wps:spPr bwMode="auto">
                          <a:xfrm>
                            <a:off x="6629" y="171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6629" y="1349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6629" y="134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6629" y="985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6629" y="9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6629" y="622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268"/>
                        <wps:cNvCnPr>
                          <a:cxnSpLocks noChangeShapeType="1"/>
                        </wps:cNvCnPr>
                        <wps:spPr bwMode="auto">
                          <a:xfrm>
                            <a:off x="6629" y="6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docshape85"/>
                        <wps:cNvSpPr>
                          <a:spLocks/>
                        </wps:cNvSpPr>
                        <wps:spPr bwMode="auto">
                          <a:xfrm>
                            <a:off x="6628" y="254"/>
                            <a:ext cx="1101" cy="8"/>
                          </a:xfrm>
                          <a:custGeom>
                            <a:avLst/>
                            <a:gdLst>
                              <a:gd name="T0" fmla="+- 0 6629 6629"/>
                              <a:gd name="T1" fmla="*/ T0 w 1101"/>
                              <a:gd name="T2" fmla="+- 0 261 254"/>
                              <a:gd name="T3" fmla="*/ 261 h 8"/>
                              <a:gd name="T4" fmla="+- 0 6972 6629"/>
                              <a:gd name="T5" fmla="*/ T4 w 1101"/>
                              <a:gd name="T6" fmla="+- 0 261 254"/>
                              <a:gd name="T7" fmla="*/ 261 h 8"/>
                              <a:gd name="T8" fmla="+- 0 7110 6629"/>
                              <a:gd name="T9" fmla="*/ T8 w 1101"/>
                              <a:gd name="T10" fmla="+- 0 261 254"/>
                              <a:gd name="T11" fmla="*/ 261 h 8"/>
                              <a:gd name="T12" fmla="+- 0 7247 6629"/>
                              <a:gd name="T13" fmla="*/ T12 w 1101"/>
                              <a:gd name="T14" fmla="+- 0 261 254"/>
                              <a:gd name="T15" fmla="*/ 261 h 8"/>
                              <a:gd name="T16" fmla="+- 0 7385 6629"/>
                              <a:gd name="T17" fmla="*/ T16 w 1101"/>
                              <a:gd name="T18" fmla="+- 0 261 254"/>
                              <a:gd name="T19" fmla="*/ 261 h 8"/>
                              <a:gd name="T20" fmla="+- 0 7522 6629"/>
                              <a:gd name="T21" fmla="*/ T20 w 1101"/>
                              <a:gd name="T22" fmla="+- 0 261 254"/>
                              <a:gd name="T23" fmla="*/ 261 h 8"/>
                              <a:gd name="T24" fmla="+- 0 7660 6629"/>
                              <a:gd name="T25" fmla="*/ T24 w 1101"/>
                              <a:gd name="T26" fmla="+- 0 261 254"/>
                              <a:gd name="T27" fmla="*/ 261 h 8"/>
                              <a:gd name="T28" fmla="+- 0 7729 6629"/>
                              <a:gd name="T29" fmla="*/ T28 w 1101"/>
                              <a:gd name="T30" fmla="+- 0 261 254"/>
                              <a:gd name="T31" fmla="*/ 261 h 8"/>
                              <a:gd name="T32" fmla="+- 0 6629 6629"/>
                              <a:gd name="T33" fmla="*/ T32 w 1101"/>
                              <a:gd name="T34" fmla="+- 0 254 254"/>
                              <a:gd name="T35" fmla="*/ 254 h 8"/>
                              <a:gd name="T36" fmla="+- 0 7729 6629"/>
                              <a:gd name="T37" fmla="*/ T36 w 1101"/>
                              <a:gd name="T38" fmla="+- 0 254 254"/>
                              <a:gd name="T39" fmla="*/ 254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1" h="8">
                                <a:moveTo>
                                  <a:pt x="0" y="7"/>
                                </a:moveTo>
                                <a:lnTo>
                                  <a:pt x="343" y="7"/>
                                </a:lnTo>
                                <a:moveTo>
                                  <a:pt x="481" y="7"/>
                                </a:moveTo>
                                <a:lnTo>
                                  <a:pt x="618" y="7"/>
                                </a:lnTo>
                                <a:moveTo>
                                  <a:pt x="756" y="7"/>
                                </a:moveTo>
                                <a:lnTo>
                                  <a:pt x="893" y="7"/>
                                </a:lnTo>
                                <a:moveTo>
                                  <a:pt x="1031" y="7"/>
                                </a:moveTo>
                                <a:lnTo>
                                  <a:pt x="1100" y="7"/>
                                </a:lnTo>
                                <a:moveTo>
                                  <a:pt x="0" y="0"/>
                                </a:moveTo>
                                <a:lnTo>
                                  <a:pt x="1100" y="0"/>
                                </a:lnTo>
                              </a:path>
                            </a:pathLst>
                          </a:custGeom>
                          <a:noFill/>
                          <a:ln w="4691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Line 270"/>
                        <wps:cNvCnPr>
                          <a:cxnSpLocks noChangeShapeType="1"/>
                        </wps:cNvCnPr>
                        <wps:spPr bwMode="auto">
                          <a:xfrm>
                            <a:off x="6629" y="2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6629" y="3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docshape86"/>
                        <wps:cNvSpPr>
                          <a:spLocks/>
                        </wps:cNvSpPr>
                        <wps:spPr bwMode="auto">
                          <a:xfrm>
                            <a:off x="7659" y="621"/>
                            <a:ext cx="69" cy="2911"/>
                          </a:xfrm>
                          <a:custGeom>
                            <a:avLst/>
                            <a:gdLst>
                              <a:gd name="T0" fmla="+- 0 7660 7660"/>
                              <a:gd name="T1" fmla="*/ T0 w 69"/>
                              <a:gd name="T2" fmla="+- 0 3532 622"/>
                              <a:gd name="T3" fmla="*/ 3532 h 2911"/>
                              <a:gd name="T4" fmla="+- 0 7729 7660"/>
                              <a:gd name="T5" fmla="*/ T4 w 69"/>
                              <a:gd name="T6" fmla="+- 0 3532 622"/>
                              <a:gd name="T7" fmla="*/ 3532 h 2911"/>
                              <a:gd name="T8" fmla="+- 0 7660 7660"/>
                              <a:gd name="T9" fmla="*/ T8 w 69"/>
                              <a:gd name="T10" fmla="+- 0 3168 622"/>
                              <a:gd name="T11" fmla="*/ 3168 h 2911"/>
                              <a:gd name="T12" fmla="+- 0 7729 7660"/>
                              <a:gd name="T13" fmla="*/ T12 w 69"/>
                              <a:gd name="T14" fmla="+- 0 3168 622"/>
                              <a:gd name="T15" fmla="*/ 3168 h 2911"/>
                              <a:gd name="T16" fmla="+- 0 7660 7660"/>
                              <a:gd name="T17" fmla="*/ T16 w 69"/>
                              <a:gd name="T18" fmla="+- 0 2804 622"/>
                              <a:gd name="T19" fmla="*/ 2804 h 2911"/>
                              <a:gd name="T20" fmla="+- 0 7729 7660"/>
                              <a:gd name="T21" fmla="*/ T20 w 69"/>
                              <a:gd name="T22" fmla="+- 0 2804 622"/>
                              <a:gd name="T23" fmla="*/ 2804 h 2911"/>
                              <a:gd name="T24" fmla="+- 0 7660 7660"/>
                              <a:gd name="T25" fmla="*/ T24 w 69"/>
                              <a:gd name="T26" fmla="+- 0 2440 622"/>
                              <a:gd name="T27" fmla="*/ 2440 h 2911"/>
                              <a:gd name="T28" fmla="+- 0 7729 7660"/>
                              <a:gd name="T29" fmla="*/ T28 w 69"/>
                              <a:gd name="T30" fmla="+- 0 2440 622"/>
                              <a:gd name="T31" fmla="*/ 2440 h 2911"/>
                              <a:gd name="T32" fmla="+- 0 7660 7660"/>
                              <a:gd name="T33" fmla="*/ T32 w 69"/>
                              <a:gd name="T34" fmla="+- 0 2077 622"/>
                              <a:gd name="T35" fmla="*/ 2077 h 2911"/>
                              <a:gd name="T36" fmla="+- 0 7729 7660"/>
                              <a:gd name="T37" fmla="*/ T36 w 69"/>
                              <a:gd name="T38" fmla="+- 0 2077 622"/>
                              <a:gd name="T39" fmla="*/ 2077 h 2911"/>
                              <a:gd name="T40" fmla="+- 0 7660 7660"/>
                              <a:gd name="T41" fmla="*/ T40 w 69"/>
                              <a:gd name="T42" fmla="+- 0 1713 622"/>
                              <a:gd name="T43" fmla="*/ 1713 h 2911"/>
                              <a:gd name="T44" fmla="+- 0 7729 7660"/>
                              <a:gd name="T45" fmla="*/ T44 w 69"/>
                              <a:gd name="T46" fmla="+- 0 1713 622"/>
                              <a:gd name="T47" fmla="*/ 1713 h 2911"/>
                              <a:gd name="T48" fmla="+- 0 7660 7660"/>
                              <a:gd name="T49" fmla="*/ T48 w 69"/>
                              <a:gd name="T50" fmla="+- 0 1349 622"/>
                              <a:gd name="T51" fmla="*/ 1349 h 2911"/>
                              <a:gd name="T52" fmla="+- 0 7729 7660"/>
                              <a:gd name="T53" fmla="*/ T52 w 69"/>
                              <a:gd name="T54" fmla="+- 0 1349 622"/>
                              <a:gd name="T55" fmla="*/ 1349 h 2911"/>
                              <a:gd name="T56" fmla="+- 0 7660 7660"/>
                              <a:gd name="T57" fmla="*/ T56 w 69"/>
                              <a:gd name="T58" fmla="+- 0 985 622"/>
                              <a:gd name="T59" fmla="*/ 985 h 2911"/>
                              <a:gd name="T60" fmla="+- 0 7729 7660"/>
                              <a:gd name="T61" fmla="*/ T60 w 69"/>
                              <a:gd name="T62" fmla="+- 0 985 622"/>
                              <a:gd name="T63" fmla="*/ 985 h 2911"/>
                              <a:gd name="T64" fmla="+- 0 7660 7660"/>
                              <a:gd name="T65" fmla="*/ T64 w 69"/>
                              <a:gd name="T66" fmla="+- 0 622 622"/>
                              <a:gd name="T67" fmla="*/ 622 h 2911"/>
                              <a:gd name="T68" fmla="+- 0 7729 7660"/>
                              <a:gd name="T69" fmla="*/ T68 w 69"/>
                              <a:gd name="T70" fmla="+- 0 622 622"/>
                              <a:gd name="T71" fmla="*/ 622 h 29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" h="2911">
                                <a:moveTo>
                                  <a:pt x="0" y="2910"/>
                                </a:moveTo>
                                <a:lnTo>
                                  <a:pt x="69" y="2910"/>
                                </a:lnTo>
                                <a:moveTo>
                                  <a:pt x="0" y="2546"/>
                                </a:moveTo>
                                <a:lnTo>
                                  <a:pt x="69" y="2546"/>
                                </a:lnTo>
                                <a:moveTo>
                                  <a:pt x="0" y="2182"/>
                                </a:moveTo>
                                <a:lnTo>
                                  <a:pt x="69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69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69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69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69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69" y="363"/>
                                </a:lnTo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7729" y="3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docshape87"/>
                        <wps:cNvSpPr>
                          <a:spLocks/>
                        </wps:cNvSpPr>
                        <wps:spPr bwMode="auto">
                          <a:xfrm>
                            <a:off x="6628" y="3891"/>
                            <a:ext cx="1101" cy="8"/>
                          </a:xfrm>
                          <a:custGeom>
                            <a:avLst/>
                            <a:gdLst>
                              <a:gd name="T0" fmla="+- 0 6629 6629"/>
                              <a:gd name="T1" fmla="*/ T0 w 1101"/>
                              <a:gd name="T2" fmla="+- 0 3892 3892"/>
                              <a:gd name="T3" fmla="*/ 3892 h 8"/>
                              <a:gd name="T4" fmla="+- 0 6972 6629"/>
                              <a:gd name="T5" fmla="*/ T4 w 1101"/>
                              <a:gd name="T6" fmla="+- 0 3892 3892"/>
                              <a:gd name="T7" fmla="*/ 3892 h 8"/>
                              <a:gd name="T8" fmla="+- 0 7110 6629"/>
                              <a:gd name="T9" fmla="*/ T8 w 1101"/>
                              <a:gd name="T10" fmla="+- 0 3892 3892"/>
                              <a:gd name="T11" fmla="*/ 3892 h 8"/>
                              <a:gd name="T12" fmla="+- 0 7247 6629"/>
                              <a:gd name="T13" fmla="*/ T12 w 1101"/>
                              <a:gd name="T14" fmla="+- 0 3892 3892"/>
                              <a:gd name="T15" fmla="*/ 3892 h 8"/>
                              <a:gd name="T16" fmla="+- 0 7385 6629"/>
                              <a:gd name="T17" fmla="*/ T16 w 1101"/>
                              <a:gd name="T18" fmla="+- 0 3892 3892"/>
                              <a:gd name="T19" fmla="*/ 3892 h 8"/>
                              <a:gd name="T20" fmla="+- 0 7522 6629"/>
                              <a:gd name="T21" fmla="*/ T20 w 1101"/>
                              <a:gd name="T22" fmla="+- 0 3892 3892"/>
                              <a:gd name="T23" fmla="*/ 3892 h 8"/>
                              <a:gd name="T24" fmla="+- 0 7660 6629"/>
                              <a:gd name="T25" fmla="*/ T24 w 1101"/>
                              <a:gd name="T26" fmla="+- 0 3892 3892"/>
                              <a:gd name="T27" fmla="*/ 3892 h 8"/>
                              <a:gd name="T28" fmla="+- 0 7729 6629"/>
                              <a:gd name="T29" fmla="*/ T28 w 1101"/>
                              <a:gd name="T30" fmla="+- 0 3892 3892"/>
                              <a:gd name="T31" fmla="*/ 3892 h 8"/>
                              <a:gd name="T32" fmla="+- 0 6629 6629"/>
                              <a:gd name="T33" fmla="*/ T32 w 1101"/>
                              <a:gd name="T34" fmla="+- 0 3899 3892"/>
                              <a:gd name="T35" fmla="*/ 3899 h 8"/>
                              <a:gd name="T36" fmla="+- 0 7729 6629"/>
                              <a:gd name="T37" fmla="*/ T36 w 1101"/>
                              <a:gd name="T38" fmla="+- 0 3899 3892"/>
                              <a:gd name="T39" fmla="*/ 3899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1" h="8">
                                <a:moveTo>
                                  <a:pt x="0" y="0"/>
                                </a:moveTo>
                                <a:lnTo>
                                  <a:pt x="343" y="0"/>
                                </a:lnTo>
                                <a:moveTo>
                                  <a:pt x="481" y="0"/>
                                </a:moveTo>
                                <a:lnTo>
                                  <a:pt x="618" y="0"/>
                                </a:lnTo>
                                <a:moveTo>
                                  <a:pt x="756" y="0"/>
                                </a:moveTo>
                                <a:lnTo>
                                  <a:pt x="893" y="0"/>
                                </a:lnTo>
                                <a:moveTo>
                                  <a:pt x="1031" y="0"/>
                                </a:moveTo>
                                <a:lnTo>
                                  <a:pt x="1100" y="0"/>
                                </a:lnTo>
                                <a:moveTo>
                                  <a:pt x="0" y="7"/>
                                </a:moveTo>
                                <a:lnTo>
                                  <a:pt x="1100" y="7"/>
                                </a:lnTo>
                              </a:path>
                            </a:pathLst>
                          </a:custGeom>
                          <a:noFill/>
                          <a:ln w="469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6629" y="76"/>
                            <a:ext cx="110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276"/>
                        <wps:cNvCnPr>
                          <a:cxnSpLocks noChangeShapeType="1"/>
                        </wps:cNvCnPr>
                        <wps:spPr bwMode="auto">
                          <a:xfrm>
                            <a:off x="6835" y="3532"/>
                            <a:ext cx="137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docshape88"/>
                        <wps:cNvSpPr>
                          <a:spLocks/>
                        </wps:cNvSpPr>
                        <wps:spPr bwMode="auto">
                          <a:xfrm>
                            <a:off x="6697" y="3327"/>
                            <a:ext cx="413" cy="568"/>
                          </a:xfrm>
                          <a:custGeom>
                            <a:avLst/>
                            <a:gdLst>
                              <a:gd name="T0" fmla="+- 0 6835 6697"/>
                              <a:gd name="T1" fmla="*/ T0 w 413"/>
                              <a:gd name="T2" fmla="+- 0 3328 3328"/>
                              <a:gd name="T3" fmla="*/ 3328 h 568"/>
                              <a:gd name="T4" fmla="+- 0 6697 6697"/>
                              <a:gd name="T5" fmla="*/ T4 w 413"/>
                              <a:gd name="T6" fmla="+- 0 3328 3328"/>
                              <a:gd name="T7" fmla="*/ 3328 h 568"/>
                              <a:gd name="T8" fmla="+- 0 6697 6697"/>
                              <a:gd name="T9" fmla="*/ T8 w 413"/>
                              <a:gd name="T10" fmla="+- 0 3896 3328"/>
                              <a:gd name="T11" fmla="*/ 3896 h 568"/>
                              <a:gd name="T12" fmla="+- 0 6835 6697"/>
                              <a:gd name="T13" fmla="*/ T12 w 413"/>
                              <a:gd name="T14" fmla="+- 0 3896 3328"/>
                              <a:gd name="T15" fmla="*/ 3896 h 568"/>
                              <a:gd name="T16" fmla="+- 0 6835 6697"/>
                              <a:gd name="T17" fmla="*/ T16 w 413"/>
                              <a:gd name="T18" fmla="+- 0 3328 3328"/>
                              <a:gd name="T19" fmla="*/ 3328 h 568"/>
                              <a:gd name="T20" fmla="+- 0 7110 6697"/>
                              <a:gd name="T21" fmla="*/ T20 w 413"/>
                              <a:gd name="T22" fmla="+- 0 3740 3328"/>
                              <a:gd name="T23" fmla="*/ 3740 h 568"/>
                              <a:gd name="T24" fmla="+- 0 6972 6697"/>
                              <a:gd name="T25" fmla="*/ T24 w 413"/>
                              <a:gd name="T26" fmla="+- 0 3740 3328"/>
                              <a:gd name="T27" fmla="*/ 3740 h 568"/>
                              <a:gd name="T28" fmla="+- 0 6972 6697"/>
                              <a:gd name="T29" fmla="*/ T28 w 413"/>
                              <a:gd name="T30" fmla="+- 0 3896 3328"/>
                              <a:gd name="T31" fmla="*/ 3896 h 568"/>
                              <a:gd name="T32" fmla="+- 0 7110 6697"/>
                              <a:gd name="T33" fmla="*/ T32 w 413"/>
                              <a:gd name="T34" fmla="+- 0 3896 3328"/>
                              <a:gd name="T35" fmla="*/ 3896 h 568"/>
                              <a:gd name="T36" fmla="+- 0 7110 6697"/>
                              <a:gd name="T37" fmla="*/ T36 w 413"/>
                              <a:gd name="T38" fmla="+- 0 3740 3328"/>
                              <a:gd name="T39" fmla="*/ 3740 h 5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3" h="568">
                                <a:moveTo>
                                  <a:pt x="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8"/>
                                </a:lnTo>
                                <a:lnTo>
                                  <a:pt x="138" y="568"/>
                                </a:lnTo>
                                <a:lnTo>
                                  <a:pt x="138" y="0"/>
                                </a:lnTo>
                                <a:close/>
                                <a:moveTo>
                                  <a:pt x="413" y="412"/>
                                </a:moveTo>
                                <a:lnTo>
                                  <a:pt x="275" y="412"/>
                                </a:lnTo>
                                <a:lnTo>
                                  <a:pt x="275" y="568"/>
                                </a:lnTo>
                                <a:lnTo>
                                  <a:pt x="413" y="568"/>
                                </a:lnTo>
                                <a:lnTo>
                                  <a:pt x="413" y="4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docshape89"/>
                        <wps:cNvSpPr>
                          <a:spLocks/>
                        </wps:cNvSpPr>
                        <wps:spPr bwMode="auto">
                          <a:xfrm>
                            <a:off x="7109" y="2804"/>
                            <a:ext cx="413" cy="728"/>
                          </a:xfrm>
                          <a:custGeom>
                            <a:avLst/>
                            <a:gdLst>
                              <a:gd name="T0" fmla="+- 0 7110 7110"/>
                              <a:gd name="T1" fmla="*/ T0 w 413"/>
                              <a:gd name="T2" fmla="+- 0 3532 2804"/>
                              <a:gd name="T3" fmla="*/ 3532 h 728"/>
                              <a:gd name="T4" fmla="+- 0 7247 7110"/>
                              <a:gd name="T5" fmla="*/ T4 w 413"/>
                              <a:gd name="T6" fmla="+- 0 3532 2804"/>
                              <a:gd name="T7" fmla="*/ 3532 h 728"/>
                              <a:gd name="T8" fmla="+- 0 7385 7110"/>
                              <a:gd name="T9" fmla="*/ T8 w 413"/>
                              <a:gd name="T10" fmla="+- 0 3532 2804"/>
                              <a:gd name="T11" fmla="*/ 3532 h 728"/>
                              <a:gd name="T12" fmla="+- 0 7522 7110"/>
                              <a:gd name="T13" fmla="*/ T12 w 413"/>
                              <a:gd name="T14" fmla="+- 0 3532 2804"/>
                              <a:gd name="T15" fmla="*/ 3532 h 728"/>
                              <a:gd name="T16" fmla="+- 0 7110 7110"/>
                              <a:gd name="T17" fmla="*/ T16 w 413"/>
                              <a:gd name="T18" fmla="+- 0 3168 2804"/>
                              <a:gd name="T19" fmla="*/ 3168 h 728"/>
                              <a:gd name="T20" fmla="+- 0 7247 7110"/>
                              <a:gd name="T21" fmla="*/ T20 w 413"/>
                              <a:gd name="T22" fmla="+- 0 3168 2804"/>
                              <a:gd name="T23" fmla="*/ 3168 h 728"/>
                              <a:gd name="T24" fmla="+- 0 7385 7110"/>
                              <a:gd name="T25" fmla="*/ T24 w 413"/>
                              <a:gd name="T26" fmla="+- 0 3168 2804"/>
                              <a:gd name="T27" fmla="*/ 3168 h 728"/>
                              <a:gd name="T28" fmla="+- 0 7522 7110"/>
                              <a:gd name="T29" fmla="*/ T28 w 413"/>
                              <a:gd name="T30" fmla="+- 0 3168 2804"/>
                              <a:gd name="T31" fmla="*/ 3168 h 728"/>
                              <a:gd name="T32" fmla="+- 0 7110 7110"/>
                              <a:gd name="T33" fmla="*/ T32 w 413"/>
                              <a:gd name="T34" fmla="+- 0 2804 2804"/>
                              <a:gd name="T35" fmla="*/ 2804 h 728"/>
                              <a:gd name="T36" fmla="+- 0 7247 7110"/>
                              <a:gd name="T37" fmla="*/ T36 w 413"/>
                              <a:gd name="T38" fmla="+- 0 2804 2804"/>
                              <a:gd name="T39" fmla="*/ 2804 h 728"/>
                              <a:gd name="T40" fmla="+- 0 7385 7110"/>
                              <a:gd name="T41" fmla="*/ T40 w 413"/>
                              <a:gd name="T42" fmla="+- 0 2804 2804"/>
                              <a:gd name="T43" fmla="*/ 2804 h 728"/>
                              <a:gd name="T44" fmla="+- 0 7522 7110"/>
                              <a:gd name="T45" fmla="*/ T44 w 413"/>
                              <a:gd name="T46" fmla="+- 0 2804 2804"/>
                              <a:gd name="T47" fmla="*/ 2804 h 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13" h="728">
                                <a:moveTo>
                                  <a:pt x="0" y="728"/>
                                </a:moveTo>
                                <a:lnTo>
                                  <a:pt x="137" y="728"/>
                                </a:lnTo>
                                <a:moveTo>
                                  <a:pt x="275" y="728"/>
                                </a:moveTo>
                                <a:lnTo>
                                  <a:pt x="412" y="728"/>
                                </a:lnTo>
                                <a:moveTo>
                                  <a:pt x="0" y="364"/>
                                </a:moveTo>
                                <a:lnTo>
                                  <a:pt x="137" y="364"/>
                                </a:lnTo>
                                <a:moveTo>
                                  <a:pt x="275" y="364"/>
                                </a:moveTo>
                                <a:lnTo>
                                  <a:pt x="412" y="364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  <a:moveTo>
                                  <a:pt x="275" y="0"/>
                                </a:moveTo>
                                <a:lnTo>
                                  <a:pt x="412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docshape90"/>
                        <wps:cNvSpPr>
                          <a:spLocks/>
                        </wps:cNvSpPr>
                        <wps:spPr bwMode="auto">
                          <a:xfrm>
                            <a:off x="7247" y="2654"/>
                            <a:ext cx="413" cy="1241"/>
                          </a:xfrm>
                          <a:custGeom>
                            <a:avLst/>
                            <a:gdLst>
                              <a:gd name="T0" fmla="+- 0 7385 7247"/>
                              <a:gd name="T1" fmla="*/ T0 w 413"/>
                              <a:gd name="T2" fmla="+- 0 2881 2655"/>
                              <a:gd name="T3" fmla="*/ 2881 h 1241"/>
                              <a:gd name="T4" fmla="+- 0 7247 7247"/>
                              <a:gd name="T5" fmla="*/ T4 w 413"/>
                              <a:gd name="T6" fmla="+- 0 2881 2655"/>
                              <a:gd name="T7" fmla="*/ 2881 h 1241"/>
                              <a:gd name="T8" fmla="+- 0 7247 7247"/>
                              <a:gd name="T9" fmla="*/ T8 w 413"/>
                              <a:gd name="T10" fmla="+- 0 3896 2655"/>
                              <a:gd name="T11" fmla="*/ 3896 h 1241"/>
                              <a:gd name="T12" fmla="+- 0 7385 7247"/>
                              <a:gd name="T13" fmla="*/ T12 w 413"/>
                              <a:gd name="T14" fmla="+- 0 3896 2655"/>
                              <a:gd name="T15" fmla="*/ 3896 h 1241"/>
                              <a:gd name="T16" fmla="+- 0 7385 7247"/>
                              <a:gd name="T17" fmla="*/ T16 w 413"/>
                              <a:gd name="T18" fmla="+- 0 2881 2655"/>
                              <a:gd name="T19" fmla="*/ 2881 h 1241"/>
                              <a:gd name="T20" fmla="+- 0 7660 7247"/>
                              <a:gd name="T21" fmla="*/ T20 w 413"/>
                              <a:gd name="T22" fmla="+- 0 2655 2655"/>
                              <a:gd name="T23" fmla="*/ 2655 h 1241"/>
                              <a:gd name="T24" fmla="+- 0 7522 7247"/>
                              <a:gd name="T25" fmla="*/ T24 w 413"/>
                              <a:gd name="T26" fmla="+- 0 2655 2655"/>
                              <a:gd name="T27" fmla="*/ 2655 h 1241"/>
                              <a:gd name="T28" fmla="+- 0 7522 7247"/>
                              <a:gd name="T29" fmla="*/ T28 w 413"/>
                              <a:gd name="T30" fmla="+- 0 3896 2655"/>
                              <a:gd name="T31" fmla="*/ 3896 h 1241"/>
                              <a:gd name="T32" fmla="+- 0 7660 7247"/>
                              <a:gd name="T33" fmla="*/ T32 w 413"/>
                              <a:gd name="T34" fmla="+- 0 3896 2655"/>
                              <a:gd name="T35" fmla="*/ 3896 h 1241"/>
                              <a:gd name="T36" fmla="+- 0 7660 7247"/>
                              <a:gd name="T37" fmla="*/ T36 w 413"/>
                              <a:gd name="T38" fmla="+- 0 2655 2655"/>
                              <a:gd name="T39" fmla="*/ 2655 h 1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3" h="1241">
                                <a:moveTo>
                                  <a:pt x="138" y="226"/>
                                </a:moveTo>
                                <a:lnTo>
                                  <a:pt x="0" y="226"/>
                                </a:lnTo>
                                <a:lnTo>
                                  <a:pt x="0" y="1241"/>
                                </a:lnTo>
                                <a:lnTo>
                                  <a:pt x="138" y="1241"/>
                                </a:lnTo>
                                <a:lnTo>
                                  <a:pt x="138" y="226"/>
                                </a:lnTo>
                                <a:close/>
                                <a:moveTo>
                                  <a:pt x="413" y="0"/>
                                </a:moveTo>
                                <a:lnTo>
                                  <a:pt x="275" y="0"/>
                                </a:lnTo>
                                <a:lnTo>
                                  <a:pt x="275" y="1241"/>
                                </a:lnTo>
                                <a:lnTo>
                                  <a:pt x="413" y="1241"/>
                                </a:lnTo>
                                <a:lnTo>
                                  <a:pt x="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docshape91"/>
                        <wps:cNvSpPr>
                          <a:spLocks/>
                        </wps:cNvSpPr>
                        <wps:spPr bwMode="auto">
                          <a:xfrm>
                            <a:off x="6834" y="621"/>
                            <a:ext cx="138" cy="2547"/>
                          </a:xfrm>
                          <a:custGeom>
                            <a:avLst/>
                            <a:gdLst>
                              <a:gd name="T0" fmla="+- 0 6835 6835"/>
                              <a:gd name="T1" fmla="*/ T0 w 138"/>
                              <a:gd name="T2" fmla="+- 0 3168 622"/>
                              <a:gd name="T3" fmla="*/ 3168 h 2547"/>
                              <a:gd name="T4" fmla="+- 0 6972 6835"/>
                              <a:gd name="T5" fmla="*/ T4 w 138"/>
                              <a:gd name="T6" fmla="+- 0 3168 622"/>
                              <a:gd name="T7" fmla="*/ 3168 h 2547"/>
                              <a:gd name="T8" fmla="+- 0 6835 6835"/>
                              <a:gd name="T9" fmla="*/ T8 w 138"/>
                              <a:gd name="T10" fmla="+- 0 2804 622"/>
                              <a:gd name="T11" fmla="*/ 2804 h 2547"/>
                              <a:gd name="T12" fmla="+- 0 6972 6835"/>
                              <a:gd name="T13" fmla="*/ T12 w 138"/>
                              <a:gd name="T14" fmla="+- 0 2804 622"/>
                              <a:gd name="T15" fmla="*/ 2804 h 2547"/>
                              <a:gd name="T16" fmla="+- 0 6835 6835"/>
                              <a:gd name="T17" fmla="*/ T16 w 138"/>
                              <a:gd name="T18" fmla="+- 0 2440 622"/>
                              <a:gd name="T19" fmla="*/ 2440 h 2547"/>
                              <a:gd name="T20" fmla="+- 0 6972 6835"/>
                              <a:gd name="T21" fmla="*/ T20 w 138"/>
                              <a:gd name="T22" fmla="+- 0 2440 622"/>
                              <a:gd name="T23" fmla="*/ 2440 h 2547"/>
                              <a:gd name="T24" fmla="+- 0 6835 6835"/>
                              <a:gd name="T25" fmla="*/ T24 w 138"/>
                              <a:gd name="T26" fmla="+- 0 2077 622"/>
                              <a:gd name="T27" fmla="*/ 2077 h 2547"/>
                              <a:gd name="T28" fmla="+- 0 6972 6835"/>
                              <a:gd name="T29" fmla="*/ T28 w 138"/>
                              <a:gd name="T30" fmla="+- 0 2077 622"/>
                              <a:gd name="T31" fmla="*/ 2077 h 2547"/>
                              <a:gd name="T32" fmla="+- 0 6835 6835"/>
                              <a:gd name="T33" fmla="*/ T32 w 138"/>
                              <a:gd name="T34" fmla="+- 0 1713 622"/>
                              <a:gd name="T35" fmla="*/ 1713 h 2547"/>
                              <a:gd name="T36" fmla="+- 0 6972 6835"/>
                              <a:gd name="T37" fmla="*/ T36 w 138"/>
                              <a:gd name="T38" fmla="+- 0 1713 622"/>
                              <a:gd name="T39" fmla="*/ 1713 h 2547"/>
                              <a:gd name="T40" fmla="+- 0 6835 6835"/>
                              <a:gd name="T41" fmla="*/ T40 w 138"/>
                              <a:gd name="T42" fmla="+- 0 1349 622"/>
                              <a:gd name="T43" fmla="*/ 1349 h 2547"/>
                              <a:gd name="T44" fmla="+- 0 6972 6835"/>
                              <a:gd name="T45" fmla="*/ T44 w 138"/>
                              <a:gd name="T46" fmla="+- 0 1349 622"/>
                              <a:gd name="T47" fmla="*/ 1349 h 2547"/>
                              <a:gd name="T48" fmla="+- 0 6835 6835"/>
                              <a:gd name="T49" fmla="*/ T48 w 138"/>
                              <a:gd name="T50" fmla="+- 0 985 622"/>
                              <a:gd name="T51" fmla="*/ 985 h 2547"/>
                              <a:gd name="T52" fmla="+- 0 6972 6835"/>
                              <a:gd name="T53" fmla="*/ T52 w 138"/>
                              <a:gd name="T54" fmla="+- 0 985 622"/>
                              <a:gd name="T55" fmla="*/ 985 h 2547"/>
                              <a:gd name="T56" fmla="+- 0 6835 6835"/>
                              <a:gd name="T57" fmla="*/ T56 w 138"/>
                              <a:gd name="T58" fmla="+- 0 622 622"/>
                              <a:gd name="T59" fmla="*/ 622 h 2547"/>
                              <a:gd name="T60" fmla="+- 0 6972 6835"/>
                              <a:gd name="T61" fmla="*/ T60 w 138"/>
                              <a:gd name="T62" fmla="+- 0 622 622"/>
                              <a:gd name="T63" fmla="*/ 622 h 2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38" h="2547">
                                <a:moveTo>
                                  <a:pt x="0" y="2546"/>
                                </a:moveTo>
                                <a:lnTo>
                                  <a:pt x="137" y="2546"/>
                                </a:lnTo>
                                <a:moveTo>
                                  <a:pt x="0" y="2182"/>
                                </a:moveTo>
                                <a:lnTo>
                                  <a:pt x="137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137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7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7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7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docshape92"/>
                        <wps:cNvSpPr>
                          <a:spLocks noChangeArrowheads="1"/>
                        </wps:cNvSpPr>
                        <wps:spPr bwMode="auto">
                          <a:xfrm>
                            <a:off x="6697" y="257"/>
                            <a:ext cx="138" cy="3070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docshape93"/>
                        <wps:cNvSpPr>
                          <a:spLocks/>
                        </wps:cNvSpPr>
                        <wps:spPr bwMode="auto">
                          <a:xfrm>
                            <a:off x="7109" y="621"/>
                            <a:ext cx="138" cy="1819"/>
                          </a:xfrm>
                          <a:custGeom>
                            <a:avLst/>
                            <a:gdLst>
                              <a:gd name="T0" fmla="+- 0 7110 7110"/>
                              <a:gd name="T1" fmla="*/ T0 w 138"/>
                              <a:gd name="T2" fmla="+- 0 2440 622"/>
                              <a:gd name="T3" fmla="*/ 2440 h 1819"/>
                              <a:gd name="T4" fmla="+- 0 7247 7110"/>
                              <a:gd name="T5" fmla="*/ T4 w 138"/>
                              <a:gd name="T6" fmla="+- 0 2440 622"/>
                              <a:gd name="T7" fmla="*/ 2440 h 1819"/>
                              <a:gd name="T8" fmla="+- 0 7110 7110"/>
                              <a:gd name="T9" fmla="*/ T8 w 138"/>
                              <a:gd name="T10" fmla="+- 0 2077 622"/>
                              <a:gd name="T11" fmla="*/ 2077 h 1819"/>
                              <a:gd name="T12" fmla="+- 0 7247 7110"/>
                              <a:gd name="T13" fmla="*/ T12 w 138"/>
                              <a:gd name="T14" fmla="+- 0 2077 622"/>
                              <a:gd name="T15" fmla="*/ 2077 h 1819"/>
                              <a:gd name="T16" fmla="+- 0 7110 7110"/>
                              <a:gd name="T17" fmla="*/ T16 w 138"/>
                              <a:gd name="T18" fmla="+- 0 1713 622"/>
                              <a:gd name="T19" fmla="*/ 1713 h 1819"/>
                              <a:gd name="T20" fmla="+- 0 7247 7110"/>
                              <a:gd name="T21" fmla="*/ T20 w 138"/>
                              <a:gd name="T22" fmla="+- 0 1713 622"/>
                              <a:gd name="T23" fmla="*/ 1713 h 1819"/>
                              <a:gd name="T24" fmla="+- 0 7110 7110"/>
                              <a:gd name="T25" fmla="*/ T24 w 138"/>
                              <a:gd name="T26" fmla="+- 0 1349 622"/>
                              <a:gd name="T27" fmla="*/ 1349 h 1819"/>
                              <a:gd name="T28" fmla="+- 0 7247 7110"/>
                              <a:gd name="T29" fmla="*/ T28 w 138"/>
                              <a:gd name="T30" fmla="+- 0 1349 622"/>
                              <a:gd name="T31" fmla="*/ 1349 h 1819"/>
                              <a:gd name="T32" fmla="+- 0 7110 7110"/>
                              <a:gd name="T33" fmla="*/ T32 w 138"/>
                              <a:gd name="T34" fmla="+- 0 985 622"/>
                              <a:gd name="T35" fmla="*/ 985 h 1819"/>
                              <a:gd name="T36" fmla="+- 0 7247 7110"/>
                              <a:gd name="T37" fmla="*/ T36 w 138"/>
                              <a:gd name="T38" fmla="+- 0 985 622"/>
                              <a:gd name="T39" fmla="*/ 985 h 1819"/>
                              <a:gd name="T40" fmla="+- 0 7110 7110"/>
                              <a:gd name="T41" fmla="*/ T40 w 138"/>
                              <a:gd name="T42" fmla="+- 0 622 622"/>
                              <a:gd name="T43" fmla="*/ 622 h 1819"/>
                              <a:gd name="T44" fmla="+- 0 7247 7110"/>
                              <a:gd name="T45" fmla="*/ T44 w 138"/>
                              <a:gd name="T46" fmla="+- 0 622 622"/>
                              <a:gd name="T47" fmla="*/ 622 h 18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8" h="1819">
                                <a:moveTo>
                                  <a:pt x="0" y="1818"/>
                                </a:moveTo>
                                <a:lnTo>
                                  <a:pt x="137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7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7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7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docshape94"/>
                        <wps:cNvSpPr>
                          <a:spLocks noChangeArrowheads="1"/>
                        </wps:cNvSpPr>
                        <wps:spPr bwMode="auto">
                          <a:xfrm>
                            <a:off x="6972" y="257"/>
                            <a:ext cx="138" cy="3483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docshape95"/>
                        <wps:cNvSpPr>
                          <a:spLocks/>
                        </wps:cNvSpPr>
                        <wps:spPr bwMode="auto">
                          <a:xfrm>
                            <a:off x="7384" y="621"/>
                            <a:ext cx="138" cy="1819"/>
                          </a:xfrm>
                          <a:custGeom>
                            <a:avLst/>
                            <a:gdLst>
                              <a:gd name="T0" fmla="+- 0 7385 7385"/>
                              <a:gd name="T1" fmla="*/ T0 w 138"/>
                              <a:gd name="T2" fmla="+- 0 2440 622"/>
                              <a:gd name="T3" fmla="*/ 2440 h 1819"/>
                              <a:gd name="T4" fmla="+- 0 7522 7385"/>
                              <a:gd name="T5" fmla="*/ T4 w 138"/>
                              <a:gd name="T6" fmla="+- 0 2440 622"/>
                              <a:gd name="T7" fmla="*/ 2440 h 1819"/>
                              <a:gd name="T8" fmla="+- 0 7385 7385"/>
                              <a:gd name="T9" fmla="*/ T8 w 138"/>
                              <a:gd name="T10" fmla="+- 0 2077 622"/>
                              <a:gd name="T11" fmla="*/ 2077 h 1819"/>
                              <a:gd name="T12" fmla="+- 0 7522 7385"/>
                              <a:gd name="T13" fmla="*/ T12 w 138"/>
                              <a:gd name="T14" fmla="+- 0 2077 622"/>
                              <a:gd name="T15" fmla="*/ 2077 h 1819"/>
                              <a:gd name="T16" fmla="+- 0 7385 7385"/>
                              <a:gd name="T17" fmla="*/ T16 w 138"/>
                              <a:gd name="T18" fmla="+- 0 1713 622"/>
                              <a:gd name="T19" fmla="*/ 1713 h 1819"/>
                              <a:gd name="T20" fmla="+- 0 7522 7385"/>
                              <a:gd name="T21" fmla="*/ T20 w 138"/>
                              <a:gd name="T22" fmla="+- 0 1713 622"/>
                              <a:gd name="T23" fmla="*/ 1713 h 1819"/>
                              <a:gd name="T24" fmla="+- 0 7385 7385"/>
                              <a:gd name="T25" fmla="*/ T24 w 138"/>
                              <a:gd name="T26" fmla="+- 0 1349 622"/>
                              <a:gd name="T27" fmla="*/ 1349 h 1819"/>
                              <a:gd name="T28" fmla="+- 0 7522 7385"/>
                              <a:gd name="T29" fmla="*/ T28 w 138"/>
                              <a:gd name="T30" fmla="+- 0 1349 622"/>
                              <a:gd name="T31" fmla="*/ 1349 h 1819"/>
                              <a:gd name="T32" fmla="+- 0 7385 7385"/>
                              <a:gd name="T33" fmla="*/ T32 w 138"/>
                              <a:gd name="T34" fmla="+- 0 985 622"/>
                              <a:gd name="T35" fmla="*/ 985 h 1819"/>
                              <a:gd name="T36" fmla="+- 0 7522 7385"/>
                              <a:gd name="T37" fmla="*/ T36 w 138"/>
                              <a:gd name="T38" fmla="+- 0 985 622"/>
                              <a:gd name="T39" fmla="*/ 985 h 1819"/>
                              <a:gd name="T40" fmla="+- 0 7385 7385"/>
                              <a:gd name="T41" fmla="*/ T40 w 138"/>
                              <a:gd name="T42" fmla="+- 0 622 622"/>
                              <a:gd name="T43" fmla="*/ 622 h 1819"/>
                              <a:gd name="T44" fmla="+- 0 7522 7385"/>
                              <a:gd name="T45" fmla="*/ T44 w 138"/>
                              <a:gd name="T46" fmla="+- 0 622 622"/>
                              <a:gd name="T47" fmla="*/ 622 h 18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8" h="1819">
                                <a:moveTo>
                                  <a:pt x="0" y="1818"/>
                                </a:moveTo>
                                <a:lnTo>
                                  <a:pt x="137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7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7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7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docshape96"/>
                        <wps:cNvSpPr>
                          <a:spLocks/>
                        </wps:cNvSpPr>
                        <wps:spPr bwMode="auto">
                          <a:xfrm>
                            <a:off x="7247" y="257"/>
                            <a:ext cx="413" cy="2623"/>
                          </a:xfrm>
                          <a:custGeom>
                            <a:avLst/>
                            <a:gdLst>
                              <a:gd name="T0" fmla="+- 0 7385 7247"/>
                              <a:gd name="T1" fmla="*/ T0 w 413"/>
                              <a:gd name="T2" fmla="+- 0 258 258"/>
                              <a:gd name="T3" fmla="*/ 258 h 2623"/>
                              <a:gd name="T4" fmla="+- 0 7247 7247"/>
                              <a:gd name="T5" fmla="*/ T4 w 413"/>
                              <a:gd name="T6" fmla="+- 0 258 258"/>
                              <a:gd name="T7" fmla="*/ 258 h 2623"/>
                              <a:gd name="T8" fmla="+- 0 7247 7247"/>
                              <a:gd name="T9" fmla="*/ T8 w 413"/>
                              <a:gd name="T10" fmla="+- 0 2881 258"/>
                              <a:gd name="T11" fmla="*/ 2881 h 2623"/>
                              <a:gd name="T12" fmla="+- 0 7385 7247"/>
                              <a:gd name="T13" fmla="*/ T12 w 413"/>
                              <a:gd name="T14" fmla="+- 0 2881 258"/>
                              <a:gd name="T15" fmla="*/ 2881 h 2623"/>
                              <a:gd name="T16" fmla="+- 0 7385 7247"/>
                              <a:gd name="T17" fmla="*/ T16 w 413"/>
                              <a:gd name="T18" fmla="+- 0 258 258"/>
                              <a:gd name="T19" fmla="*/ 258 h 2623"/>
                              <a:gd name="T20" fmla="+- 0 7660 7247"/>
                              <a:gd name="T21" fmla="*/ T20 w 413"/>
                              <a:gd name="T22" fmla="+- 0 258 258"/>
                              <a:gd name="T23" fmla="*/ 258 h 2623"/>
                              <a:gd name="T24" fmla="+- 0 7522 7247"/>
                              <a:gd name="T25" fmla="*/ T24 w 413"/>
                              <a:gd name="T26" fmla="+- 0 258 258"/>
                              <a:gd name="T27" fmla="*/ 258 h 2623"/>
                              <a:gd name="T28" fmla="+- 0 7522 7247"/>
                              <a:gd name="T29" fmla="*/ T28 w 413"/>
                              <a:gd name="T30" fmla="+- 0 2655 258"/>
                              <a:gd name="T31" fmla="*/ 2655 h 2623"/>
                              <a:gd name="T32" fmla="+- 0 7660 7247"/>
                              <a:gd name="T33" fmla="*/ T32 w 413"/>
                              <a:gd name="T34" fmla="+- 0 2655 258"/>
                              <a:gd name="T35" fmla="*/ 2655 h 2623"/>
                              <a:gd name="T36" fmla="+- 0 7660 7247"/>
                              <a:gd name="T37" fmla="*/ T36 w 413"/>
                              <a:gd name="T38" fmla="+- 0 258 258"/>
                              <a:gd name="T39" fmla="*/ 258 h 26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3" h="2623">
                                <a:moveTo>
                                  <a:pt x="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23"/>
                                </a:lnTo>
                                <a:lnTo>
                                  <a:pt x="138" y="2623"/>
                                </a:lnTo>
                                <a:lnTo>
                                  <a:pt x="138" y="0"/>
                                </a:lnTo>
                                <a:close/>
                                <a:moveTo>
                                  <a:pt x="413" y="0"/>
                                </a:moveTo>
                                <a:lnTo>
                                  <a:pt x="275" y="0"/>
                                </a:lnTo>
                                <a:lnTo>
                                  <a:pt x="275" y="2397"/>
                                </a:lnTo>
                                <a:lnTo>
                                  <a:pt x="413" y="2397"/>
                                </a:lnTo>
                                <a:lnTo>
                                  <a:pt x="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F39661" id="docshapegroup83" o:spid="_x0000_s1026" style="position:absolute;margin-left:328.2pt;margin-top:3.4pt;width:58.65pt;height:227.95pt;z-index:-15721472;mso-wrap-distance-left:0;mso-wrap-distance-right:0;mso-position-horizontal-relative:page" coordorigin="6564,68" coordsize="1173,4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SdmgWxcAAOvCAAAOAAAAZHJzL2Uyb0RvYy54bWzsXW1zI7mN/n5V+Q9d&#10;+pirXVutV7t2JjU3u7OVqr1kK1F+gCzLlmplta6lGc/k1x8ANkSAAqReSWM5O52teGQTZD8NECQf&#10;EKR++Mvnp0X2aVqu58XyTav9/XUrmy4nxf18+fim9a/Rh++GrWy9GS/vx4tiOX3T+jJdt/7y9k//&#10;9cPz6naaF7NicT8tM2hkub59Xr1pzTab1e3V1Xoymz6N198Xq+kSCh+K8mm8gV/Lx6v7cvwMrT8t&#10;rvLr6/7Vc1Her8piMl2v4a8/hsLWW2r/4WE62fz94WE93WSLNy3AtqGfJf28w59Xb38Y3z6W49Vs&#10;PqlgjI9A8TSeL+Gh26Z+HG/G2cdyvtPU03xSFuviYfP9pHi6Kh4e5pMpvQO8Tfs6eZufy+Ljit7l&#10;8fb5cbVVE6g20dPRzU7+9unXMpvfv2nlfdDPcvwERrovJuvZeDV9xOcPO6ik59XjLcj+XK7+ufq1&#10;DG8KH38pJr+tofgqLcffH4Nwdvf8v8U9NDv+uClISZ8fyidsAl4/+0y2+LK1xfTzJpvAHwfd7rDX&#10;a2UTKMqHN92bfi8YazIDi2K1fq/fbWVQ3B9yyU9V5XZ70AlVu73eDZZejW/DUwlpheztD6v55Bb+&#10;X2kWPu1o9nAPhFqbj+W0VTXyVKuNp3H528fVd9AJVuPN/G6+mG++UIcGBSGo5adf5xNUNP4ijdRO&#10;jTTs4vuxWKg0xpci22TL4v1svHycvluvwBnARaE+/6ksi+fZdHy/xj+jknQr9KsCcreYrz7MFws0&#10;Hn6uXhn8KemPhtZCX/+xmHx8mi43wXnL6QLevliuZ/PVupWVt9Onuyn0xfKv9wRofLsuJ/8A3AAO&#10;Pm/K6WYyw48PAKL6O1h2W0CII0h8nTV014M9ELoS9BfoSp3hsOpM3A/bbeh41AsHHd2TQMnlevPz&#10;tHjK8AOgBqDUv8efflkjZIDGIgh6WaDuWM8IrFI54EQPgxFwzSqF33aU+ruc/J/owIAGm5X9J+f+&#10;88t8Oc3yHum5Enq/DK49+bysXHvbV6i50ZcVuHHoKqoK/lJP0f38Jii618mD17KiwYtJzTQmb901&#10;arBS8gJg11Ly+HaxzJ7ftG46w5wqrIvF/J5777p8vHu/KLNPY5gY3n3A/6phQonBALi8p86HfvJT&#10;9Xkzni/CZ8C5WIIVWQFB33fF/ZdfSzQ0/h2M+mLWhV4chvDKuqRjZarx7UWsC3MLjuQXMO41/e+P&#10;YFyY7ZRxq4mZ/PslXbfNE27jumGVepaBGWYZZV2a1i/gujvWbVy3/ordm3X7iXFpLfvyxs2H19St&#10;xreN657RdQeJdfs427wG6zaue7rrwrJUjcuDCxm3262iFY3rntF1gY0o6xL7u4Dr7li3cd2TXXcA&#10;OlTGJf5+AeNeD2jQaGZdDuueY8E82EbCAteF8OVlZt0d6zaue7rrJmGq/oXCVO1Bm1h247pndd0k&#10;TNW/UJhq17qN657uukmYCiLrFxmX250uzfeN657VdZMwFWzBvRLrNq57uusmYaqw5fryC+abYbXX&#10;21Dd81Fd4CCKDfUvFKXaMW7juKc7bhKk6l8oSNXPm01dlb90FqKbxKjC7tvLj8o7xm0c92THHYIO&#10;Q4iKc67C1FdZl3Ot1jLRivZ7QwmK1c27gCECU6l6yQZQu30NgRTcm6fQp0i8mHwM2S2YusIZLZDg&#10;dg+5Lfinx/sK+Qje4eFpAWlz//1ddp31IcWDfuDCUIrBY4LYn6+y0XX2nNGjEyHg/aKtvN+GFJUK&#10;cXwg0MdtSygyy6qknSgCJES0078Z5CYmWM1uWxp1HUywKhJtOZhgdt225GACC4h2BvD6JiZw921L&#10;o6GDqa2V7oBqS507qNpa5YO8OzBhQSBE4GrnHjCteQ+YVLwHTOt90Bn2bGBS9aN23wOm1e8Bk9p3&#10;gOVa94NebneuXGp/lLtdXhvAAZZL9XvAtO4H/b7dw3Kp/VHu9ftcG8ADJtXvAdO6HwycIQKTw2Lf&#10;z73O39EGcIB1pPodYJCEJn3SHbs6Uvujjtf5O9oAMHSZw5dUP8oY41dH697VWEdqf9TxOn9HG8AD&#10;JtUvgMGksB32x7OQ20h5ZNVUABllGeSYYnoXDvmrYo35uSPQP0wrI4r/QBMghaWOMOgEhWnhelAY&#10;cKIwDG8wfRyUxpGLxIlVHhYHlZI4p3vuB45ejuLgoHXAoO+ReL03rdIlR9CZ67SO/RRb79R7Vew9&#10;JK5eNWiosi0mtabJ82Urg+T5uzDBQ/4ydgkyPHzElMuwppjhkgL//FR8mo4KEtjEfG9+/1i6WEqp&#10;Tje8C8txaZRfUWvdYTAAy8VyrhHk+m3wAXhZluPSKB/kBj1wPSEXy7lGkBve1MPXvsaBqEaDoDUY&#10;14QgPy8iCE8OUpxKGUtZPkhtm2PBUAzGRYuR22xNhxYXq71tojLn0Hb7N+2L5NBmZQGJ1fDCcMQE&#10;PsyK8t+t7BmOa7xprf/v4xiz7hd/XUKq9E0bd9CzDf3S7Q1wji5lyZ0sGS8n0NSb1qYF4xZ+fL+B&#10;36DKx1U5f5zBk8LrLot3cGbhYU7J3LjYDpm9L5/Yi31cbmXD1jYMBy/PAfNekh4POmvyemse53GS&#10;AyE9Xdv2QnudneENhQTjhklj3NMJPkwSCcGXcdezEfxBH8454eTRh/UIDA3RiH34Ox2iutkul/j8&#10;lRzzfwfDJ16BP8KDIumGQSqu3pHuwLMJSxTR6+0OnALJtnGlKAVK2zZEMrMsr+DLiIJebdMa2YIl&#10;l9tE8ndh6dW2B0uutffA0mttV1tysU08fxdWwvI7kJttqUvRfBKy9ZVSfaRhlsIMqm9g09p3sUnt&#10;78OmTeBqrS2NENi+gU2bANOeTb1JE5CQrTdcTIT+SBEut6MZhH8XG4TIZWMeNs338QUcbNoMrt4M&#10;zm9g00bIYU1l6S2XNiAhB5s2g683aYcR0f5dbCnpd7Bp1o9CNraE+bt6M5i/gU0bIYeUMEtvwMri&#10;uEZCDjZtBldvBvk3sGkjuNikDfZgw1W29AWMMVljSFdNBmAGazboal/AfBxLb8gEt/MBCdl662oz&#10;uHrrSjuMuhj/2tVbVxvBxSZ9YR82bQa3v0HSSnzXURdDYLvYetoImOpi6Q0Od8a2SMjWW0+bwdVb&#10;T9ph1MMomIFNG8HFJm2wD5s2g6u3nrTDqIeBMAObNgJsRZtqkyZAGVtreF5eeoI3m0LuYrTCCNzF&#10;QgYpcLIxBxmeUt46wh5k2gSuzvBk87a5Ud/2A8gTkMhgtWbpDHacY1Mo4+hMG8DtaWC62NwIVj2W&#10;zjC/WxjAQYZ5wtuX1Mgg7NHENb2A7B8vrunGnnGuAuo0gnkG6EoIfyKFckLVOH2QOIcS9weIcURH&#10;8XDU/mDrOMiSeL0QLo57JK5CuC52HIxQPGRlHgSDIwSJ13tVdFsUB58TigxPOSGejM1CNJkooB9Q&#10;hmIOdXox0QqfkOSYaawhY6ywB0JsHd4gCnCVIMhNRkkujzVUk22I9wTlRAGuopuMklwea8gm20MI&#10;bddqUkgeaBLuTanZZJQ80OQ1xJDroYyS+5scABGp1WIU3N9gZ+sWUdNcQ9kmCnJxrCBNU7NDslho&#10;DHrb7w/RX+yaiyZEH65Pgnt4dBj3ZfPecSlFg28Txk3uIjpHDh5kZaVhXBp6vlqeFlgxieOGTdVX&#10;mqgFcPMMf+B4LEO0krCQkJHroNnKOXO1XFiSrXiwEqoC+jfTj8DrtvSibrqWi0tHclGphr7SMO55&#10;M7Z8bJItekpra7Z45qQtH5u0goctDeOeN2/LxaYiuS427QRE2TEbKfUnI4xLA0Pidknqlo+tjiPk&#10;iSecN3vLxaYiuZ7ekjDumRO44Kk39rCW+MKN5adfN4fLx5b4whYbrCubcIdH6v944Y6TaXdYcRxI&#10;42LqEvkPM6LAgziNi+W4NMoHOU7jYrlYzjUqAlalcbEcl0b5IMdpXCwXy7lGkOM0Lpbj0igf5LZp&#10;XCwYBbhKJchpXCzIxbFCEIToJcRKDjFYMIIWDM0dxRFrpHF9ndvyGo5YcURYHak0LgqyvHwa1yBJ&#10;9AmdrEnkOjGRCxZTyroy0+cFLmgc4v4yDCmYmhLWjXx+to07xRcy7x/mclW4GTiNAVDY9fwxgBuw&#10;FtqxE+KbMZeri5k5aMdeOAQIs8CJuVx96DRAa+GJCYOQu2Z0WgufncjoPUuAO8zwRyqmYgAoNMsq&#10;/DJSoAkQQjJxyYU3JXMZuDQHdXEp7uPi0uTHxSUX3RQGMHCl6VyQcGkqLI0C9G2NJXEA35TSACM6&#10;uWWB0wYAeuGAkxYgKdOcSSDAByetEPK5LHDaCq5J29IMJGWCSyMBMP+Znc1I6DLAJRldnQFku1h+&#10;oAMBKGWD04ao4mG7HmqEAixwiTO44KQd6BVscNoQPjhpiJDSZYBLcrrcPpeGAhyHSIIB1QnLXc0Z&#10;OV0WOG0HH1w9h0ijAV6fM5K6LHDaDm6fgzvrY3hSm7UJB+zZ42/CATunurAX4jY8zt3WLnwbDxnC&#10;2oR5b+S7zIAl72UpLuN/pUxc5XAp/1tR7eqJdeXSZ04WxXpKa5qINbRM7wrv0oU5FgTAVaKExpAP&#10;wqI7SnI5/xtaZLlDWPnJdeV2n8tvVSdEoL7sQH0nQvvDYPA/nA+jxPALD+SXWez5CoSG91e8H0bh&#10;5BQIRfbPTR0G7Wt4EvTb3Yu+qV8hdRiEBfrp1IGmV/yRrvePoA54DiRi3nsQpMLvUwe6wcDCJefp&#10;mtTBw6UWSyg0ywxceo6mvTALl5yi61IHD5imDi6yhDrQFQYWNOMkCHakhAe2k5WSC05aoDpAY6gt&#10;oQ6IKzPBSSvUpg54hsbqapo6oJRp05Q64OarBe446uCB09TBB6cN4fa446iDC07aoTriY5g13UbE&#10;7VdTc8of6DSI0edS6uCB09TB1ZxFHSxwR1EHOuNj9Tl9ICQc8jE0l1IHr88dRR18cNIOJGU6RHog&#10;BK9psTRnHAgxzJqcCHHBqSMhe8AlDuH1OeNEiAVOc2kfnHQIDa4hXd8U6XLzsM+Scg6dCVLPT0is&#10;xj6OlA7HHIvSVTuP2xWjR4Jof0GtLZn8xBqaBlWjHLxBlOA6TMEgvFyrzYCyE66i3dMio4yS/MSI&#10;QaOMklGC62iUUZLLY40gGVAyBY2lLB+kGCPLcWmU1whZLpZzDY2P5UIpKKnJMP6PuwTkBrqQZpHw&#10;F1iKn51FwvoisMg+373HG4k0YCCLbOcwgoXIyIk7UGGRio9MWYWIXNbbgcqHQ7gvsB+OLkiCKDdA&#10;SGiW8QtIsWSxQMssA5hkMfV4pAtMLxQAvQ0sIZIeMLlgq0skcZvHUpkmkihlQ0uZJC3/DKUdxyRd&#10;dNIG1SaUZdGUSrropCHqUknXqopK7ulvKZeks9SG7o7ikmhU07KKS5KUbdk8cQdaO1vopC3CbYLG&#10;2jnJSPXRSUvsQ5f4hItOOUVdNun1O80mfa9I6aRn2aPoJPV3VE06Yio6uccrUj7popO2CJcLGpZN&#10;7xb0+p3aikosCwuSJjW1SU0Nd73BVWzlgRsGmbjQmG8xF96MymHcCcsUb4Uc1uVRjtfP/K9cvfMU&#10;A92Vi/lfXr6HPbDagrvP5e0byYx4LQ/rGFh78VreeyPeamI5hsj/htZY6iBU0rVe8nFL/K+Nj0v5&#10;jeqwDrXT1GxIwdL+q3wNPBwuS6kELefPTSUg7QdWEdB5dq4lIwdFJgFnrDkH+kQmEXKMMAvyEJPA&#10;hycySS4bBorhsohUShIJvsyqwu8TiZAkY+BSCye6hXkXlw45erdsyYl6Dy69ZnL1pZZMdAnzLq4k&#10;l42inIbCFI2oQqFscamxhEa4KjNohGHMZEPKBScNsA+cNoKrN+NuMguctoJ3yZYmEdVFVkZfS0iE&#10;qzmDRBjgklw2D5zmEHvAaQ7has7YkLLAaTt4V1np68nwLi64jMbSnDaErznlD0QhDHDJhpQHTjEI&#10;vmfLAJcwCFdzBoOwwGk7eJdZKQLBl1lZ4LQhXM0ZG1IWOG0HF5w0wx5wyYaUqzljQ8oAl2xIeddZ&#10;qf0ovs7K0FxyRZmrOWNDygKn7eCCk9PDPnDaEL7mpCXCHWUGuOSSMudKK3VHWXWllaG35IoyV2/G&#10;FWUWNO0OHjQ5PeyBpo3gas24ocyCltjAvm4LL3vdnjqvLrUytJZcUeZqzbiizICW3FGGjzVmfHVH&#10;mYbWsPxm8/Mz3rNVXUL1zd63BY5w2sYteiddiYVOb8U/qqhGvJXKCxbwhqO46op5e6wS+H3VZryW&#10;KgpwlSC4bTOKskCsItsU91JFAa6i2xSiLBCrqDbjxVRRgKskbUZRFohVVJvxZqoowFWSNqMoC8Qq&#10;ss14N1Us5xq6ySjJ5bGGbDFeThXLuYZuMUpyeawhW+RIUixled0ey4XSOvGena+aaO6xqr5d4lJf&#10;NQF3+KShIQqD2KGhbFm8n8F3/0zflWXxPJuO7yFgFXaGVQX8peY31VWnH3NYL1GMhveeaczDiFHn&#10;Onz9BfQvjhityvBddRl+gPAxfGkNDYt8qz12xUoER0s/yvjhw+Cn65/wwVBFiTVp79Or56K8v8qv&#10;29f0aVUWk+l6PV8+Ot9sgd+QkyQsyEvRzvflB5z27kcZYdrgCzK5zxz77QduOrJYklO+grGE1lFG&#10;L7oio4zV9eqMX8bMNImpn/Zu4NIUxsMlaeQeXJrBYC6omRAqKUy4OOtwlNG5WF1HGUPEx9JYEmV0&#10;VXZclNEDJ2lkFfExwWkjuHo7KsroBVVUlLEKqljgkiijq7mjooweOBVl3Acu8QSvxx0VZfSCKirK&#10;WAVVTM0l7kDJO4Aw3Vqwvvtw1yGSKKMHTkUZ94BLooxunzsqyuiEVVSQMYRVLL2lSQqe3o6KMXrQ&#10;5JjkQ0sijK7WjoowOmEVFWAMYRVLa0l80fXTo+KLHjQ5L2hosIhq8jq+nbyOV57uzlETchw/agLF&#10;h+7T5giHEGVGHDmyZNDtGGKIAlxFk2ghygKximozhhiiAFdJ2oyiLBCryDZjjCGWcw3dZJTk8lhD&#10;thhjDLGca+gWoySXxxqyRY4yxFKW1+2xXChFCvi7v/iyiUZcOhoBS7uEQtLXwavgAjD11S/F5Lf1&#10;+aMR8MXxIRXej0Z0h3xMnpklhxqaaARdFPDudXyH6g3wsKQryev3zheN6OBV8HtznnjlBmMS95lj&#10;oxGU0Q4/UjqxcwjfYP1fMxpB+dgGLkmG6fCEgUsT4fNGIzx9yZX/haIRnspeRTTC09uriEZ4mnsV&#10;0QhPc68iGuFqTvlDzZync0cjPM29gmiEp7dXEI3wtPYKohGe1ppoRNhw2v9FYjgPwLJi1KbJHtYO&#10;B8QhLEPivPGxXxzHShSHoGsdMDh6kTgnbx9oHcYTFIfAZJ3W0cNJvN6roteReL1XPUv+SdD/CYfv&#10;m2gEqJCZe+TykunHGEMs5xqa60dJLo81ZIsxxhDLuYZuMUpyeawhW+QoQyxled0ey4VSePUmGvGf&#10;dwIfmElCIeUd3+ejkHjMFke0nSQIOoxFx2b624H6LBTSONi7QyGNw58JhezB3Vq9nbM1aj8bRCAd&#10;v0J/aDvbQLVDIA1UCYG0UcldCwDtoLJ27wxUarmMR2YMVDtHZvC2gl1t6c1svNLA1le6mU3rPgOa&#10;QR8tcHoPNZxtN8BJ9VdH2y1jft2D97ZB1V62b9F0K9s7/WyQR0Nv6YEZG5rayd4DTRshXMtnmNSg&#10;jha0Wm6g9rH3QEscgZbyFjTlCTXP24fbAHZ7m9rGro6MW70t3cb2TGoQR0NveGRRfK+0C065Ap56&#10;t/003ch2wckBqfZpe7u/6bP2anCDlUezJfvtbMmeTFPQQSjVHKdsa9OUeAysVXiB6y2EQ/o4S/Ei&#10;mf+VS2p2ccEPtBg/srZg+lQ+kv5Sh+zzTriF3n0j0jIu+OoKem8ETzhILFReqzpk/42kv149rx5v&#10;nx9XlOX7WI5Xs/nkx/FmLH+njc/baV7MisX9tHz7/wAAAP//AwBQSwMECgAAAAAAAAAhACwG7M9h&#10;GgAAYRoAABQAAABkcnMvbWVkaWEvaW1hZ2UxLnBuZ4lQTkcNChoKAAAADUlIRFIAAACbAAAAYwgG&#10;AAAAjKBy+AAAAAZiS0dEAP8A/wD/oL2nkwAAAAlwSFlzAAAOxAAADsQBlSsOGwAAGgFJREFUeJzt&#10;XWlUU1fX3kkIBAxDIAjKVK0iCEWUqQyvgoCKAwqoIAWlihaUWrV8RXF6FeeiOBRF0WrBFq2CAioK&#10;KA7IIKBSmQRFQJApzEMCJLnfD3rXx+IjIWDuTVryrLX/3LtzzrNO9j3T3mcfAgAgwAeOjo6wceNG&#10;fipiC1NTUw9paemmod4hCEJAEIRAIBAQAoEwZBv09vYq5+bmXhcWHxqNlqWvr7+b13sul0sEACAS&#10;iVxeOlVVVaurq6u9hcVJX19/F41Gy/4cTjk5Odf6+vpUhq2MTCb38hM/P79zCILA50hdXZ0aACCa&#10;mpofP7csYUlISMguAED279+/W9RcUNHQ0KgGAKS+vn68qLkgCAL37t1zAgDE2dk5XhjlSfX29kqP&#10;+HOQQIJRgChqAhKMHUiMTQLcIDE2CXCDxNgkwA0SY5MAN0iMTQLcIIVHJTIyMj0eHh7XlJWVm/Go&#10;TxAYGBgUenh4XDMwMCgUNRcUS5cujW9ublaWkZHpETUXAIAJEybUenh4XDMxMckTRnkEBOHrQJBA&#10;AqFBMoxKgBskxiYBbpAYmwS4QWJsEuAGibFJgBskxiYBbpAYmwS4YUwYW09Pj4ybm1tsaGhooKi5&#10;iDM2b958euPGjWexKn9MGFt7e7tCXFyca0dHh7youfAC8neY+lCCF4fbt28vq6qq0saqfEyM7fLl&#10;y99qaWl9FER0dHQqXV1d4168eGGOBRcAAEVFxTYKhcLicDgkrOoYDVpbW5U8PDyujRs3rotIJHJ5&#10;yc6dOw/iwUddXb0OyzbCxDeKIAiBy+US6+rq1LlcLpFGo7XIysoyAQCamppUenp6ZKhUaqeCgkJ7&#10;d3e33K1bt1wePHgw/+bNm8udnJyShM1HWlq6d8OGDRdu3769LDAwMFRJSalV2HWMFAwGg25jY5P+&#10;9u3baXQ6nWFkZPQXL11tbe0qPDgFBAT8EhAQ8Mu7d++mTJky5Z3QK8DqsMSaNWuuaGlpVaWlpdkO&#10;fN7d3S178ODBYAUFhbb4+HhnBEEgMTFxsZycXBeZTO6tra1Vx4JPcXGxnrm5efa0adNK7ty5s+j9&#10;+/eTh5KKigodPA6TnDp1ajMAIN7e3lEsFktGFAdaBkt9ff14Dw+PGBqN1nzlypU1ZWVlU3i1U19f&#10;n9RIy8eEdGxsrKu8vHw7v1NCFy5cWK+mplbX0dFBRRAE/vzzzxUAgERFRXljwcnAwKAA+o8t8hVl&#10;ZeUmPP7Y/fv37wYAhMFgqIjayFBZs2bNFUHaCACQ8vLySSMtH5Nh9MaNGyumTZv2dvz48Q28dKyt&#10;rZ/X19erpaen2yxYsOD+/PnzHwAAYHXay8nJKcnQ0LBgOD15efkOLOofDDSMSFzCiQAALCwsslks&#10;FkUQXSqV2jniCrD4QpydneNnzZqVx0/nzZs3hgCAxMbGuiIIAh0dHVQAQCIjI31F/YXjIYWFhdNJ&#10;JBI7JyfHVNRc8BJMVqPS0tK9BQUFhkVFRdN56dy8eXM5qgsAUFtbOwEAQBwm73hg+vTpRcHBwYdW&#10;rFhxo7S0VFfUfPAAJsPo2rVrf42NjXWzsLDIPnHixLZly5bdRlejNTU1GkeOHNl+5coVH01NzWoH&#10;B4dUAICUlBRHAICvvvrqDRacUJSWlureuXNncWdnJ1VKSoodHBx8CACgr6+P3N7erkClUjvxGNqK&#10;ioqmZ2dnW7S2tioZGRn9ZWlpmYl+eIOxatWqGB8fnytYc0JRX1+vduvWLZeGhobxAAD+/v7nVFVV&#10;GxEEITQ3NytTKBTWuHHjukZcMFZdZlxcnAuVSu0AHhNMExOT3KqqKi1UPzo62is0NPRHLLvx8+fP&#10;byCRSGyUg7S0dA/6rqWlRUlBQaFt3bp1F/EYUtLT0615tc1gCQ4OPojXUPf48eM5ioqKrQPrf/Pm&#10;jSH6fubMmS+NjY1fjaZsTIkXFRXp+/n5nTM3N882MzN7YWZm9sLW1jbt8OHD25lMJgWvBkQQBMLC&#10;wrYAAGJgYFAQFRXlvXHjxvCBxoYgCKxevfo3dXX1Wjz4sNlsUnNzM00QwautUlJSHCgUCpNOpzeG&#10;h4dvPHHixNbBxnby5MkfAACprq7WECtjExdhsVgySkpKLUZGRvnNzc00BEHg7Nmz/oONLTIy0hcA&#10;kI8fP2qKmrMoxMbG5hmNRmsuLi7WQxAEsrOzzQcb26tXr4wBAEH3SEciY8Y32traqrR27dpfaTRa&#10;CwDAUGmyJkyYUAsAgM5VxhoqKyt1Fi9efEdPT68EYOg2UldXrwPon9eNtHxMj/Ll5+fPSE9Pt+nr&#10;6yPz0lmyZEnil19++R5LHmhuMTKZ3CeIPoKj87u8vHzygwcP5nd2dlJ56VhaWmba2NikY82FSCRy&#10;sWwjzHyje/bs2X/gwIFdw+lqa2tXYW1sJBKJA9C/EkafDfXVFhQUGAIIbpSfi0uXLq3btGlTeE9P&#10;jww/veDg4EN4GBuJROIM10Zv3rz5CgBASkqKPdLyMTG206dPbz5w4MAuVVXVxu3btx+ZOHHiJ166&#10;5ubmL7DgMBBKSkqthoaGBWfOnPnexcXllqmpae5gnczMTMsDBw7s0tLS+iiIp+Fzcf/+/QW+vr4X&#10;qVRq586dOw+iQ9dQ0NfXL8aaDwCAjY1NenR0tPfVq1e9vLy8rg5+X1NTo/Hdd9+dJxKJXNTjMyJg&#10;MdFcunTpbVlZ2W68nNqCyLNnz2wUFBTalJSUWoKCgo54eXlFS0lJ9cXExHgEBwcfVFBQaJOVle1O&#10;TU21x4MP6hvNyMiwFHXboFJZWak9ZcqUMikpqb4NGzac37FjxyEAQEJDQ388duzY/+jo6FQAAHLq&#10;1KnNoykfE9LOzs7xurq6b0XdeIPl5cuXM1VVVRtgiL0sCoXCfPDgwTy8uKBpVtFABHGR2tpadSMj&#10;o/yh2ggAkLCwsC2jLRuTYVRTU7Manf+IE2bOnPmquLhY/8aNGyvev3//JfqcTqczPDw8runo6FTi&#10;xQX1lKBeC7zqHQ7q6up1WVlZXyckJDjn5eWZIH8vBOTk5LqXLVt2e+bMma9GXTgWX0dZWdkUaWnp&#10;nuTkZEdRf6niKlwul2BlZfV8+fLlN3p6eqRFzQcPwSSxTEtLCy0yMnJ9SEjI7sOHD++wt7d/yCv9&#10;u6amZrU4fdl4gsFg0L29vaMbGhrGr1ix4gYv36iFhUW2tbX1c6z5bNu27UR1dbXmn3/+uZKXzu3b&#10;t5cFBAT8kpmZaamlpfVxJOVjMoxGR0d7BwUFHQUA+P7778/w042NjXVzdXWNw4LHYLx7925KRESE&#10;38AhdDDk5eU7oqKiVuPBJzY21i0tLc2up6dH5uXLl7N46QUHBx/Cw9iam5uVGxsbVfnpdHd3y9XU&#10;1Giw2ewR2w4mxqavr1/s7e0dLYguXvOkxMTEJV5eXlfb29sV+OnhlUMuPz9/RkBAwC8yMjI9O3bs&#10;ODxt2rS3vHTFKYfc5xyIwcTYHB0dUxwdHVOwKHs0YLFYFG9v72gWi0U5duzYT25ubrG8hix0Axhr&#10;JCUlObHZbKknT57MsbKyysCjzqHw9u3baU1NTSoAAI2Njart7e0KGRkZVkPpslgsytmzZzcSCARk&#10;VHGHop404iH19fXjAQDZvn37YVFzQeXAgQM7AQBpb2+XFyUPFxeXOBAw1AkVX1/fyNHUhUuaU1ED&#10;da2oqKgMeY+VKIAe3evo6JDH69zDUFiyZEkielQwOTl5XkdHh7ybm1vsULoEAgExMDAoXLt27a+j&#10;qUsoq9FTp0798ODBg/mOjo4pW7duDUtISHCOiIjwE+S3u3btOoDHMDJjxox8W1vbx6dOnfoB67oE&#10;AYIghP/85z/PNDQ0aqKjo715Det44qeffjpWU1Oj8fvvv3+DRflC6dn++usvo6SkJCc1NbV6AICK&#10;ioovkpKSnAT5ra+v70VhcBgOZ8+e3bhgwYL7ZmZmOUP5/fBGXV2duqOjY0pYWNhWa2vr5/y2PszN&#10;zV/g8UEeO3bsJyzLF0rP1t3dLdfT0yMjIyPTIycn193T0yPT3d0tJ8hvqVRqJ15RFrdu3XJZtWpV&#10;zKxZs17yCg6Ql5fvuHz58rdYc3n+/Lm1oJEcwcHBhw4ePLgTa05YA5NNXRaLRWGxWBR5efkOvFZ3&#10;w+Hx48e2CxcuvMdkMmX56SkrKzejqzMswWAw6MnJyfME0TU0NCzgl55BmMjLyzPZvn37kfz8/BkI&#10;n5i1vLw8k5GmhcDE2Nzd3a8nJCQ4t7S00CgUCkvoFYwQCIIQJk2a9KG2tnZCSEjIbldX1zh+Wx8a&#10;Gho1eHMUByQlJTktX778Znd3t5yqqmqjgoJCOy/dx48f22pqalaPqAKsltMaGhrVot5eQIXBYKgA&#10;ABIUFHRE1FzEWYyNjV+RyeTeixcvrsOifEy2PiwtLTNTUlIce3t7pcVhlYWGhYvT1geXyyV2dXWN&#10;E0RXRkamB492ZDAY9AULFtxft27dJSzKx+TAi7+//zllZeXmDRs2XBCHm5ppNFqLsbHx64Ehz6JG&#10;ZmampYKCQrsgsm/fvr14cCKTyX1YTnsw6dkKCgoMHRwcUqOiolbn5uaaOjk5JfE6Ze7p6fnH9OnT&#10;i7DgMRCnT5/evGTJkkQLC4vsVatWxWBd33Cg0Wgt/Fx6+fn5MxobG1Vnz579dOrUqWV4cJo/f/6D&#10;/Pz8GViVj8kC4fTp05t/+OGHU4Lo4hX1ERgYGPro0aO5r1+/Nrayssrgt/Vx6dKldVjzGQ4sFovi&#10;6en5R3V1teaTJ0/moOkrsERdXZ26mZlZjre3d/ShQ4eChV0+JsZWVVWlXVJSoieIrrGx8Wt+qbWE&#10;BUNDw4LCwkKD4fTw2voQBBwOhzR58uRyPz+/iB07dhzGur4LFy5siI2NdUtOTp5nbGz8ml+0SVhY&#10;2FZVVdXGkZQ/Zm7l+/Tp00RB5o8kEokz0qBALGFvb/+QyWTK8orEECZ8fHyu/Pbbb2sE0S0vL588&#10;adKkDyMpf8wY2z8VNjY26UwmUzYvL88E67rq6+vV2traFAXRnTx5cvlIz45iGvVRUlKiFxoaGpiZ&#10;mWmJBt2RyeS+2bNnPw0KCjqKV2LifyquXr3qlZWV9fWcOXOe4FGfmppaPerfxgKY9WxxcXGuPj4+&#10;V3jdPUCn0xnXr193nzt37iNMCAwBNpst9fTp09n8wsIpFApL0Cjjz0FBQYGhv7//OV7vGQwGvaSk&#10;RE9WVpYZHx+/VJyCUUcNLHaKExMTFwMAMm7cuM6IiIjv2traFNB3TU1NyqGhoT/KyMiwSCQSOysr&#10;ywKP3fHq6moNS0vLDBCTBM7D5WcjEAhcU1PTnBcvXphhxaGoqEg/NzfXpKGhQRVBEKioqNDJzc01&#10;EURGcyIMk55t+fLlN+/cubP45cuXs3jtoWVkZFjZ2Nik+/v7nwsPD98kdBIDwOVyiQYGBoUlJSV6&#10;c+fOfcTPN4pXzwbQ39PyekcgEBCsgxiMjY1f5+fnzzh9+vTm77///gzWCwRM5mx9fX1kIyOjv/ht&#10;1lpZWWVoaWl95JfhSFhAhyR3d/frMTExq3gdK8Qbo0nOIky4u7tft7a2fo5GlNjb2z8UNH0pPyc9&#10;T2DRPXt6ev5uZmb2Yjg9bW3tyq1bt57AeshqaGhQBQDk559/DsRjiBREXr16ZWxgYFBQWVmpzU/P&#10;zMzsxWhza4ibYOIb9fT0/KOgoMDww4cPk3jpvH792rimpkbD3d39OhYcBkJZWblZRUWlSVDHNx7o&#10;6uoaV1hYaDBcuqzCwkKD0STeE0dgYmyLFi266+vre9HMzCwnJiZm1cAGZTKZshcvXvSdM2fOk927&#10;d4dYWFhkY8FhIEgkEickJGR3ZGTk+rKysqlY1ydMcLlc3LKDRkZGrg8PD98kqPdnpMBkzhYREeF3&#10;+fLlb7u7u+U8PT3/IJPJfagjnsViUdhsthSJROKEhoYGDr4D9OTJk1uwCHHx9/c/19bWpmhra/vY&#10;z88vgpdvlEKhsL755pvfhV0/QH9vVllZqQPQf04DAOD9+/df8pq3Jicnz2OxWJRRzY9GgefPn1uj&#10;CwQNDY0ae3v7h6gII6AUk9Xo1atXvUYbM7937959Hh4e14TNqaamRsPFxeVWTk6OGT89LH2j9+/f&#10;XzDSWwfpdDojKyvra6yzcwL05xJOSUlxTE1NdXj48KH9x48ftdB3enp6Jajh2dnZpY3mkPKYcVc5&#10;OjqmpKamOtjZ2aW5uLjc4rf1sWbNmt+w4PDmzZuvjh8//iNA/x+blJTk5OrqGsfr3CiNRmtZv359&#10;JB4hWEOhtLRUFzW8tLQ0u5aWFhpAfzBqRUXFFyP2IYt6hYKHtLS0KAEAsnLlyutcLpcgaj4I0p/2&#10;nUajNb9//36yqLkMJx8+fPji/PnzG6ZNm1YC4nYrHy8wmUzZ+Pj4pR0dHfIaGho1Tk5OSXjseaFz&#10;IjMzsxxx2WMzNzd/0dzcrCxqHkOhqalJJS0tzS41NdUhNTXVAXXvqaur13l6ev7h4OCQyi9PMk9g&#10;8SVkZWVZzJgx4/WdO3cWoc9YLJaMnZ3dIxjgktm1a1cIHl8mh8MhqqqqNvz3v//dK+peQpwlKirK&#10;e9asWXlEIpEDAIi8vHz74sWLE8PCwrYMvHhjtIIJ6X379u0hkUjs1tZWRfRZeHj4RgBAbGxsnp08&#10;efIHS0vLDCKRyMnOzjbHoyHDw8M3amlpVZWVlU0R9Z+KIAgUFBQY2NnZPRJELl26tBYPTujltjo6&#10;OhVXrlxZM5rbkvkJJsNoaWmp7tSpU8sUFRXb0Gd3795dRCaT++Li4lxVVVUb3dzcYr/44ouK2NhY&#10;NzzS00+cOPGTpqZmtaWlZeaWLVtO8tv6wOOMQmtrq1JaWpqdILqWlpaZWPMBADA1Nc1NTU11qKys&#10;1PHx8bmyd+/efQ4ODqkODg6p9vb2D0camfv/gMUX4urqGmtiYpI78JmKigrD2to6feAzNTW1Oj8/&#10;v3N4fLXidm03h8MhdnV1yfGStLQ0Wy0trarAwMCfe3t7yXhwQqW4uFjvzJkzAcuWLbulpKTUAn9H&#10;oRgZGeVv27bt+L1795xG0+th0rNxuVziwFwfaMK5r7/+OmugHofDIeHljN6zZ89+QfbP8DrBTyQS&#10;uXJyct283tva2j5OT0+3mT59epGNjU360qVL4/HgBdC/p6anp1cSEBDwC4fDIeXl5ZmkpqY6REVF&#10;rT5x4sS2EydObBtN1AcmX0ZgYODPAIA8evTIDkEQ2Lx58ykAQG7evOmG6nR1dclJSUn17dmzZx+e&#10;X+0/Tezs7B45ODikiKLu5uZm2s2bN938/PzOTZkypQwGjAAfPnz4YqTlYULy48ePmnQ6vVFKSqpP&#10;WVm5CQAQbW3tyu7ubllU5+7duwsBAImLi3MR9R8qzjJ37tyHs2bNysOjLiaTSUlJSXEICgo6Ympq&#10;moOuSgEAUVFRYSxfvvzGuXPn/EpLS6eOpnzMiD979sxm9uzZT2bOnPlywYIFSYM3L/38/M7p6OhU&#10;NDU1KYv6DxVXqaio0KHRaM2ChGsJQ3x8fC6jxiUnJ9c1b968B0ePHv0pLy9vFofDIX5u+WPGXWVk&#10;ZPSXILfOqKioNA2Xnl0Y+PTp08SYmJhVvN4zGAx6ZGTk+qamJpXDhw/v2L59+xGsOYWGhga2tbUp&#10;2tvbP7SyssoQdn6RMZFTF6A/vTuvyX9TU5NKeXn5ZG1t7SpdXd1SPPh8+PBhUmBgYCg/HQKBgISE&#10;hOzGw9AA+rMGYFn+mOnZhsOFCxc2BAUFHb13795CPPa1UJcQr/ckEoljamqaK04Hpj8XEmMbgJ07&#10;dx5MSEhwzs/Pn4Gm2ZJAeBgTd8QLCmNj49cFBQWGRUVF00XN5d+IMTNnEwRodMhweXeFjU+fPk3k&#10;d85AXV29bsKECbV4csIEol7ei4vU1dWpmZmZvQAApLi4WA+POjs7O8ctWrToDgzjQgsODj4o6vYR&#10;hoyZnm3Tpk3haPz/YLDZbKns7GyL1tZWJWdn5wR+97ULC0wmU3bevHnJGRkZVgsXLrxHIpE4iYmJ&#10;S7y9vaMpFArr4cOH9uXl5ZNdXFxuDXbz/WMhamvHS4ZzxFOp1I4ff/wxlM1mk/DgExMT4wEAiL+/&#10;/1kEQSA1NdUeABD0HCmTyaSsXLnyuoaGRjWDwVARdfsJQ8ZMz/b8+XNrfukOFBQU2vG6/AOg/+5T&#10;AICQkJDdAP+XZBoFhUJhXbt2zcPAwKAwNDQ08PDhwzvw4oYVxoyxDYytEwegeTxoNFoLQP8G7mAd&#10;AoGA6Orqlj5+/NgWZ3qYYMxvfaA3rSQnJ89rbW1VwqteNKcGi8WiAPyf8aHnSVGwWCzK51woK1YQ&#10;9TiOlxw/fnzbypUrrw9M9VRcXKxHp9Mb4e95m5qaWl1NTc1EPPikpaXZAgDy9OnT/yBIfyoxIpHI&#10;WbRo0R30BFhGRoYlhUJh2tvbp4q6/YQhIieAl0yaNKnc1dU1duAzKyur5wCAuLu7X/Pz8zsnJSXV&#10;h9cfy2QyKfLy8u2bN28+hT7buXPnAfg7HMvQ0PANmUzuJZFI7ISEhCWibj9hiMgJ4PXHEggE7tGj&#10;R39CnzU2NtIBAFm4cOFd9Nm2bduOw4AVIdZSUVGhMzD0is1mk7799ttf5eXl28eNG9epqan58erV&#10;q9+Iuv2EJSIngIc0NTUpAwASERHxHfoMzY4ZGRnpiz6Lj493BgAkJyfHVNSc/40yJhYIaCagganp&#10;s7KyvgYAGLhhiuqJy0HmfxvGhLEpKiq2UanUzmvXrnkgCEJgMpmy169fd6dSqZ0D82gwGAw6AMBn&#10;H1mTYEiMCWMjk8l9W7ZsOZmRkWGlq6tbqq+vX/zu3bspq1evjhq4mfro0aO5ioqKbZKU+RhB1OM4&#10;XoJOvul0eiOdTm/08vKKHrgN0tDQoConJ9e1bNmyW6Lm+m+V/wWHBzibtX1YCQAAAABJRU5ErkJg&#10;glBLAwQUAAYACAAAACEABEQ55+EAAAAJAQAADwAAAGRycy9kb3ducmV2LnhtbEyPzWrDMBCE74W+&#10;g9hCb43s/NjFtRxCaHsKhSaF0ptibWwTa2UsxXbevttTc9thhtlv8vVkWzFg7xtHCuJZBAKpdKah&#10;SsHX4e3pGYQPmoxuHaGCK3pYF/d3uc6MG+kTh32oBJeQz7SCOoQuk9KXNVrtZ65DYu/keqsDy76S&#10;ptcjl9tWzqMokVY3xB9q3eG2xvK8v1gF76MeN4v4ddidT9vrz2H18b2LUanHh2nzAiLgFP7D8IfP&#10;6FAw09FdyHjRKkhWyZKjfPAC9tN0kYI4Klgm8xRkkcvbBcU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5J2aBbFwAA68IAAA4AAAAAAAAAAAAAAAAAOgIAAGRy&#10;cy9lMm9Eb2MueG1sUEsBAi0ACgAAAAAAAAAhACwG7M9hGgAAYRoAABQAAAAAAAAAAAAAAAAAwRkA&#10;AGRycy9tZWRpYS9pbWFnZTEucG5nUEsBAi0AFAAGAAgAAAAhAAREOefhAAAACQEAAA8AAAAAAAAA&#10;AAAAAAAAVDQAAGRycy9kb3ducmV2LnhtbFBLAQItABQABgAIAAAAIQCqJg6+vAAAACEBAAAZAAAA&#10;AAAAAAAAAAAAAGI1AABkcnMvX3JlbHMvZTJvRG9jLnhtbC5yZWxzUEsFBgAAAAAGAAYAfAEAAFU2&#10;AAAAAA==&#10;">
                <v:shape id="docshape84" o:spid="_x0000_s1027" type="#_x0000_t75" style="position:absolute;left:6563;top:3888;width:1165;height: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BmcxAAAANwAAAAPAAAAZHJzL2Rvd25yZXYueG1sRI/NasMw&#10;EITvhbyD2EBvjWxD3cSNEoKh0Eug+XmAxdpKJtbKSErivH1VKPQ4zM43O+vt5AZxoxB7zwrKRQGC&#10;uPO6Z6PgfPp4WYKICVnj4JkUPCjCdjN7WmOj/Z0PdDsmIzKEY4MKbEpjI2XsLDmMCz8SZ+/bB4cp&#10;y2CkDnjPcDfIqihq6bDn3GBxpNZSdzleXX7jsa/t4WtozWsZ3vayMu1ytVPqeT7t3kEkmtL/8V/6&#10;Uyuo6hJ+x2QCyM0PAAAA//8DAFBLAQItABQABgAIAAAAIQDb4fbL7gAAAIUBAAATAAAAAAAAAAAA&#10;AAAAAAAAAABbQ29udGVudF9UeXBlc10ueG1sUEsBAi0AFAAGAAgAAAAhAFr0LFu/AAAAFQEAAAsA&#10;AAAAAAAAAAAAAAAAHwEAAF9yZWxzLy5yZWxzUEsBAi0AFAAGAAgAAAAhAKhsGZzEAAAA3AAAAA8A&#10;AAAAAAAAAAAAAAAABwIAAGRycy9kb3ducmV2LnhtbFBLBQYAAAAAAwADALcAAAD4AgAAAAA=&#10;">
                  <v:imagedata r:id="rId57" o:title=""/>
                </v:shape>
                <v:line id="Line 251" o:spid="_x0000_s1028" style="position:absolute;visibility:visible;mso-wrap-style:square" from="6629,3532" to="6697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U5uxAAAANwAAAAPAAAAZHJzL2Rvd25yZXYueG1sRI9Li8JA&#10;EITvwv6HoRf2phNzEMk6isguuhfxxeKxybR5mOkJmTGJ/94RBI9FVX1FzRa9qURLjSssKxiPIhDE&#10;qdUFZwpOx9/hFITzyBory6TgTg4W84/BDBNtO95Te/CZCBB2CSrIva8TKV2ak0E3sjVx8C62MeiD&#10;bDKpG+wC3FQyjqKJNFhwWMixplVO6fVwMwr2P7vt9bhB6dtyPf47d2X1b0ulvj775TcIT71/h1/t&#10;jVYQT2J4nglHQM4fAAAA//8DAFBLAQItABQABgAIAAAAIQDb4fbL7gAAAIUBAAATAAAAAAAAAAAA&#10;AAAAAAAAAABbQ29udGVudF9UeXBlc10ueG1sUEsBAi0AFAAGAAgAAAAhAFr0LFu/AAAAFQEAAAsA&#10;AAAAAAAAAAAAAAAAHwEAAF9yZWxzLy5yZWxzUEsBAi0AFAAGAAgAAAAhAKwpTm7EAAAA3AAAAA8A&#10;AAAAAAAAAAAAAAAABwIAAGRycy9kb3ducmV2LnhtbFBLBQYAAAAAAwADALcAAAD4AgAAAAA=&#10;" strokecolor="#afafaf" strokeweight=".26061mm"/>
                <v:line id="Line 252" o:spid="_x0000_s1029" style="position:absolute;visibility:visible;mso-wrap-style:square" from="6629,3532" to="6629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Oq4wwAAANwAAAAPAAAAZHJzL2Rvd25yZXYueG1sRI9PawIx&#10;FMTvBb9DeEJvNVurS1mNIorQq39Kr4/N62bt5mXdxDV++0YQPA4z8xtmvoy2ET11vnas4H2UgSAu&#10;na65UnA8bN8+QfiArLFxTApu5GG5GLzMsdDuyjvq96ESCcK+QAUmhLaQ0peGLPqRa4mT9+s6iyHJ&#10;rpK6w2uC20aOsyyXFmtOCwZbWhsq//YXq+D7tJnGnn4yw7ewnvQxP+SXs1Kvw7iagQgUwzP8aH9p&#10;BeP8A+5n0hGQi38AAAD//wMAUEsBAi0AFAAGAAgAAAAhANvh9svuAAAAhQEAABMAAAAAAAAAAAAA&#10;AAAAAAAAAFtDb250ZW50X1R5cGVzXS54bWxQSwECLQAUAAYACAAAACEAWvQsW78AAAAVAQAACwAA&#10;AAAAAAAAAAAAAAAfAQAAX3JlbHMvLnJlbHNQSwECLQAUAAYACAAAACEAxIDquMMAAADcAAAADwAA&#10;AAAAAAAAAAAAAAAHAgAAZHJzL2Rvd25yZXYueG1sUEsFBgAAAAADAAMAtwAAAPcCAAAAAA==&#10;" strokeweight=".26061mm"/>
                <v:line id="Line 253" o:spid="_x0000_s1030" style="position:absolute;visibility:visible;mso-wrap-style:square" from="6629,3168" to="6697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HOBxAAAANwAAAAPAAAAZHJzL2Rvd25yZXYueG1sRI9Li8JA&#10;EITvC/6HoQVv60QRWaKjiCjqZfGxiMcm0+ZhpidkxiT++x1hYY9FVX1FzZedKUVDtcstKxgNIxDE&#10;idU5pwp+LtvPLxDOI2ssLZOCFzlYLnofc4y1bflEzdmnIkDYxagg876KpXRJRgbd0FbEwbvb2qAP&#10;sk6lrrENcFPKcRRNpcGcw0KGFa0zSh7np1Fw2hy/H5c9St8Uu9Hh1hbl1RZKDfrdagbCU+f/w3/t&#10;vVYwnk7gfSYcAbn4BQAA//8DAFBLAQItABQABgAIAAAAIQDb4fbL7gAAAIUBAAATAAAAAAAAAAAA&#10;AAAAAAAAAABbQ29udGVudF9UeXBlc10ueG1sUEsBAi0AFAAGAAgAAAAhAFr0LFu/AAAAFQEAAAsA&#10;AAAAAAAAAAAAAAAAHwEAAF9yZWxzLy5yZWxzUEsBAi0AFAAGAAgAAAAhAEyMc4HEAAAA3AAAAA8A&#10;AAAAAAAAAAAAAAAABwIAAGRycy9kb3ducmV2LnhtbFBLBQYAAAAAAwADALcAAAD4AgAAAAA=&#10;" strokecolor="#afafaf" strokeweight=".26061mm"/>
                <v:line id="Line 254" o:spid="_x0000_s1031" style="position:absolute;visibility:visible;mso-wrap-style:square" from="6629,3168" to="6629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dXwgAAANwAAAAPAAAAZHJzL2Rvd25yZXYueG1sRI9BawIx&#10;FITvgv8hPKE3zSp1ka1RRCn0Wq14fWxeN6ubl3UT1/jvG0HocZiZb5jlOtpG9NT52rGC6SQDQVw6&#10;XXOl4OfwOV6A8AFZY+OYFDzIw3o1HCyx0O7O39TvQyUShH2BCkwIbSGlLw1Z9BPXEifv13UWQ5Jd&#10;JXWH9wS3jZxlWS4t1pwWDLa0NVRe9jer4HjezWNPp8zwI2zf+5gf8ttVqbdR3HyACBTDf/jV/tIK&#10;ZvkcnmfSEZCrPwAAAP//AwBQSwECLQAUAAYACAAAACEA2+H2y+4AAACFAQAAEwAAAAAAAAAAAAAA&#10;AAAAAAAAW0NvbnRlbnRfVHlwZXNdLnhtbFBLAQItABQABgAIAAAAIQBa9CxbvwAAABUBAAALAAAA&#10;AAAAAAAAAAAAAB8BAABfcmVscy8ucmVsc1BLAQItABQABgAIAAAAIQAkJddXwgAAANwAAAAPAAAA&#10;AAAAAAAAAAAAAAcCAABkcnMvZG93bnJldi54bWxQSwUGAAAAAAMAAwC3AAAA9gIAAAAA&#10;" strokeweight=".26061mm"/>
                <v:line id="Line 255" o:spid="_x0000_s1032" style="position:absolute;visibility:visible;mso-wrap-style:square" from="6629,2804" to="6697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khtxQAAANwAAAAPAAAAZHJzL2Rvd25yZXYueG1sRI/NasMw&#10;EITvhbyD2EBujWwfTHGihFIS6lxKnYTQ42Jt/RNrZSzVdt++KhR6HGbmG2a7n00nRhpcY1lBvI5A&#10;EJdWN1wpuF6Oj08gnEfW2FkmBd/kYL9bPGwx03bigsazr0SAsMtQQe19n0npypoMurXtiYP3aQeD&#10;PsihknrAKcBNJ5MoSqXBhsNCjT291FTez19GQXF4f7tfcpR+bF/j08fUdjfbKrVazs8bEJ5m/x/+&#10;a+daQZKm8HsmHAG5+wEAAP//AwBQSwECLQAUAAYACAAAACEA2+H2y+4AAACFAQAAEwAAAAAAAAAA&#10;AAAAAAAAAAAAW0NvbnRlbnRfVHlwZXNdLnhtbFBLAQItABQABgAIAAAAIQBa9CxbvwAAABUBAAAL&#10;AAAAAAAAAAAAAAAAAB8BAABfcmVscy8ucmVsc1BLAQItABQABgAIAAAAIQDTEkhtxQAAANwAAAAP&#10;AAAAAAAAAAAAAAAAAAcCAABkcnMvZG93bnJldi54bWxQSwUGAAAAAAMAAwC3AAAA+QIAAAAA&#10;" strokecolor="#afafaf" strokeweight=".26061mm"/>
                <v:line id="Line 256" o:spid="_x0000_s1033" style="position:absolute;visibility:visible;mso-wrap-style:square" from="6629,2804" to="6629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+y7wwAAANwAAAAPAAAAZHJzL2Rvd25yZXYueG1sRI9PawIx&#10;FMTvBb9DeIK3mlV0W1ajiEXw6p/S62Pz3Gy7edlu4hq/vREKPQ4z8xtmuY62ET11vnasYDLOQBCX&#10;TtdcKTifdq/vIHxA1tg4JgV38rBeDV6WWGh34wP1x1CJBGFfoAITQltI6UtDFv3YtcTJu7jOYkiy&#10;q6Tu8JbgtpHTLMulxZrTgsGWtobKn+PVKvj8/pjHnr4yw/ewnfUxP+XXX6VGw7hZgAgUw3/4r73X&#10;Cqb5GzzPpCMgVw8AAAD//wMAUEsBAi0AFAAGAAgAAAAhANvh9svuAAAAhQEAABMAAAAAAAAAAAAA&#10;AAAAAAAAAFtDb250ZW50X1R5cGVzXS54bWxQSwECLQAUAAYACAAAACEAWvQsW78AAAAVAQAACwAA&#10;AAAAAAAAAAAAAAAfAQAAX3JlbHMvLnJlbHNQSwECLQAUAAYACAAAACEAu7vsu8MAAADcAAAADwAA&#10;AAAAAAAAAAAAAAAHAgAAZHJzL2Rvd25yZXYueG1sUEsFBgAAAAADAAMAtwAAAPcCAAAAAA==&#10;" strokeweight=".26061mm"/>
                <v:line id="Line 257" o:spid="_x0000_s1034" style="position:absolute;visibility:visible;mso-wrap-style:square" from="6629,2440" to="6697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XmEwAAAANwAAAAPAAAAZHJzL2Rvd25yZXYueG1sRE/LisIw&#10;FN0P+A/hCu7GVBciHWMZRFE34mMYZnlp7vSZm9LEtv69WQguD+e9SgZTi45aV1hWMJtGIIhTqwvO&#10;FPzcdp9LEM4ja6wtk4IHOUjWo48Vxtr2fKHu6jMRQtjFqCD3vomldGlOBt3UNsSB+7etQR9gm0nd&#10;Yh/CTS3nUbSQBgsODTk2tMkpra53o+CyPZ+q2wGl78r97PjXl/WvLZWajIfvLxCeBv8Wv9wHrWC+&#10;CGvDmXAE5PoJAAD//wMAUEsBAi0AFAAGAAgAAAAhANvh9svuAAAAhQEAABMAAAAAAAAAAAAAAAAA&#10;AAAAAFtDb250ZW50X1R5cGVzXS54bWxQSwECLQAUAAYACAAAACEAWvQsW78AAAAVAQAACwAAAAAA&#10;AAAAAAAAAAAfAQAAX3JlbHMvLnJlbHNQSwECLQAUAAYACAAAACEAzcF5hMAAAADcAAAADwAAAAAA&#10;AAAAAAAAAAAHAgAAZHJzL2Rvd25yZXYueG1sUEsFBgAAAAADAAMAtwAAAPQCAAAAAA==&#10;" strokecolor="#afafaf" strokeweight=".26061mm"/>
                <v:line id="Line 258" o:spid="_x0000_s1035" style="position:absolute;visibility:visible;mso-wrap-style:square" from="6629,2440" to="6629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N1SwwAAANwAAAAPAAAAZHJzL2Rvd25yZXYueG1sRI9PawIx&#10;FMTvBb9DeIK3mlV0aVejiEXw6p/S62Pz3Gy7edlu4hq/vREKPQ4z8xtmuY62ET11vnasYDLOQBCX&#10;TtdcKTifdq9vIHxA1tg4JgV38rBeDV6WWGh34wP1x1CJBGFfoAITQltI6UtDFv3YtcTJu7jOYkiy&#10;q6Tu8JbgtpHTLMulxZrTgsGWtobKn+PVKvj8/pjHnr4yw/ewnfUxP+XXX6VGw7hZgAgUw3/4r73X&#10;Cqb5OzzPpCMgVw8AAAD//wMAUEsBAi0AFAAGAAgAAAAhANvh9svuAAAAhQEAABMAAAAAAAAAAAAA&#10;AAAAAAAAAFtDb250ZW50X1R5cGVzXS54bWxQSwECLQAUAAYACAAAACEAWvQsW78AAAAVAQAACwAA&#10;AAAAAAAAAAAAAAAfAQAAX3JlbHMvLnJlbHNQSwECLQAUAAYACAAAACEApWjdUsMAAADcAAAADwAA&#10;AAAAAAAAAAAAAAAHAgAAZHJzL2Rvd25yZXYueG1sUEsFBgAAAAADAAMAtwAAAPcCAAAAAA==&#10;" strokeweight=".26061mm"/>
                <v:line id="Line 259" o:spid="_x0000_s1036" style="position:absolute;visibility:visible;mso-wrap-style:square" from="6629,2077" to="6697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uNfwQAAANwAAAAPAAAAZHJzL2Rvd25yZXYueG1sRE/LisIw&#10;FN0P+A/hCu7GVBc6dIwyiKJuRKvILC/NnT5sbkoT2/r3ZiHM8nDei1VvKtFS4wrLCibjCARxanXB&#10;mYLrZfv5BcJ5ZI2VZVLwJAer5eBjgbG2HZ+pTXwmQgi7GBXk3texlC7NyaAb25o4cH+2MegDbDKp&#10;G+xCuKnkNIpm0mDBoSHHmtY5pffkYRScN6fj/bJH6dtyNzn8dmV1s6VSo2H/8w3CU+//xW/3XiuY&#10;zsP8cCYcAbl8AQAA//8DAFBLAQItABQABgAIAAAAIQDb4fbL7gAAAIUBAAATAAAAAAAAAAAAAAAA&#10;AAAAAABbQ29udGVudF9UeXBlc10ueG1sUEsBAi0AFAAGAAgAAAAhAFr0LFu/AAAAFQEAAAsAAAAA&#10;AAAAAAAAAAAAHwEAAF9yZWxzLy5yZWxzUEsBAi0AFAAGAAgAAAAhALZu41/BAAAA3AAAAA8AAAAA&#10;AAAAAAAAAAAABwIAAGRycy9kb3ducmV2LnhtbFBLBQYAAAAAAwADALcAAAD1AgAAAAA=&#10;" strokecolor="#afafaf" strokeweight=".26061mm"/>
                <v:line id="Line 260" o:spid="_x0000_s1037" style="position:absolute;visibility:visible;mso-wrap-style:square" from="6629,2077" to="6629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0eJwwAAANwAAAAPAAAAZHJzL2Rvd25yZXYueG1sRI9PawIx&#10;FMTvhX6H8ArealbRbVmNUiyCV//R62Pzulm7edlu4hq/vREEj8PM/IaZL6NtRE+drx0rGA0zEMSl&#10;0zVXCg779fsnCB+QNTaOScGVPCwXry9zLLS78Jb6XahEgrAvUIEJoS2k9KUhi37oWuLk/brOYkiy&#10;q6Tu8JLgtpHjLMulxZrTgsGWVobKv93ZKjievqexp5/M8DWsJn3M9/n5X6nBW/yagQgUwzP8aG+0&#10;gvHHCO5n0hGQixsAAAD//wMAUEsBAi0AFAAGAAgAAAAhANvh9svuAAAAhQEAABMAAAAAAAAAAAAA&#10;AAAAAAAAAFtDb250ZW50X1R5cGVzXS54bWxQSwECLQAUAAYACAAAACEAWvQsW78AAAAVAQAACwAA&#10;AAAAAAAAAAAAAAAfAQAAX3JlbHMvLnJlbHNQSwECLQAUAAYACAAAACEA3sdHicMAAADcAAAADwAA&#10;AAAAAAAAAAAAAAAHAgAAZHJzL2Rvd25yZXYueG1sUEsFBgAAAAADAAMAtwAAAPcCAAAAAA==&#10;" strokeweight=".26061mm"/>
                <v:line id="Line 261" o:spid="_x0000_s1038" style="position:absolute;visibility:visible;mso-wrap-style:square" from="6629,1713" to="6697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NizxQAAANwAAAAPAAAAZHJzL2Rvd25yZXYueG1sRI9La8Mw&#10;EITvgfwHsYHeEjk+pMGNYkpIaXopzYPQ42Jt/dTKWIrt/vuqEMhxmJlvmE06mkb01LnSsoLlIgJB&#10;nFldcq7gcn6br0E4j6yxsUwKfslBup1ONphoO/CR+pPPRYCwS1BB4X2bSOmyggy6hW2Jg/djO4M+&#10;yC6XusMhwE0j4yhaSYMlh4UCW9oVlNWnm1Fw3H991ucDSt9X78uP76FqrrZS6mk2vr6A8DT6R/je&#10;PmgF8XMM/2fCEZDbPwAAAP//AwBQSwECLQAUAAYACAAAACEA2+H2y+4AAACFAQAAEwAAAAAAAAAA&#10;AAAAAAAAAAAAW0NvbnRlbnRfVHlwZXNdLnhtbFBLAQItABQABgAIAAAAIQBa9CxbvwAAABUBAAAL&#10;AAAAAAAAAAAAAAAAAB8BAABfcmVscy8ucmVsc1BLAQItABQABgAIAAAAIQAp8NizxQAAANwAAAAP&#10;AAAAAAAAAAAAAAAAAAcCAABkcnMvZG93bnJldi54bWxQSwUGAAAAAAMAAwC3AAAA+QIAAAAA&#10;" strokecolor="#afafaf" strokeweight=".26061mm"/>
                <v:line id="Line 262" o:spid="_x0000_s1039" style="position:absolute;visibility:visible;mso-wrap-style:square" from="6629,1713" to="6629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XxlwwAAANwAAAAPAAAAZHJzL2Rvd25yZXYueG1sRI9BawIx&#10;FITvgv8hPKE3zWp1la1RiqXQq9rS62Pzutl287Ju4hr/vRGEHoeZ+YZZb6NtRE+drx0rmE4yEMSl&#10;0zVXCj6P7+MVCB+QNTaOScGVPGw3w8EaC+0uvKf+ECqRIOwLVGBCaAspfWnIop+4ljh5P66zGJLs&#10;Kqk7vCS4beQsy3Jpsea0YLClnaHy73C2Cr5+3xaxp+/M8DXs5n3Mj/n5pNTTKL6+gAgUw3/40f7Q&#10;CmbLZ7ifSUdAbm4AAAD//wMAUEsBAi0AFAAGAAgAAAAhANvh9svuAAAAhQEAABMAAAAAAAAAAAAA&#10;AAAAAAAAAFtDb250ZW50X1R5cGVzXS54bWxQSwECLQAUAAYACAAAACEAWvQsW78AAAAVAQAACwAA&#10;AAAAAAAAAAAAAAAfAQAAX3JlbHMvLnJlbHNQSwECLQAUAAYACAAAACEAQVl8ZcMAAADcAAAADwAA&#10;AAAAAAAAAAAAAAAHAgAAZHJzL2Rvd25yZXYueG1sUEsFBgAAAAADAAMAtwAAAPcCAAAAAA==&#10;" strokeweight=".26061mm"/>
                <v:line id="Line 263" o:spid="_x0000_s1040" style="position:absolute;visibility:visible;mso-wrap-style:square" from="6629,1349" to="6697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eVcxQAAANwAAAAPAAAAZHJzL2Rvd25yZXYueG1sRI9ba8JA&#10;FITfhf6H5RT6phulaImuIqWl+iLeEB8P2WMuZs+G7JrEf+8KQh+HmfmGmS06U4qGapdbVjAcRCCI&#10;E6tzThUcD7/9LxDOI2ssLZOCOzlYzN96M4y1bXlHzd6nIkDYxagg876KpXRJRgbdwFbEwbvY2qAP&#10;sk6lrrENcFPKURSNpcGcw0KGFX1nlFz3N6Ng97PdXA8rlL4p/obrc1uUJ1so9fHeLacgPHX+P/xq&#10;r7SC0eQTnmfCEZDzBwAAAP//AwBQSwECLQAUAAYACAAAACEA2+H2y+4AAACFAQAAEwAAAAAAAAAA&#10;AAAAAAAAAAAAW0NvbnRlbnRfVHlwZXNdLnhtbFBLAQItABQABgAIAAAAIQBa9CxbvwAAABUBAAAL&#10;AAAAAAAAAAAAAAAAAB8BAABfcmVscy8ucmVsc1BLAQItABQABgAIAAAAIQDJVeVcxQAAANwAAAAP&#10;AAAAAAAAAAAAAAAAAAcCAABkcnMvZG93bnJldi54bWxQSwUGAAAAAAMAAwC3AAAA+QIAAAAA&#10;" strokecolor="#afafaf" strokeweight=".26061mm"/>
                <v:line id="Line 264" o:spid="_x0000_s1041" style="position:absolute;visibility:visible;mso-wrap-style:square" from="6629,1349" to="6629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EGKwwAAANwAAAAPAAAAZHJzL2Rvd25yZXYueG1sRI9PawIx&#10;FMTvhX6H8Arearai27IaRRTBa/1Dr4/N62bt5mXdxDV+e1MQPA4z8xtmtoi2ET11vnas4GOYgSAu&#10;na65UnDYb96/QPiArLFxTApu5GExf32ZYaHdlb+p34VKJAj7AhWYENpCSl8asuiHriVO3q/rLIYk&#10;u0rqDq8Jbhs5yrJcWqw5LRhsaWWo/NtdrILjaT2JPf1khm9hNe5jvs8vZ6UGb3E5BREohmf40d5q&#10;BaPPCfyfSUdAzu8AAAD//wMAUEsBAi0AFAAGAAgAAAAhANvh9svuAAAAhQEAABMAAAAAAAAAAAAA&#10;AAAAAAAAAFtDb250ZW50X1R5cGVzXS54bWxQSwECLQAUAAYACAAAACEAWvQsW78AAAAVAQAACwAA&#10;AAAAAAAAAAAAAAAfAQAAX3JlbHMvLnJlbHNQSwECLQAUAAYACAAAACEAofxBisMAAADcAAAADwAA&#10;AAAAAAAAAAAAAAAHAgAAZHJzL2Rvd25yZXYueG1sUEsFBgAAAAADAAMAtwAAAPcCAAAAAA==&#10;" strokeweight=".26061mm"/>
                <v:line id="Line 265" o:spid="_x0000_s1042" style="position:absolute;visibility:visible;mso-wrap-style:square" from="6629,985" to="6697,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96wxgAAANwAAAAPAAAAZHJzL2Rvd25yZXYueG1sRI9Pa8JA&#10;FMTvQr/D8gq96UYPqaSuUkqL9lKaRIrHR/aZP2bfhuyapN++WxA8DjPzG2azm0wrBupdbVnBchGB&#10;IC6srrlUcMw/5msQziNrbC2Tgl9ysNs+zDaYaDtySkPmSxEg7BJUUHnfJVK6oiKDbmE74uCdbW/Q&#10;B9mXUvc4Brhp5SqKYmmw5rBQYUdvFRWX7GoUpO/fX5f8gNIPzX75eRqb9sc2Sj09Tq8vIDxN/h6+&#10;tQ9aweo5hv8z4QjI7R8AAAD//wMAUEsBAi0AFAAGAAgAAAAhANvh9svuAAAAhQEAABMAAAAAAAAA&#10;AAAAAAAAAAAAAFtDb250ZW50X1R5cGVzXS54bWxQSwECLQAUAAYACAAAACEAWvQsW78AAAAVAQAA&#10;CwAAAAAAAAAAAAAAAAAfAQAAX3JlbHMvLnJlbHNQSwECLQAUAAYACAAAACEAVsvesMYAAADcAAAA&#10;DwAAAAAAAAAAAAAAAAAHAgAAZHJzL2Rvd25yZXYueG1sUEsFBgAAAAADAAMAtwAAAPoCAAAAAA==&#10;" strokecolor="#afafaf" strokeweight=".26061mm"/>
                <v:line id="Line 266" o:spid="_x0000_s1043" style="position:absolute;visibility:visible;mso-wrap-style:square" from="6629,985" to="6629,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npmwgAAANwAAAAPAAAAZHJzL2Rvd25yZXYueG1sRI9BawIx&#10;FITvBf9DeEJvNau0q6xGEUuhV7XF62Pz3KxuXrabuMZ/bwqCx2FmvmEWq2gb0VPna8cKxqMMBHHp&#10;dM2Vgp/919sMhA/IGhvHpOBGHlbLwcsCC+2uvKV+FyqRIOwLVGBCaAspfWnIoh+5ljh5R9dZDEl2&#10;ldQdXhPcNnKSZbm0WHNaMNjSxlB53l2sgt/T50fs6ZAZvoXNex/zfX75U+p1GNdzEIFieIYf7W+t&#10;YDKdwv+ZdATk8g4AAP//AwBQSwECLQAUAAYACAAAACEA2+H2y+4AAACFAQAAEwAAAAAAAAAAAAAA&#10;AAAAAAAAW0NvbnRlbnRfVHlwZXNdLnhtbFBLAQItABQABgAIAAAAIQBa9CxbvwAAABUBAAALAAAA&#10;AAAAAAAAAAAAAB8BAABfcmVscy8ucmVsc1BLAQItABQABgAIAAAAIQA+YnpmwgAAANwAAAAPAAAA&#10;AAAAAAAAAAAAAAcCAABkcnMvZG93bnJldi54bWxQSwUGAAAAAAMAAwC3AAAA9gIAAAAA&#10;" strokeweight=".26061mm"/>
                <v:line id="Line 267" o:spid="_x0000_s1044" style="position:absolute;visibility:visible;mso-wrap-style:square" from="6629,622" to="6697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O9ZwQAAANwAAAAPAAAAZHJzL2Rvd25yZXYueG1sRE/LisIw&#10;FN0P+A/hCu7GVBc6dIwyiKJuRKvILC/NnT5sbkoT2/r3ZiHM8nDei1VvKtFS4wrLCibjCARxanXB&#10;mYLrZfv5BcJ5ZI2VZVLwJAer5eBjgbG2HZ+pTXwmQgi7GBXk3texlC7NyaAb25o4cH+2MegDbDKp&#10;G+xCuKnkNIpm0mDBoSHHmtY5pffkYRScN6fj/bJH6dtyNzn8dmV1s6VSo2H/8w3CU+//xW/3XiuY&#10;zsPacCYcAbl8AQAA//8DAFBLAQItABQABgAIAAAAIQDb4fbL7gAAAIUBAAATAAAAAAAAAAAAAAAA&#10;AAAAAABbQ29udGVudF9UeXBlc10ueG1sUEsBAi0AFAAGAAgAAAAhAFr0LFu/AAAAFQEAAAsAAAAA&#10;AAAAAAAAAAAAHwEAAF9yZWxzLy5yZWxzUEsBAi0AFAAGAAgAAAAhAEgY71nBAAAA3AAAAA8AAAAA&#10;AAAAAAAAAAAABwIAAGRycy9kb3ducmV2LnhtbFBLBQYAAAAAAwADALcAAAD1AgAAAAA=&#10;" strokecolor="#afafaf" strokeweight=".26061mm"/>
                <v:line id="Line 268" o:spid="_x0000_s1045" style="position:absolute;visibility:visible;mso-wrap-style:square" from="6629,622" to="6629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UuPwwAAANwAAAAPAAAAZHJzL2Rvd25yZXYueG1sRI9PawIx&#10;FMTvBb9DeIK3mq2027o1iliEXv1Ten1snpttNy/rJq7x2xtB8DjMzG+Y2SLaRvTU+dqxgpdxBoK4&#10;dLrmSsF+t37+AOEDssbGMSm4kIfFfPA0w0K7M2+o34ZKJAj7AhWYENpCSl8asujHriVO3sF1FkOS&#10;XSV1h+cEt42cZFkuLdacFgy2tDJU/m9PVsHP39db7Ok3M3wJq9c+5rv8dFRqNIzLTxCBYniE7+1v&#10;rWDyPoXbmXQE5PwKAAD//wMAUEsBAi0AFAAGAAgAAAAhANvh9svuAAAAhQEAABMAAAAAAAAAAAAA&#10;AAAAAAAAAFtDb250ZW50X1R5cGVzXS54bWxQSwECLQAUAAYACAAAACEAWvQsW78AAAAVAQAACwAA&#10;AAAAAAAAAAAAAAAfAQAAX3JlbHMvLnJlbHNQSwECLQAUAAYACAAAACEAILFLj8MAAADcAAAADwAA&#10;AAAAAAAAAAAAAAAHAgAAZHJzL2Rvd25yZXYueG1sUEsFBgAAAAADAAMAtwAAAPcCAAAAAA==&#10;" strokeweight=".26061mm"/>
                <v:shape id="docshape85" o:spid="_x0000_s1046" style="position:absolute;left:6628;top:254;width:1101;height:8;visibility:visible;mso-wrap-style:square;v-text-anchor:top" coordsize="110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ggwwAAAANwAAAAPAAAAZHJzL2Rvd25yZXYueG1sRE89b8Iw&#10;EN2R+h+sQ2IDhwwVpBiEUJEoEyQs3a7xNYmIz8E2EP49HpAYn973YtWbVtzI+caygukkAUFcWt1w&#10;peBUbMczED4ga2wtk4IHeVgtPwYLzLS985FueahEDGGfoYI6hC6T0pc1GfQT2xFH7t86gyFCV0nt&#10;8B7DTSvTJPmUBhuODTV2tKmpPOdXo8Dl52l/+NvgN1c/l32R/uL80Sk1GvbrLxCB+vAWv9w7rSCd&#10;xfnxTDwCcvkEAAD//wMAUEsBAi0AFAAGAAgAAAAhANvh9svuAAAAhQEAABMAAAAAAAAAAAAAAAAA&#10;AAAAAFtDb250ZW50X1R5cGVzXS54bWxQSwECLQAUAAYACAAAACEAWvQsW78AAAAVAQAACwAAAAAA&#10;AAAAAAAAAAAfAQAAX3JlbHMvLnJlbHNQSwECLQAUAAYACAAAACEAIBYIMMAAAADcAAAADwAAAAAA&#10;AAAAAAAAAAAHAgAAZHJzL2Rvd25yZXYueG1sUEsFBgAAAAADAAMAtwAAAPQCAAAAAA==&#10;" path="m,7r343,m481,7r137,m756,7r137,m1031,7r69,m,l1100,e" filled="f" strokecolor="#afafaf" strokeweight=".1303mm">
                  <v:path arrowok="t" o:connecttype="custom" o:connectlocs="0,261;343,261;481,261;618,261;756,261;893,261;1031,261;1100,261;0,254;1100,254" o:connectangles="0,0,0,0,0,0,0,0,0,0"/>
                </v:shape>
                <v:line id="Line 270" o:spid="_x0000_s1047" style="position:absolute;visibility:visible;mso-wrap-style:square" from="6629,258" to="6629,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jeuwgAAANwAAAAPAAAAZHJzL2Rvd25yZXYueG1sRI9BawIx&#10;FITvhf6H8ARvNavURbZGEUXoVa14fWxeN6ubl+0mrvHfG0HocZiZb5j5MtpG9NT52rGC8SgDQVw6&#10;XXOl4Oew/ZiB8AFZY+OYFNzJw3Lx/jbHQrsb76jfh0okCPsCFZgQ2kJKXxqy6EeuJU7er+sshiS7&#10;SuoObwluGznJslxarDktGGxpbai87K9WwfG8mcaeTpnhe1h/9jE/5Nc/pYaDuPoCESiG//Cr/a0V&#10;TGZjeJ5JR0AuHgAAAP//AwBQSwECLQAUAAYACAAAACEA2+H2y+4AAACFAQAAEwAAAAAAAAAAAAAA&#10;AAAAAAAAW0NvbnRlbnRfVHlwZXNdLnhtbFBLAQItABQABgAIAAAAIQBa9CxbvwAAABUBAAALAAAA&#10;AAAAAAAAAAAAAB8BAABfcmVscy8ucmVsc1BLAQItABQABgAIAAAAIQDrEjeuwgAAANwAAAAPAAAA&#10;AAAAAAAAAAAAAAcCAABkcnMvZG93bnJldi54bWxQSwUGAAAAAAMAAwC3AAAA9gIAAAAA&#10;" strokeweight=".26061mm"/>
                <v:line id="Line 271" o:spid="_x0000_s1048" style="position:absolute;visibility:visible;mso-wrap-style:square" from="6629,3896" to="6629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KnZwwAAANwAAAAPAAAAZHJzL2Rvd25yZXYueG1sRI/BasMw&#10;EETvgf6D2EBviRzTmuBEMcWl0GuThlwXa2u5tVaupTjK31eBQI/DzLxhtlW0vZho9J1jBatlBoK4&#10;cbrjVsHn4W2xBuEDssbeMSm4kodq9zDbYqndhT9o2odWJAj7EhWYEIZSSt8YsuiXbiBO3pcbLYYk&#10;x1bqES8JbnuZZ1khLXacFgwOVBtqfvZnq+D4/focJzplhq+hfppicSjOv0o9zuPLBkSgGP7D9/a7&#10;VpCvc7idSUdA7v4AAAD//wMAUEsBAi0AFAAGAAgAAAAhANvh9svuAAAAhQEAABMAAAAAAAAAAAAA&#10;AAAAAAAAAFtDb250ZW50X1R5cGVzXS54bWxQSwECLQAUAAYACAAAACEAWvQsW78AAAAVAQAACwAA&#10;AAAAAAAAAAAAAAAfAQAAX3JlbHMvLnJlbHNQSwECLQAUAAYACAAAACEAG8Cp2cMAAADcAAAADwAA&#10;AAAAAAAAAAAAAAAHAgAAZHJzL2Rvd25yZXYueG1sUEsFBgAAAAADAAMAtwAAAPcCAAAAAA==&#10;" strokeweight=".26061mm"/>
                <v:shape id="docshape86" o:spid="_x0000_s1049" style="position:absolute;left:7659;top:621;width:69;height:2911;visibility:visible;mso-wrap-style:square;v-text-anchor:top" coordsize="69,2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t2jxgAAANwAAAAPAAAAZHJzL2Rvd25yZXYueG1sRI9Pi8Iw&#10;FMTvwn6H8AQvoql/WKQaZRGUFb1URT0+mmdbbF5qk9X67TcLwh6HmfkNM1s0phQPql1hWcGgH4Eg&#10;Tq0uOFNwPKx6ExDOI2ssLZOCFzlYzD9aM4y1fXJCj73PRICwi1FB7n0VS+nSnAy6vq2Ig3e1tUEf&#10;ZJ1JXeMzwE0ph1H0KQ0WHBZyrGiZU3rb/xgFzfjSXe7O8lRukvU9eW3Xx1FxUqrTbr6mIDw1/j/8&#10;bn9rBcPJCP7OhCMg578AAAD//wMAUEsBAi0AFAAGAAgAAAAhANvh9svuAAAAhQEAABMAAAAAAAAA&#10;AAAAAAAAAAAAAFtDb250ZW50X1R5cGVzXS54bWxQSwECLQAUAAYACAAAACEAWvQsW78AAAAVAQAA&#10;CwAAAAAAAAAAAAAAAAAfAQAAX3JlbHMvLnJlbHNQSwECLQAUAAYACAAAACEAZ1rdo8YAAADcAAAA&#10;DwAAAAAAAAAAAAAAAAAHAgAAZHJzL2Rvd25yZXYueG1sUEsFBgAAAAADAAMAtwAAAPoCAAAAAA==&#10;" path="m,2910r69,m,2546r69,m,2182r69,m,1818r69,m,1455r69,m,1091r69,m,727r69,m,363r69,m,l69,e" filled="f" strokecolor="#afafaf" strokeweight=".26061mm">
                  <v:path arrowok="t" o:connecttype="custom" o:connectlocs="0,3532;69,3532;0,3168;69,3168;0,2804;69,2804;0,2440;69,2440;0,2077;69,2077;0,1713;69,1713;0,1349;69,1349;0,985;69,985;0,622;69,622" o:connectangles="0,0,0,0,0,0,0,0,0,0,0,0,0,0,0,0,0,0"/>
                </v:shape>
                <v:line id="Line 273" o:spid="_x0000_s1050" style="position:absolute;visibility:visible;mso-wrap-style:square" from="7729,3896" to="7729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ZQ2wwAAANwAAAAPAAAAZHJzL2Rvd25yZXYueG1sRI/BasMw&#10;EETvgfyD2EBvsdyQmuBGNiWl0GuTlF4Xa2s5sVaupTjK31eFQo7DzLxhtnW0vZho9J1jBY9ZDoK4&#10;cbrjVsHx8LbcgPABWWPvmBTcyENdzWdbLLW78gdN+9CKBGFfogITwlBK6RtDFn3mBuLkfbvRYkhy&#10;bKUe8ZrgtperPC+kxY7TgsGBdoaa8/5iFXyeXp/iRF+54VvYradYHIrLj1IPi/jyDCJQDPfwf/td&#10;K1ht1vB3Jh0BWf0CAAD//wMAUEsBAi0AFAAGAAgAAAAhANvh9svuAAAAhQEAABMAAAAAAAAAAAAA&#10;AAAAAAAAAFtDb250ZW50X1R5cGVzXS54bWxQSwECLQAUAAYACAAAACEAWvQsW78AAAAVAQAACwAA&#10;AAAAAAAAAAAAAAAfAQAAX3JlbHMvLnJlbHNQSwECLQAUAAYACAAAACEA+2WUNsMAAADcAAAADwAA&#10;AAAAAAAAAAAAAAAHAgAAZHJzL2Rvd25yZXYueG1sUEsFBgAAAAADAAMAtwAAAPcCAAAAAA==&#10;" strokeweight=".26061mm"/>
                <v:shape id="docshape87" o:spid="_x0000_s1051" style="position:absolute;left:6628;top:3891;width:1101;height:8;visibility:visible;mso-wrap-style:square;v-text-anchor:top" coordsize="110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cNBxAAAANwAAAAPAAAAZHJzL2Rvd25yZXYueG1sRI9Bi8Iw&#10;FITvwv6H8Ba8iE23qEhtlKWwIOhl1YPHZ/Nsi81LabK1/nsjLHgcZuYbJtsMphE9da62rOArikEQ&#10;F1bXXCo4HX+mSxDOI2tsLJOCBznYrD9GGaba3vmX+oMvRYCwS1FB5X2bSumKigy6yLbEwbvazqAP&#10;siul7vAe4KaRSRwvpMGaw0KFLeUVFbfDn1Gws3U/25eTXMezxQkvefK4nBOlxp/D9wqEp8G/w//t&#10;rVaQLOfwOhOOgFw/AQAA//8DAFBLAQItABQABgAIAAAAIQDb4fbL7gAAAIUBAAATAAAAAAAAAAAA&#10;AAAAAAAAAABbQ29udGVudF9UeXBlc10ueG1sUEsBAi0AFAAGAAgAAAAhAFr0LFu/AAAAFQEAAAsA&#10;AAAAAAAAAAAAAAAAHwEAAF9yZWxzLy5yZWxzUEsBAi0AFAAGAAgAAAAhAP6Jw0HEAAAA3AAAAA8A&#10;AAAAAAAAAAAAAAAABwIAAGRycy9kb3ducmV2LnhtbFBLBQYAAAAAAwADALcAAAD4AgAAAAA=&#10;" path="m,l343,m481,l618,m756,l893,t138,l1100,m,7r1100,e" filled="f" strokeweight=".1303mm">
                  <v:path arrowok="t" o:connecttype="custom" o:connectlocs="0,3892;343,3892;481,3892;618,3892;756,3892;893,3892;1031,3892;1100,3892;0,3899;1100,3899" o:connectangles="0,0,0,0,0,0,0,0,0,0"/>
                </v:shape>
                <v:line id="Line 275" o:spid="_x0000_s1052" style="position:absolute;visibility:visible;mso-wrap-style:square" from="6629,76" to="7729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6/awgAAANwAAAAPAAAAZHJzL2Rvd25yZXYueG1sRI9PawIx&#10;FMTvBb9DeAVvNVtpF1mNUhShV//h9bF5btZuXtZNXOO3bwTB4zAzv2Fmi2gb0VPna8cKPkcZCOLS&#10;6ZorBfvd+mMCwgdkjY1jUnAnD4v54G2GhXY33lC/DZVIEPYFKjAhtIWUvjRk0Y9cS5y8k+sshiS7&#10;SuoObwluGznOslxarDktGGxpaaj8216tgsN59R17OmaG72H51cd8l18vSg3f488URKAYXuFn+1cr&#10;GE9yeJxJR0DO/wEAAP//AwBQSwECLQAUAAYACAAAACEA2+H2y+4AAACFAQAAEwAAAAAAAAAAAAAA&#10;AAAAAAAAW0NvbnRlbnRfVHlwZXNdLnhtbFBLAQItABQABgAIAAAAIQBa9CxbvwAAABUBAAALAAAA&#10;AAAAAAAAAAAAAB8BAABfcmVscy8ucmVsc1BLAQItABQABgAIAAAAIQBk+6/awgAAANwAAAAPAAAA&#10;AAAAAAAAAAAAAAcCAABkcnMvZG93bnJldi54bWxQSwUGAAAAAAMAAwC3AAAA9gIAAAAA&#10;" strokeweight=".26061mm"/>
                <v:line id="Line 276" o:spid="_x0000_s1053" style="position:absolute;visibility:visible;mso-wrap-style:square" from="6835,3532" to="6972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gsMxgAAANwAAAAPAAAAZHJzL2Rvd25yZXYueG1sRI9Pa8JA&#10;FMTvBb/D8gRvdaMHG1JXKUWpXkqTlOLxkX3mj9m3IbtN4rfvFgo9DjPzG2a7n0wrBupdbVnBahmB&#10;IC6srrlU8JkfH2MQziNrbC2Tgjs52O9mD1tMtB05pSHzpQgQdgkqqLzvEildUZFBt7QdcfCutjfo&#10;g+xLqXscA9y0ch1FG2mw5rBQYUevFRW37NsoSA8f77f8hNIPzdvqfBmb9ss2Si3m08szCE+T/w//&#10;tU9awTp+gt8z4QjI3Q8AAAD//wMAUEsBAi0AFAAGAAgAAAAhANvh9svuAAAAhQEAABMAAAAAAAAA&#10;AAAAAAAAAAAAAFtDb250ZW50X1R5cGVzXS54bWxQSwECLQAUAAYACAAAACEAWvQsW78AAAAVAQAA&#10;CwAAAAAAAAAAAAAAAAAfAQAAX3JlbHMvLnJlbHNQSwECLQAUAAYACAAAACEADFILDMYAAADcAAAA&#10;DwAAAAAAAAAAAAAAAAAHAgAAZHJzL2Rvd25yZXYueG1sUEsFBgAAAAADAAMAtwAAAPoCAAAAAA==&#10;" strokecolor="#afafaf" strokeweight=".26061mm"/>
                <v:shape id="docshape88" o:spid="_x0000_s1054" style="position:absolute;left:6697;top:3327;width:413;height:568;visibility:visible;mso-wrap-style:square;v-text-anchor:top" coordsize="413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GsrxAAAANwAAAAPAAAAZHJzL2Rvd25yZXYueG1sRE9Na8JA&#10;EL0X+h+WKXirmwYRia5SS0OLeNAktB7H7JiEZmdDdquxv757EDw+3vdiNZhWnKl3jWUFL+MIBHFp&#10;dcOVgiJPn2cgnEfW2FomBVdysFo+Piww0fbCezpnvhIhhF2CCmrvu0RKV9Zk0I1tRxy4k+0N+gD7&#10;SuoeLyHctDKOoqk02HBoqLGjt5rKn+zXKNi849bmx8muWJ++0nV0+Pizw7dSo6fhdQ7C0+Dv4pv7&#10;UyuIZ2FtOBOOgFz+AwAA//8DAFBLAQItABQABgAIAAAAIQDb4fbL7gAAAIUBAAATAAAAAAAAAAAA&#10;AAAAAAAAAABbQ29udGVudF9UeXBlc10ueG1sUEsBAi0AFAAGAAgAAAAhAFr0LFu/AAAAFQEAAAsA&#10;AAAAAAAAAAAAAAAAHwEAAF9yZWxzLy5yZWxzUEsBAi0AFAAGAAgAAAAhAEQUayvEAAAA3AAAAA8A&#10;AAAAAAAAAAAAAAAABwIAAGRycy9kb3ducmV2LnhtbFBLBQYAAAAAAwADALcAAAD4AgAAAAA=&#10;" path="m138,l,,,568r138,l138,xm413,412r-138,l275,568r138,l413,412xe" fillcolor="#1f77b3" stroked="f">
                  <v:path arrowok="t" o:connecttype="custom" o:connectlocs="138,3328;0,3328;0,3896;138,3896;138,3328;413,3740;275,3740;275,3896;413,3896;413,3740" o:connectangles="0,0,0,0,0,0,0,0,0,0"/>
                </v:shape>
                <v:shape id="docshape89" o:spid="_x0000_s1055" style="position:absolute;left:7109;top:2804;width:413;height:728;visibility:visible;mso-wrap-style:square;v-text-anchor:top" coordsize="413,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N/6xQAAANwAAAAPAAAAZHJzL2Rvd25yZXYueG1sRI9Bi8Iw&#10;FITvC/6H8AQvi6Z6WGo1ighFPciu1R/waJ5tsXmpTdT235uFhT0OM/MNs1x3phZPal1lWcF0EoEg&#10;zq2uuFBwOafjGITzyBpry6SgJwfr1eBjiYm2Lz7RM/OFCBB2CSoovW8SKV1ekkE3sQ1x8K62NeiD&#10;bAupW3wFuKnlLIq+pMGKw0KJDW1Lym/Zwyj4mZ/7x7c82N3xc3uw+3ufxmmm1GjYbRYgPHX+P/zX&#10;3msFs3gOv2fCEZCrNwAAAP//AwBQSwECLQAUAAYACAAAACEA2+H2y+4AAACFAQAAEwAAAAAAAAAA&#10;AAAAAAAAAAAAW0NvbnRlbnRfVHlwZXNdLnhtbFBLAQItABQABgAIAAAAIQBa9CxbvwAAABUBAAAL&#10;AAAAAAAAAAAAAAAAAB8BAABfcmVscy8ucmVsc1BLAQItABQABgAIAAAAIQA5wN/6xQAAANwAAAAP&#10;AAAAAAAAAAAAAAAAAAcCAABkcnMvZG93bnJldi54bWxQSwUGAAAAAAMAAwC3AAAA+QIAAAAA&#10;" path="m,728r137,m275,728r137,m,364r137,m275,364r137,m,l137,m275,l412,e" filled="f" strokecolor="#afafaf" strokeweight=".26061mm">
                  <v:path arrowok="t" o:connecttype="custom" o:connectlocs="0,3532;137,3532;275,3532;412,3532;0,3168;137,3168;275,3168;412,3168;0,2804;137,2804;275,2804;412,2804" o:connectangles="0,0,0,0,0,0,0,0,0,0,0,0"/>
                </v:shape>
                <v:shape id="docshape90" o:spid="_x0000_s1056" style="position:absolute;left:7247;top:2654;width:413;height:1241;visibility:visible;mso-wrap-style:square;v-text-anchor:top" coordsize="413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gFPwwAAANwAAAAPAAAAZHJzL2Rvd25yZXYueG1sRE9NawIx&#10;EL0L/Q9hCr1ptqJuuzVKKSrFm1rE3obNdHfpZhKTVNf+enMQPD7e93TemVacyIfGsoLnQQaCuLS6&#10;4UrB127ZfwERIrLG1jIpuFCA+eyhN8VC2zNv6LSNlUghHApUUMfoCilDWZPBMLCOOHE/1huMCfpK&#10;ao/nFG5aOcyyiTTYcGqo0dFHTeXv9s8oGLt9mR+CO6xG+XHX+P/j92K/VurpsXt/AxGpi3fxzf2p&#10;FQxf0/x0Jh0BObsCAAD//wMAUEsBAi0AFAAGAAgAAAAhANvh9svuAAAAhQEAABMAAAAAAAAAAAAA&#10;AAAAAAAAAFtDb250ZW50X1R5cGVzXS54bWxQSwECLQAUAAYACAAAACEAWvQsW78AAAAVAQAACwAA&#10;AAAAAAAAAAAAAAAfAQAAX3JlbHMvLnJlbHNQSwECLQAUAAYACAAAACEAQQ4BT8MAAADcAAAADwAA&#10;AAAAAAAAAAAAAAAHAgAAZHJzL2Rvd25yZXYueG1sUEsFBgAAAAADAAMAtwAAAPcCAAAAAA==&#10;" path="m138,226l,226,,1241r138,l138,226xm413,l275,r,1241l413,1241,413,xe" fillcolor="#1f77b3" stroked="f">
                  <v:path arrowok="t" o:connecttype="custom" o:connectlocs="138,2881;0,2881;0,3896;138,3896;138,2881;413,2655;275,2655;275,3896;413,3896;413,2655" o:connectangles="0,0,0,0,0,0,0,0,0,0"/>
                </v:shape>
                <v:shape id="docshape91" o:spid="_x0000_s1057" style="position:absolute;left:6834;top:621;width:138;height:2547;visibility:visible;mso-wrap-style:square;v-text-anchor:top" coordsize="138,2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jhaxAAAANwAAAAPAAAAZHJzL2Rvd25yZXYueG1sRI9Bi8Iw&#10;FITvwv6H8Bb2Ipq2iGg1yrIg6EEWq+D10TzbYvNSkqjdf2+EBY/DzDfDLNe9acWdnG8sK0jHCQji&#10;0uqGKwWn42Y0A+EDssbWMin4Iw/r1cdgibm2Dz7QvQiViCXsc1RQh9DlUvqyJoN+bDvi6F2sMxii&#10;dJXUDh+x3LQyS5KpNNhwXKixo5+aymtxMwqy42U3+c2Kyl13++HwPEn3zbZV6uuz/16ACNSHd/if&#10;3urIzVN4nYlHQK6eAAAA//8DAFBLAQItABQABgAIAAAAIQDb4fbL7gAAAIUBAAATAAAAAAAAAAAA&#10;AAAAAAAAAABbQ29udGVudF9UeXBlc10ueG1sUEsBAi0AFAAGAAgAAAAhAFr0LFu/AAAAFQEAAAsA&#10;AAAAAAAAAAAAAAAAHwEAAF9yZWxzLy5yZWxzUEsBAi0AFAAGAAgAAAAhABieOFrEAAAA3AAAAA8A&#10;AAAAAAAAAAAAAAAABwIAAGRycy9kb3ducmV2LnhtbFBLBQYAAAAAAwADALcAAAD4AgAAAAA=&#10;" path="m,2546r137,m,2182r137,m,1818r137,m,1455r137,m,1091r137,m,727r137,m,363r137,m,l137,e" filled="f" strokecolor="#afafaf" strokeweight=".26061mm">
                  <v:path arrowok="t" o:connecttype="custom" o:connectlocs="0,3168;137,3168;0,2804;137,2804;0,2440;137,2440;0,2077;137,2077;0,1713;137,1713;0,1349;137,1349;0,985;137,985;0,622;137,622" o:connectangles="0,0,0,0,0,0,0,0,0,0,0,0,0,0,0,0"/>
                </v:shape>
                <v:rect id="docshape92" o:spid="_x0000_s1058" style="position:absolute;left:6697;top:257;width:138;height:3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y2AxQAAANwAAAAPAAAAZHJzL2Rvd25yZXYueG1sRI9Ba8JA&#10;FITvBf/D8oTe6sZQbIyuUlpC7bHqxdsz+8xGs29DdhtTf323UPA4zMw3zHI92Eb01PnasYLpJAFB&#10;XDpdc6VgvyueMhA+IGtsHJOCH/KwXo0elphrd+Uv6rehEhHCPkcFJoQ2l9KXhiz6iWuJo3dyncUQ&#10;ZVdJ3eE1wm0j0ySZSYs1xwWDLb0ZKi/bb6vgPX3B7PNQf/jifD5VpXm+yeNGqcfx8LoAEWgI9/B/&#10;e6MVpPMU/s7EIyBXvwAAAP//AwBQSwECLQAUAAYACAAAACEA2+H2y+4AAACFAQAAEwAAAAAAAAAA&#10;AAAAAAAAAAAAW0NvbnRlbnRfVHlwZXNdLnhtbFBLAQItABQABgAIAAAAIQBa9CxbvwAAABUBAAAL&#10;AAAAAAAAAAAAAAAAAB8BAABfcmVscy8ucmVsc1BLAQItABQABgAIAAAAIQBlGy2AxQAAANwAAAAP&#10;AAAAAAAAAAAAAAAAAAcCAABkcnMvZG93bnJldi54bWxQSwUGAAAAAAMAAwC3AAAA+QIAAAAA&#10;" fillcolor="#ff7e0e" stroked="f"/>
                <v:shape id="docshape93" o:spid="_x0000_s1059" style="position:absolute;left:7109;top:621;width:138;height:1819;visibility:visible;mso-wrap-style:square;v-text-anchor:top" coordsize="138,1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muyxQAAANwAAAAPAAAAZHJzL2Rvd25yZXYueG1sRI9Ba8JA&#10;FITvQv/D8oRepG40UGx0FRUKPXgw6g94ZJ9JMPs2zb5q7K/vCkKPw8x8wyxWvWvUlbpQezYwGSeg&#10;iAtvay4NnI6fbzNQQZAtNp7JwJ0CrJYvgwVm1t84p+tBShUhHDI0UIm0mdahqMhhGPuWOHpn3zmU&#10;KLtS2w5vEe4aPU2Sd+2w5rhQYUvbiorL4ccZSLeT0f57l5b38+Z3n19y2fFRjHkd9us5KKFe/sPP&#10;9pc1MP1I4XEmHgG9/AMAAP//AwBQSwECLQAUAAYACAAAACEA2+H2y+4AAACFAQAAEwAAAAAAAAAA&#10;AAAAAAAAAAAAW0NvbnRlbnRfVHlwZXNdLnhtbFBLAQItABQABgAIAAAAIQBa9CxbvwAAABUBAAAL&#10;AAAAAAAAAAAAAAAAAB8BAABfcmVscy8ucmVsc1BLAQItABQABgAIAAAAIQCX3muyxQAAANwAAAAP&#10;AAAAAAAAAAAAAAAAAAcCAABkcnMvZG93bnJldi54bWxQSwUGAAAAAAMAAwC3AAAA+QIAAAAA&#10;" path="m,1818r137,m,1455r137,m,1091r137,m,727r137,m,363r137,m,l137,e" filled="f" strokecolor="#afafaf" strokeweight=".26061mm">
                  <v:path arrowok="t" o:connecttype="custom" o:connectlocs="0,2440;137,2440;0,2077;137,2077;0,1713;137,1713;0,1349;137,1349;0,985;137,985;0,622;137,622" o:connectangles="0,0,0,0,0,0,0,0,0,0,0,0"/>
                </v:shape>
                <v:rect id="docshape94" o:spid="_x0000_s1060" style="position:absolute;left:6972;top:257;width:138;height:3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hBvxAAAANwAAAAPAAAAZHJzL2Rvd25yZXYueG1sRI9BawIx&#10;FITvBf9DeIK3mnWRqqtRRJHqsdaLt+fmuVndvCybqNv+elMQehxm5htmtmhtJe7U+NKxgkE/AUGc&#10;O11yoeDwvXkfg/ABWWPlmBT8kIfFvPM2w0y7B3/RfR8KESHsM1RgQqgzKX1uyKLvu5o4emfXWAxR&#10;NoXUDT4i3FYyTZIPabHkuGCwppWh/Lq/WQXrdITj3bH89JvL5VzkZvgrT1ulet12OQURqA3/4Vd7&#10;qxWkkyH8nYlHQM6fAAAA//8DAFBLAQItABQABgAIAAAAIQDb4fbL7gAAAIUBAAATAAAAAAAAAAAA&#10;AAAAAAAAAABbQ29udGVudF9UeXBlc10ueG1sUEsBAi0AFAAGAAgAAAAhAFr0LFu/AAAAFQEAAAsA&#10;AAAAAAAAAAAAAAAAHwEAAF9yZWxzLy5yZWxzUEsBAi0AFAAGAAgAAAAhAIW+EG/EAAAA3AAAAA8A&#10;AAAAAAAAAAAAAAAABwIAAGRycy9kb3ducmV2LnhtbFBLBQYAAAAAAwADALcAAAD4AgAAAAA=&#10;" fillcolor="#ff7e0e" stroked="f"/>
                <v:shape id="docshape95" o:spid="_x0000_s1061" style="position:absolute;left:7384;top:621;width:138;height:1819;visibility:visible;mso-wrap-style:square;v-text-anchor:top" coordsize="138,1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1ZdxgAAANwAAAAPAAAAZHJzL2Rvd25yZXYueG1sRI9Ba8JA&#10;FITvhf6H5RV6KXWjYqkxq7RCwYMHo/0Bj+wzCcm+TbOvGv313YLgcZiZb5hsNbhWnagPtWcD41EC&#10;irjwtubSwPfh6/UdVBBki61nMnChAKvl40OGqfVnzum0l1JFCIcUDVQiXap1KCpyGEa+I47e0fcO&#10;Jcq+1LbHc4S7Vk+S5E07rDkuVNjRuqKi2f86A9P1+GX3s52Wl+PndZc3uWz5IMY8Pw0fC1BCg9zD&#10;t/bGGpjMZ/B/Jh4BvfwDAAD//wMAUEsBAi0AFAAGAAgAAAAhANvh9svuAAAAhQEAABMAAAAAAAAA&#10;AAAAAAAAAAAAAFtDb250ZW50X1R5cGVzXS54bWxQSwECLQAUAAYACAAAACEAWvQsW78AAAAVAQAA&#10;CwAAAAAAAAAAAAAAAAAfAQAAX3JlbHMvLnJlbHNQSwECLQAUAAYACAAAACEAd3tWXcYAAADcAAAA&#10;DwAAAAAAAAAAAAAAAAAHAgAAZHJzL2Rvd25yZXYueG1sUEsFBgAAAAADAAMAtwAAAPoCAAAAAA==&#10;" path="m,1818r137,m,1455r137,m,1091r137,m,727r137,m,363r137,m,l137,e" filled="f" strokecolor="#afafaf" strokeweight=".26061mm">
                  <v:path arrowok="t" o:connecttype="custom" o:connectlocs="0,2440;137,2440;0,2077;137,2077;0,1713;137,1713;0,1349;137,1349;0,985;137,985;0,622;137,622" o:connectangles="0,0,0,0,0,0,0,0,0,0,0,0"/>
                </v:shape>
                <v:shape id="docshape96" o:spid="_x0000_s1062" style="position:absolute;left:7247;top:257;width:413;height:2623;visibility:visible;mso-wrap-style:square;v-text-anchor:top" coordsize="413,2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h5dxAAAANwAAAAPAAAAZHJzL2Rvd25yZXYueG1sRI9Bi8Iw&#10;FITvC/6H8IS9aaoLRatRRBDEPSx2V/T4aJ5tsXmpTaz13xtB2OMwM98w82VnKtFS40rLCkbDCARx&#10;ZnXJuYK/381gAsJ5ZI2VZVLwIAfLRe9jjom2d95Tm/pcBAi7BBUU3teJlC4ryKAb2po4eGfbGPRB&#10;NrnUDd4D3FRyHEWxNFhyWCiwpnVB2SW9GQU/bff4/jrJa3aKjz7N693qeIiV+ux3qxkIT53/D7/b&#10;W61gPI3hdSYcAbl4AgAA//8DAFBLAQItABQABgAIAAAAIQDb4fbL7gAAAIUBAAATAAAAAAAAAAAA&#10;AAAAAAAAAABbQ29udGVudF9UeXBlc10ueG1sUEsBAi0AFAAGAAgAAAAhAFr0LFu/AAAAFQEAAAsA&#10;AAAAAAAAAAAAAAAAHwEAAF9yZWxzLy5yZWxzUEsBAi0AFAAGAAgAAAAhAO22Hl3EAAAA3AAAAA8A&#10;AAAAAAAAAAAAAAAABwIAAGRycy9kb3ducmV2LnhtbFBLBQYAAAAAAwADALcAAAD4AgAAAAA=&#10;" path="m138,l,,,2623r138,l138,xm413,l275,r,2397l413,2397,413,xe" fillcolor="#ff7e0e" stroked="f">
                  <v:path arrowok="t" o:connecttype="custom" o:connectlocs="138,258;0,258;0,2881;138,2881;138,258;413,258;275,258;275,2655;413,2655;413,258" o:connectangles="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5958D51E" wp14:editId="2FA0CD8C">
                <wp:simplePos x="0" y="0"/>
                <wp:positionH relativeFrom="page">
                  <wp:posOffset>5008880</wp:posOffset>
                </wp:positionH>
                <wp:positionV relativeFrom="paragraph">
                  <wp:posOffset>43180</wp:posOffset>
                </wp:positionV>
                <wp:extent cx="744855" cy="2894965"/>
                <wp:effectExtent l="0" t="0" r="0" b="0"/>
                <wp:wrapTopAndBottom/>
                <wp:docPr id="219" name="docshapegroup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855" cy="2894965"/>
                          <a:chOff x="7888" y="68"/>
                          <a:chExt cx="1173" cy="4559"/>
                        </a:xfrm>
                      </wpg:grpSpPr>
                      <pic:pic xmlns:pic="http://schemas.openxmlformats.org/drawingml/2006/picture">
                        <pic:nvPicPr>
                          <pic:cNvPr id="220" name="docshape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88" y="3888"/>
                            <a:ext cx="1165" cy="7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1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7953" y="353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7953" y="35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7953" y="3168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7953" y="31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7953" y="2804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7953" y="28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7953" y="2440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7953" y="24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7953" y="2077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7953" y="207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7953" y="1713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7953" y="171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7953" y="1349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7953" y="134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953" y="985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7953" y="9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7953" y="62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7953" y="6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docshape99"/>
                        <wps:cNvSpPr>
                          <a:spLocks/>
                        </wps:cNvSpPr>
                        <wps:spPr bwMode="auto">
                          <a:xfrm>
                            <a:off x="7952" y="254"/>
                            <a:ext cx="1101" cy="8"/>
                          </a:xfrm>
                          <a:custGeom>
                            <a:avLst/>
                            <a:gdLst>
                              <a:gd name="T0" fmla="+- 0 7953 7953"/>
                              <a:gd name="T1" fmla="*/ T0 w 1101"/>
                              <a:gd name="T2" fmla="+- 0 261 254"/>
                              <a:gd name="T3" fmla="*/ 261 h 8"/>
                              <a:gd name="T4" fmla="+- 0 8297 7953"/>
                              <a:gd name="T5" fmla="*/ T4 w 1101"/>
                              <a:gd name="T6" fmla="+- 0 261 254"/>
                              <a:gd name="T7" fmla="*/ 261 h 8"/>
                              <a:gd name="T8" fmla="+- 0 8434 7953"/>
                              <a:gd name="T9" fmla="*/ T8 w 1101"/>
                              <a:gd name="T10" fmla="+- 0 261 254"/>
                              <a:gd name="T11" fmla="*/ 261 h 8"/>
                              <a:gd name="T12" fmla="+- 0 8572 7953"/>
                              <a:gd name="T13" fmla="*/ T12 w 1101"/>
                              <a:gd name="T14" fmla="+- 0 261 254"/>
                              <a:gd name="T15" fmla="*/ 261 h 8"/>
                              <a:gd name="T16" fmla="+- 0 8709 7953"/>
                              <a:gd name="T17" fmla="*/ T16 w 1101"/>
                              <a:gd name="T18" fmla="+- 0 261 254"/>
                              <a:gd name="T19" fmla="*/ 261 h 8"/>
                              <a:gd name="T20" fmla="+- 0 8847 7953"/>
                              <a:gd name="T21" fmla="*/ T20 w 1101"/>
                              <a:gd name="T22" fmla="+- 0 261 254"/>
                              <a:gd name="T23" fmla="*/ 261 h 8"/>
                              <a:gd name="T24" fmla="+- 0 8984 7953"/>
                              <a:gd name="T25" fmla="*/ T24 w 1101"/>
                              <a:gd name="T26" fmla="+- 0 261 254"/>
                              <a:gd name="T27" fmla="*/ 261 h 8"/>
                              <a:gd name="T28" fmla="+- 0 9053 7953"/>
                              <a:gd name="T29" fmla="*/ T28 w 1101"/>
                              <a:gd name="T30" fmla="+- 0 261 254"/>
                              <a:gd name="T31" fmla="*/ 261 h 8"/>
                              <a:gd name="T32" fmla="+- 0 7953 7953"/>
                              <a:gd name="T33" fmla="*/ T32 w 1101"/>
                              <a:gd name="T34" fmla="+- 0 254 254"/>
                              <a:gd name="T35" fmla="*/ 254 h 8"/>
                              <a:gd name="T36" fmla="+- 0 9053 7953"/>
                              <a:gd name="T37" fmla="*/ T36 w 1101"/>
                              <a:gd name="T38" fmla="+- 0 254 254"/>
                              <a:gd name="T39" fmla="*/ 254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1" h="8">
                                <a:moveTo>
                                  <a:pt x="0" y="7"/>
                                </a:moveTo>
                                <a:lnTo>
                                  <a:pt x="344" y="7"/>
                                </a:lnTo>
                                <a:moveTo>
                                  <a:pt x="481" y="7"/>
                                </a:moveTo>
                                <a:lnTo>
                                  <a:pt x="619" y="7"/>
                                </a:lnTo>
                                <a:moveTo>
                                  <a:pt x="756" y="7"/>
                                </a:moveTo>
                                <a:lnTo>
                                  <a:pt x="894" y="7"/>
                                </a:lnTo>
                                <a:moveTo>
                                  <a:pt x="1031" y="7"/>
                                </a:moveTo>
                                <a:lnTo>
                                  <a:pt x="1100" y="7"/>
                                </a:lnTo>
                                <a:moveTo>
                                  <a:pt x="0" y="0"/>
                                </a:moveTo>
                                <a:lnTo>
                                  <a:pt x="1100" y="0"/>
                                </a:lnTo>
                              </a:path>
                            </a:pathLst>
                          </a:custGeom>
                          <a:noFill/>
                          <a:ln w="4691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953" y="2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7953" y="3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docshape100"/>
                        <wps:cNvSpPr>
                          <a:spLocks/>
                        </wps:cNvSpPr>
                        <wps:spPr bwMode="auto">
                          <a:xfrm>
                            <a:off x="8984" y="3525"/>
                            <a:ext cx="69" cy="8"/>
                          </a:xfrm>
                          <a:custGeom>
                            <a:avLst/>
                            <a:gdLst>
                              <a:gd name="T0" fmla="+- 0 8984 8984"/>
                              <a:gd name="T1" fmla="*/ T0 w 69"/>
                              <a:gd name="T2" fmla="+- 0 3533 3526"/>
                              <a:gd name="T3" fmla="*/ 3533 h 8"/>
                              <a:gd name="T4" fmla="+- 0 9053 8984"/>
                              <a:gd name="T5" fmla="*/ T4 w 69"/>
                              <a:gd name="T6" fmla="+- 0 3533 3526"/>
                              <a:gd name="T7" fmla="*/ 3533 h 8"/>
                              <a:gd name="T8" fmla="+- 0 8984 8984"/>
                              <a:gd name="T9" fmla="*/ T8 w 69"/>
                              <a:gd name="T10" fmla="+- 0 3526 3526"/>
                              <a:gd name="T11" fmla="*/ 3526 h 8"/>
                              <a:gd name="T12" fmla="+- 0 9053 8984"/>
                              <a:gd name="T13" fmla="*/ T12 w 69"/>
                              <a:gd name="T14" fmla="+- 0 3526 3526"/>
                              <a:gd name="T15" fmla="*/ 3526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8">
                                <a:moveTo>
                                  <a:pt x="0" y="7"/>
                                </a:moveTo>
                                <a:lnTo>
                                  <a:pt x="69" y="7"/>
                                </a:lnTo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</a:path>
                            </a:pathLst>
                          </a:custGeom>
                          <a:noFill/>
                          <a:ln w="7388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docshape101"/>
                        <wps:cNvSpPr>
                          <a:spLocks/>
                        </wps:cNvSpPr>
                        <wps:spPr bwMode="auto">
                          <a:xfrm>
                            <a:off x="8984" y="621"/>
                            <a:ext cx="69" cy="2547"/>
                          </a:xfrm>
                          <a:custGeom>
                            <a:avLst/>
                            <a:gdLst>
                              <a:gd name="T0" fmla="+- 0 8984 8984"/>
                              <a:gd name="T1" fmla="*/ T0 w 69"/>
                              <a:gd name="T2" fmla="+- 0 3168 622"/>
                              <a:gd name="T3" fmla="*/ 3168 h 2547"/>
                              <a:gd name="T4" fmla="+- 0 9053 8984"/>
                              <a:gd name="T5" fmla="*/ T4 w 69"/>
                              <a:gd name="T6" fmla="+- 0 3168 622"/>
                              <a:gd name="T7" fmla="*/ 3168 h 2547"/>
                              <a:gd name="T8" fmla="+- 0 8984 8984"/>
                              <a:gd name="T9" fmla="*/ T8 w 69"/>
                              <a:gd name="T10" fmla="+- 0 2804 622"/>
                              <a:gd name="T11" fmla="*/ 2804 h 2547"/>
                              <a:gd name="T12" fmla="+- 0 9053 8984"/>
                              <a:gd name="T13" fmla="*/ T12 w 69"/>
                              <a:gd name="T14" fmla="+- 0 2804 622"/>
                              <a:gd name="T15" fmla="*/ 2804 h 2547"/>
                              <a:gd name="T16" fmla="+- 0 8984 8984"/>
                              <a:gd name="T17" fmla="*/ T16 w 69"/>
                              <a:gd name="T18" fmla="+- 0 2440 622"/>
                              <a:gd name="T19" fmla="*/ 2440 h 2547"/>
                              <a:gd name="T20" fmla="+- 0 9053 8984"/>
                              <a:gd name="T21" fmla="*/ T20 w 69"/>
                              <a:gd name="T22" fmla="+- 0 2440 622"/>
                              <a:gd name="T23" fmla="*/ 2440 h 2547"/>
                              <a:gd name="T24" fmla="+- 0 8984 8984"/>
                              <a:gd name="T25" fmla="*/ T24 w 69"/>
                              <a:gd name="T26" fmla="+- 0 2077 622"/>
                              <a:gd name="T27" fmla="*/ 2077 h 2547"/>
                              <a:gd name="T28" fmla="+- 0 9053 8984"/>
                              <a:gd name="T29" fmla="*/ T28 w 69"/>
                              <a:gd name="T30" fmla="+- 0 2077 622"/>
                              <a:gd name="T31" fmla="*/ 2077 h 2547"/>
                              <a:gd name="T32" fmla="+- 0 8984 8984"/>
                              <a:gd name="T33" fmla="*/ T32 w 69"/>
                              <a:gd name="T34" fmla="+- 0 1713 622"/>
                              <a:gd name="T35" fmla="*/ 1713 h 2547"/>
                              <a:gd name="T36" fmla="+- 0 9053 8984"/>
                              <a:gd name="T37" fmla="*/ T36 w 69"/>
                              <a:gd name="T38" fmla="+- 0 1713 622"/>
                              <a:gd name="T39" fmla="*/ 1713 h 2547"/>
                              <a:gd name="T40" fmla="+- 0 8984 8984"/>
                              <a:gd name="T41" fmla="*/ T40 w 69"/>
                              <a:gd name="T42" fmla="+- 0 1349 622"/>
                              <a:gd name="T43" fmla="*/ 1349 h 2547"/>
                              <a:gd name="T44" fmla="+- 0 9053 8984"/>
                              <a:gd name="T45" fmla="*/ T44 w 69"/>
                              <a:gd name="T46" fmla="+- 0 1349 622"/>
                              <a:gd name="T47" fmla="*/ 1349 h 2547"/>
                              <a:gd name="T48" fmla="+- 0 8984 8984"/>
                              <a:gd name="T49" fmla="*/ T48 w 69"/>
                              <a:gd name="T50" fmla="+- 0 985 622"/>
                              <a:gd name="T51" fmla="*/ 985 h 2547"/>
                              <a:gd name="T52" fmla="+- 0 9053 8984"/>
                              <a:gd name="T53" fmla="*/ T52 w 69"/>
                              <a:gd name="T54" fmla="+- 0 985 622"/>
                              <a:gd name="T55" fmla="*/ 985 h 2547"/>
                              <a:gd name="T56" fmla="+- 0 8984 8984"/>
                              <a:gd name="T57" fmla="*/ T56 w 69"/>
                              <a:gd name="T58" fmla="+- 0 622 622"/>
                              <a:gd name="T59" fmla="*/ 622 h 2547"/>
                              <a:gd name="T60" fmla="+- 0 9053 8984"/>
                              <a:gd name="T61" fmla="*/ T60 w 69"/>
                              <a:gd name="T62" fmla="+- 0 622 622"/>
                              <a:gd name="T63" fmla="*/ 622 h 2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9" h="2547">
                                <a:moveTo>
                                  <a:pt x="0" y="2546"/>
                                </a:moveTo>
                                <a:lnTo>
                                  <a:pt x="69" y="2546"/>
                                </a:lnTo>
                                <a:moveTo>
                                  <a:pt x="0" y="2182"/>
                                </a:moveTo>
                                <a:lnTo>
                                  <a:pt x="69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69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69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69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69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69" y="363"/>
                                </a:lnTo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9053" y="3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docshape102"/>
                        <wps:cNvSpPr>
                          <a:spLocks/>
                        </wps:cNvSpPr>
                        <wps:spPr bwMode="auto">
                          <a:xfrm>
                            <a:off x="7952" y="3891"/>
                            <a:ext cx="1101" cy="8"/>
                          </a:xfrm>
                          <a:custGeom>
                            <a:avLst/>
                            <a:gdLst>
                              <a:gd name="T0" fmla="+- 0 7953 7953"/>
                              <a:gd name="T1" fmla="*/ T0 w 1101"/>
                              <a:gd name="T2" fmla="+- 0 3892 3892"/>
                              <a:gd name="T3" fmla="*/ 3892 h 8"/>
                              <a:gd name="T4" fmla="+- 0 8297 7953"/>
                              <a:gd name="T5" fmla="*/ T4 w 1101"/>
                              <a:gd name="T6" fmla="+- 0 3892 3892"/>
                              <a:gd name="T7" fmla="*/ 3892 h 8"/>
                              <a:gd name="T8" fmla="+- 0 8434 7953"/>
                              <a:gd name="T9" fmla="*/ T8 w 1101"/>
                              <a:gd name="T10" fmla="+- 0 3892 3892"/>
                              <a:gd name="T11" fmla="*/ 3892 h 8"/>
                              <a:gd name="T12" fmla="+- 0 8572 7953"/>
                              <a:gd name="T13" fmla="*/ T12 w 1101"/>
                              <a:gd name="T14" fmla="+- 0 3892 3892"/>
                              <a:gd name="T15" fmla="*/ 3892 h 8"/>
                              <a:gd name="T16" fmla="+- 0 8709 7953"/>
                              <a:gd name="T17" fmla="*/ T16 w 1101"/>
                              <a:gd name="T18" fmla="+- 0 3892 3892"/>
                              <a:gd name="T19" fmla="*/ 3892 h 8"/>
                              <a:gd name="T20" fmla="+- 0 8847 7953"/>
                              <a:gd name="T21" fmla="*/ T20 w 1101"/>
                              <a:gd name="T22" fmla="+- 0 3892 3892"/>
                              <a:gd name="T23" fmla="*/ 3892 h 8"/>
                              <a:gd name="T24" fmla="+- 0 8984 7953"/>
                              <a:gd name="T25" fmla="*/ T24 w 1101"/>
                              <a:gd name="T26" fmla="+- 0 3892 3892"/>
                              <a:gd name="T27" fmla="*/ 3892 h 8"/>
                              <a:gd name="T28" fmla="+- 0 9053 7953"/>
                              <a:gd name="T29" fmla="*/ T28 w 1101"/>
                              <a:gd name="T30" fmla="+- 0 3892 3892"/>
                              <a:gd name="T31" fmla="*/ 3892 h 8"/>
                              <a:gd name="T32" fmla="+- 0 7953 7953"/>
                              <a:gd name="T33" fmla="*/ T32 w 1101"/>
                              <a:gd name="T34" fmla="+- 0 3899 3892"/>
                              <a:gd name="T35" fmla="*/ 3899 h 8"/>
                              <a:gd name="T36" fmla="+- 0 9053 7953"/>
                              <a:gd name="T37" fmla="*/ T36 w 1101"/>
                              <a:gd name="T38" fmla="+- 0 3899 3892"/>
                              <a:gd name="T39" fmla="*/ 3899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1" h="8">
                                <a:moveTo>
                                  <a:pt x="0" y="0"/>
                                </a:moveTo>
                                <a:lnTo>
                                  <a:pt x="344" y="0"/>
                                </a:lnTo>
                                <a:moveTo>
                                  <a:pt x="481" y="0"/>
                                </a:moveTo>
                                <a:lnTo>
                                  <a:pt x="619" y="0"/>
                                </a:lnTo>
                                <a:moveTo>
                                  <a:pt x="756" y="0"/>
                                </a:moveTo>
                                <a:lnTo>
                                  <a:pt x="894" y="0"/>
                                </a:lnTo>
                                <a:moveTo>
                                  <a:pt x="1031" y="0"/>
                                </a:moveTo>
                                <a:lnTo>
                                  <a:pt x="1100" y="0"/>
                                </a:lnTo>
                                <a:moveTo>
                                  <a:pt x="0" y="7"/>
                                </a:moveTo>
                                <a:lnTo>
                                  <a:pt x="1100" y="7"/>
                                </a:lnTo>
                              </a:path>
                            </a:pathLst>
                          </a:custGeom>
                          <a:noFill/>
                          <a:ln w="470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7953" y="76"/>
                            <a:ext cx="110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Line 236"/>
                        <wps:cNvCnPr>
                          <a:cxnSpLocks noChangeShapeType="1"/>
                        </wps:cNvCnPr>
                        <wps:spPr bwMode="auto">
                          <a:xfrm>
                            <a:off x="8159" y="3533"/>
                            <a:ext cx="413" cy="0"/>
                          </a:xfrm>
                          <a:prstGeom prst="line">
                            <a:avLst/>
                          </a:prstGeom>
                          <a:noFill/>
                          <a:ln w="7388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docshape103"/>
                        <wps:cNvSpPr>
                          <a:spLocks/>
                        </wps:cNvSpPr>
                        <wps:spPr bwMode="auto">
                          <a:xfrm>
                            <a:off x="8159" y="3523"/>
                            <a:ext cx="413" cy="6"/>
                          </a:xfrm>
                          <a:custGeom>
                            <a:avLst/>
                            <a:gdLst>
                              <a:gd name="T0" fmla="+- 0 8159 8159"/>
                              <a:gd name="T1" fmla="*/ T0 w 413"/>
                              <a:gd name="T2" fmla="+- 0 3524 3524"/>
                              <a:gd name="T3" fmla="*/ 3524 h 6"/>
                              <a:gd name="T4" fmla="+- 0 8572 8159"/>
                              <a:gd name="T5" fmla="*/ T4 w 413"/>
                              <a:gd name="T6" fmla="+- 0 3524 3524"/>
                              <a:gd name="T7" fmla="*/ 3524 h 6"/>
                              <a:gd name="T8" fmla="+- 0 8159 8159"/>
                              <a:gd name="T9" fmla="*/ T8 w 413"/>
                              <a:gd name="T10" fmla="+- 0 3530 3524"/>
                              <a:gd name="T11" fmla="*/ 3530 h 6"/>
                              <a:gd name="T12" fmla="+- 0 8572 8159"/>
                              <a:gd name="T13" fmla="*/ T12 w 413"/>
                              <a:gd name="T14" fmla="+- 0 3530 3524"/>
                              <a:gd name="T15" fmla="*/ 3530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3" h="6">
                                <a:moveTo>
                                  <a:pt x="0" y="0"/>
                                </a:moveTo>
                                <a:lnTo>
                                  <a:pt x="413" y="0"/>
                                </a:lnTo>
                                <a:moveTo>
                                  <a:pt x="0" y="6"/>
                                </a:moveTo>
                                <a:lnTo>
                                  <a:pt x="413" y="6"/>
                                </a:lnTo>
                              </a:path>
                            </a:pathLst>
                          </a:custGeom>
                          <a:noFill/>
                          <a:ln w="4691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docshape104"/>
                        <wps:cNvSpPr>
                          <a:spLocks/>
                        </wps:cNvSpPr>
                        <wps:spPr bwMode="auto">
                          <a:xfrm>
                            <a:off x="8159" y="2804"/>
                            <a:ext cx="138" cy="364"/>
                          </a:xfrm>
                          <a:custGeom>
                            <a:avLst/>
                            <a:gdLst>
                              <a:gd name="T0" fmla="+- 0 8159 8159"/>
                              <a:gd name="T1" fmla="*/ T0 w 138"/>
                              <a:gd name="T2" fmla="+- 0 3168 2804"/>
                              <a:gd name="T3" fmla="*/ 3168 h 364"/>
                              <a:gd name="T4" fmla="+- 0 8297 8159"/>
                              <a:gd name="T5" fmla="*/ T4 w 138"/>
                              <a:gd name="T6" fmla="+- 0 3168 2804"/>
                              <a:gd name="T7" fmla="*/ 3168 h 364"/>
                              <a:gd name="T8" fmla="+- 0 8159 8159"/>
                              <a:gd name="T9" fmla="*/ T8 w 138"/>
                              <a:gd name="T10" fmla="+- 0 2804 2804"/>
                              <a:gd name="T11" fmla="*/ 2804 h 364"/>
                              <a:gd name="T12" fmla="+- 0 8297 8159"/>
                              <a:gd name="T13" fmla="*/ T12 w 138"/>
                              <a:gd name="T14" fmla="+- 0 2804 2804"/>
                              <a:gd name="T15" fmla="*/ 2804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364">
                                <a:moveTo>
                                  <a:pt x="0" y="364"/>
                                </a:moveTo>
                                <a:lnTo>
                                  <a:pt x="138" y="364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docshape105"/>
                        <wps:cNvSpPr>
                          <a:spLocks/>
                        </wps:cNvSpPr>
                        <wps:spPr bwMode="auto">
                          <a:xfrm>
                            <a:off x="8021" y="2614"/>
                            <a:ext cx="413" cy="1281"/>
                          </a:xfrm>
                          <a:custGeom>
                            <a:avLst/>
                            <a:gdLst>
                              <a:gd name="T0" fmla="+- 0 8159 8022"/>
                              <a:gd name="T1" fmla="*/ T0 w 413"/>
                              <a:gd name="T2" fmla="+- 0 2615 2615"/>
                              <a:gd name="T3" fmla="*/ 2615 h 1281"/>
                              <a:gd name="T4" fmla="+- 0 8022 8022"/>
                              <a:gd name="T5" fmla="*/ T4 w 413"/>
                              <a:gd name="T6" fmla="+- 0 2615 2615"/>
                              <a:gd name="T7" fmla="*/ 2615 h 1281"/>
                              <a:gd name="T8" fmla="+- 0 8022 8022"/>
                              <a:gd name="T9" fmla="*/ T8 w 413"/>
                              <a:gd name="T10" fmla="+- 0 3896 2615"/>
                              <a:gd name="T11" fmla="*/ 3896 h 1281"/>
                              <a:gd name="T12" fmla="+- 0 8159 8022"/>
                              <a:gd name="T13" fmla="*/ T12 w 413"/>
                              <a:gd name="T14" fmla="+- 0 3896 2615"/>
                              <a:gd name="T15" fmla="*/ 3896 h 1281"/>
                              <a:gd name="T16" fmla="+- 0 8159 8022"/>
                              <a:gd name="T17" fmla="*/ T16 w 413"/>
                              <a:gd name="T18" fmla="+- 0 2615 2615"/>
                              <a:gd name="T19" fmla="*/ 2615 h 1281"/>
                              <a:gd name="T20" fmla="+- 0 8434 8022"/>
                              <a:gd name="T21" fmla="*/ T20 w 413"/>
                              <a:gd name="T22" fmla="+- 0 3528 2615"/>
                              <a:gd name="T23" fmla="*/ 3528 h 1281"/>
                              <a:gd name="T24" fmla="+- 0 8297 8022"/>
                              <a:gd name="T25" fmla="*/ T24 w 413"/>
                              <a:gd name="T26" fmla="+- 0 3528 2615"/>
                              <a:gd name="T27" fmla="*/ 3528 h 1281"/>
                              <a:gd name="T28" fmla="+- 0 8297 8022"/>
                              <a:gd name="T29" fmla="*/ T28 w 413"/>
                              <a:gd name="T30" fmla="+- 0 3896 2615"/>
                              <a:gd name="T31" fmla="*/ 3896 h 1281"/>
                              <a:gd name="T32" fmla="+- 0 8434 8022"/>
                              <a:gd name="T33" fmla="*/ T32 w 413"/>
                              <a:gd name="T34" fmla="+- 0 3896 2615"/>
                              <a:gd name="T35" fmla="*/ 3896 h 1281"/>
                              <a:gd name="T36" fmla="+- 0 8434 8022"/>
                              <a:gd name="T37" fmla="*/ T36 w 413"/>
                              <a:gd name="T38" fmla="+- 0 3528 2615"/>
                              <a:gd name="T39" fmla="*/ 3528 h 12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3" h="1281">
                                <a:moveTo>
                                  <a:pt x="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1"/>
                                </a:lnTo>
                                <a:lnTo>
                                  <a:pt x="137" y="1281"/>
                                </a:lnTo>
                                <a:lnTo>
                                  <a:pt x="137" y="0"/>
                                </a:lnTo>
                                <a:close/>
                                <a:moveTo>
                                  <a:pt x="412" y="913"/>
                                </a:moveTo>
                                <a:lnTo>
                                  <a:pt x="275" y="913"/>
                                </a:lnTo>
                                <a:lnTo>
                                  <a:pt x="275" y="1281"/>
                                </a:lnTo>
                                <a:lnTo>
                                  <a:pt x="412" y="1281"/>
                                </a:lnTo>
                                <a:lnTo>
                                  <a:pt x="412" y="9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docshape106"/>
                        <wps:cNvSpPr>
                          <a:spLocks/>
                        </wps:cNvSpPr>
                        <wps:spPr bwMode="auto">
                          <a:xfrm>
                            <a:off x="8709" y="3525"/>
                            <a:ext cx="138" cy="8"/>
                          </a:xfrm>
                          <a:custGeom>
                            <a:avLst/>
                            <a:gdLst>
                              <a:gd name="T0" fmla="+- 0 8709 8709"/>
                              <a:gd name="T1" fmla="*/ T0 w 138"/>
                              <a:gd name="T2" fmla="+- 0 3533 3526"/>
                              <a:gd name="T3" fmla="*/ 3533 h 8"/>
                              <a:gd name="T4" fmla="+- 0 8847 8709"/>
                              <a:gd name="T5" fmla="*/ T4 w 138"/>
                              <a:gd name="T6" fmla="+- 0 3533 3526"/>
                              <a:gd name="T7" fmla="*/ 3533 h 8"/>
                              <a:gd name="T8" fmla="+- 0 8709 8709"/>
                              <a:gd name="T9" fmla="*/ T8 w 138"/>
                              <a:gd name="T10" fmla="+- 0 3526 3526"/>
                              <a:gd name="T11" fmla="*/ 3526 h 8"/>
                              <a:gd name="T12" fmla="+- 0 8847 8709"/>
                              <a:gd name="T13" fmla="*/ T12 w 138"/>
                              <a:gd name="T14" fmla="+- 0 3526 3526"/>
                              <a:gd name="T15" fmla="*/ 3526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8">
                                <a:moveTo>
                                  <a:pt x="0" y="7"/>
                                </a:moveTo>
                                <a:lnTo>
                                  <a:pt x="138" y="7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7388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docshape107"/>
                        <wps:cNvSpPr>
                          <a:spLocks/>
                        </wps:cNvSpPr>
                        <wps:spPr bwMode="auto">
                          <a:xfrm>
                            <a:off x="8434" y="2804"/>
                            <a:ext cx="413" cy="364"/>
                          </a:xfrm>
                          <a:custGeom>
                            <a:avLst/>
                            <a:gdLst>
                              <a:gd name="T0" fmla="+- 0 8434 8434"/>
                              <a:gd name="T1" fmla="*/ T0 w 413"/>
                              <a:gd name="T2" fmla="+- 0 3168 2804"/>
                              <a:gd name="T3" fmla="*/ 3168 h 364"/>
                              <a:gd name="T4" fmla="+- 0 8572 8434"/>
                              <a:gd name="T5" fmla="*/ T4 w 413"/>
                              <a:gd name="T6" fmla="+- 0 3168 2804"/>
                              <a:gd name="T7" fmla="*/ 3168 h 364"/>
                              <a:gd name="T8" fmla="+- 0 8709 8434"/>
                              <a:gd name="T9" fmla="*/ T8 w 413"/>
                              <a:gd name="T10" fmla="+- 0 3168 2804"/>
                              <a:gd name="T11" fmla="*/ 3168 h 364"/>
                              <a:gd name="T12" fmla="+- 0 8847 8434"/>
                              <a:gd name="T13" fmla="*/ T12 w 413"/>
                              <a:gd name="T14" fmla="+- 0 3168 2804"/>
                              <a:gd name="T15" fmla="*/ 3168 h 364"/>
                              <a:gd name="T16" fmla="+- 0 8434 8434"/>
                              <a:gd name="T17" fmla="*/ T16 w 413"/>
                              <a:gd name="T18" fmla="+- 0 2804 2804"/>
                              <a:gd name="T19" fmla="*/ 2804 h 364"/>
                              <a:gd name="T20" fmla="+- 0 8572 8434"/>
                              <a:gd name="T21" fmla="*/ T20 w 413"/>
                              <a:gd name="T22" fmla="+- 0 2804 2804"/>
                              <a:gd name="T23" fmla="*/ 2804 h 364"/>
                              <a:gd name="T24" fmla="+- 0 8709 8434"/>
                              <a:gd name="T25" fmla="*/ T24 w 413"/>
                              <a:gd name="T26" fmla="+- 0 2804 2804"/>
                              <a:gd name="T27" fmla="*/ 2804 h 364"/>
                              <a:gd name="T28" fmla="+- 0 8847 8434"/>
                              <a:gd name="T29" fmla="*/ T28 w 413"/>
                              <a:gd name="T30" fmla="+- 0 2804 2804"/>
                              <a:gd name="T31" fmla="*/ 2804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13" h="364">
                                <a:moveTo>
                                  <a:pt x="0" y="364"/>
                                </a:moveTo>
                                <a:lnTo>
                                  <a:pt x="138" y="364"/>
                                </a:lnTo>
                                <a:moveTo>
                                  <a:pt x="275" y="364"/>
                                </a:moveTo>
                                <a:lnTo>
                                  <a:pt x="413" y="364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  <a:moveTo>
                                  <a:pt x="275" y="0"/>
                                </a:moveTo>
                                <a:lnTo>
                                  <a:pt x="413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docshape108"/>
                        <wps:cNvSpPr>
                          <a:spLocks/>
                        </wps:cNvSpPr>
                        <wps:spPr bwMode="auto">
                          <a:xfrm>
                            <a:off x="8571" y="2533"/>
                            <a:ext cx="413" cy="1363"/>
                          </a:xfrm>
                          <a:custGeom>
                            <a:avLst/>
                            <a:gdLst>
                              <a:gd name="T0" fmla="+- 0 8709 8572"/>
                              <a:gd name="T1" fmla="*/ T0 w 413"/>
                              <a:gd name="T2" fmla="+- 0 2548 2533"/>
                              <a:gd name="T3" fmla="*/ 2548 h 1363"/>
                              <a:gd name="T4" fmla="+- 0 8572 8572"/>
                              <a:gd name="T5" fmla="*/ T4 w 413"/>
                              <a:gd name="T6" fmla="+- 0 2548 2533"/>
                              <a:gd name="T7" fmla="*/ 2548 h 1363"/>
                              <a:gd name="T8" fmla="+- 0 8572 8572"/>
                              <a:gd name="T9" fmla="*/ T8 w 413"/>
                              <a:gd name="T10" fmla="+- 0 3896 2533"/>
                              <a:gd name="T11" fmla="*/ 3896 h 1363"/>
                              <a:gd name="T12" fmla="+- 0 8709 8572"/>
                              <a:gd name="T13" fmla="*/ T12 w 413"/>
                              <a:gd name="T14" fmla="+- 0 3896 2533"/>
                              <a:gd name="T15" fmla="*/ 3896 h 1363"/>
                              <a:gd name="T16" fmla="+- 0 8709 8572"/>
                              <a:gd name="T17" fmla="*/ T16 w 413"/>
                              <a:gd name="T18" fmla="+- 0 2548 2533"/>
                              <a:gd name="T19" fmla="*/ 2548 h 1363"/>
                              <a:gd name="T20" fmla="+- 0 8984 8572"/>
                              <a:gd name="T21" fmla="*/ T20 w 413"/>
                              <a:gd name="T22" fmla="+- 0 2533 2533"/>
                              <a:gd name="T23" fmla="*/ 2533 h 1363"/>
                              <a:gd name="T24" fmla="+- 0 8847 8572"/>
                              <a:gd name="T25" fmla="*/ T24 w 413"/>
                              <a:gd name="T26" fmla="+- 0 2533 2533"/>
                              <a:gd name="T27" fmla="*/ 2533 h 1363"/>
                              <a:gd name="T28" fmla="+- 0 8847 8572"/>
                              <a:gd name="T29" fmla="*/ T28 w 413"/>
                              <a:gd name="T30" fmla="+- 0 3896 2533"/>
                              <a:gd name="T31" fmla="*/ 3896 h 1363"/>
                              <a:gd name="T32" fmla="+- 0 8984 8572"/>
                              <a:gd name="T33" fmla="*/ T32 w 413"/>
                              <a:gd name="T34" fmla="+- 0 3896 2533"/>
                              <a:gd name="T35" fmla="*/ 3896 h 1363"/>
                              <a:gd name="T36" fmla="+- 0 8984 8572"/>
                              <a:gd name="T37" fmla="*/ T36 w 413"/>
                              <a:gd name="T38" fmla="+- 0 2533 2533"/>
                              <a:gd name="T39" fmla="*/ 2533 h 13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3" h="1363">
                                <a:moveTo>
                                  <a:pt x="137" y="15"/>
                                </a:moveTo>
                                <a:lnTo>
                                  <a:pt x="0" y="15"/>
                                </a:lnTo>
                                <a:lnTo>
                                  <a:pt x="0" y="1363"/>
                                </a:lnTo>
                                <a:lnTo>
                                  <a:pt x="137" y="1363"/>
                                </a:lnTo>
                                <a:lnTo>
                                  <a:pt x="137" y="15"/>
                                </a:lnTo>
                                <a:close/>
                                <a:moveTo>
                                  <a:pt x="412" y="0"/>
                                </a:moveTo>
                                <a:lnTo>
                                  <a:pt x="275" y="0"/>
                                </a:lnTo>
                                <a:lnTo>
                                  <a:pt x="275" y="1363"/>
                                </a:lnTo>
                                <a:lnTo>
                                  <a:pt x="412" y="1363"/>
                                </a:lnTo>
                                <a:lnTo>
                                  <a:pt x="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docshape109"/>
                        <wps:cNvSpPr>
                          <a:spLocks/>
                        </wps:cNvSpPr>
                        <wps:spPr bwMode="auto">
                          <a:xfrm>
                            <a:off x="8159" y="621"/>
                            <a:ext cx="138" cy="1819"/>
                          </a:xfrm>
                          <a:custGeom>
                            <a:avLst/>
                            <a:gdLst>
                              <a:gd name="T0" fmla="+- 0 8159 8159"/>
                              <a:gd name="T1" fmla="*/ T0 w 138"/>
                              <a:gd name="T2" fmla="+- 0 2440 622"/>
                              <a:gd name="T3" fmla="*/ 2440 h 1819"/>
                              <a:gd name="T4" fmla="+- 0 8297 8159"/>
                              <a:gd name="T5" fmla="*/ T4 w 138"/>
                              <a:gd name="T6" fmla="+- 0 2440 622"/>
                              <a:gd name="T7" fmla="*/ 2440 h 1819"/>
                              <a:gd name="T8" fmla="+- 0 8159 8159"/>
                              <a:gd name="T9" fmla="*/ T8 w 138"/>
                              <a:gd name="T10" fmla="+- 0 2077 622"/>
                              <a:gd name="T11" fmla="*/ 2077 h 1819"/>
                              <a:gd name="T12" fmla="+- 0 8297 8159"/>
                              <a:gd name="T13" fmla="*/ T12 w 138"/>
                              <a:gd name="T14" fmla="+- 0 2077 622"/>
                              <a:gd name="T15" fmla="*/ 2077 h 1819"/>
                              <a:gd name="T16" fmla="+- 0 8159 8159"/>
                              <a:gd name="T17" fmla="*/ T16 w 138"/>
                              <a:gd name="T18" fmla="+- 0 1713 622"/>
                              <a:gd name="T19" fmla="*/ 1713 h 1819"/>
                              <a:gd name="T20" fmla="+- 0 8297 8159"/>
                              <a:gd name="T21" fmla="*/ T20 w 138"/>
                              <a:gd name="T22" fmla="+- 0 1713 622"/>
                              <a:gd name="T23" fmla="*/ 1713 h 1819"/>
                              <a:gd name="T24" fmla="+- 0 8159 8159"/>
                              <a:gd name="T25" fmla="*/ T24 w 138"/>
                              <a:gd name="T26" fmla="+- 0 1349 622"/>
                              <a:gd name="T27" fmla="*/ 1349 h 1819"/>
                              <a:gd name="T28" fmla="+- 0 8297 8159"/>
                              <a:gd name="T29" fmla="*/ T28 w 138"/>
                              <a:gd name="T30" fmla="+- 0 1349 622"/>
                              <a:gd name="T31" fmla="*/ 1349 h 1819"/>
                              <a:gd name="T32" fmla="+- 0 8159 8159"/>
                              <a:gd name="T33" fmla="*/ T32 w 138"/>
                              <a:gd name="T34" fmla="+- 0 985 622"/>
                              <a:gd name="T35" fmla="*/ 985 h 1819"/>
                              <a:gd name="T36" fmla="+- 0 8297 8159"/>
                              <a:gd name="T37" fmla="*/ T36 w 138"/>
                              <a:gd name="T38" fmla="+- 0 985 622"/>
                              <a:gd name="T39" fmla="*/ 985 h 1819"/>
                              <a:gd name="T40" fmla="+- 0 8159 8159"/>
                              <a:gd name="T41" fmla="*/ T40 w 138"/>
                              <a:gd name="T42" fmla="+- 0 622 622"/>
                              <a:gd name="T43" fmla="*/ 622 h 1819"/>
                              <a:gd name="T44" fmla="+- 0 8297 8159"/>
                              <a:gd name="T45" fmla="*/ T44 w 138"/>
                              <a:gd name="T46" fmla="+- 0 622 622"/>
                              <a:gd name="T47" fmla="*/ 622 h 18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8" h="1819">
                                <a:moveTo>
                                  <a:pt x="0" y="1818"/>
                                </a:moveTo>
                                <a:lnTo>
                                  <a:pt x="138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8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8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8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8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docshape110"/>
                        <wps:cNvSpPr>
                          <a:spLocks noChangeArrowheads="1"/>
                        </wps:cNvSpPr>
                        <wps:spPr bwMode="auto">
                          <a:xfrm>
                            <a:off x="8021" y="257"/>
                            <a:ext cx="138" cy="2358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docshape111"/>
                        <wps:cNvSpPr>
                          <a:spLocks/>
                        </wps:cNvSpPr>
                        <wps:spPr bwMode="auto">
                          <a:xfrm>
                            <a:off x="8434" y="621"/>
                            <a:ext cx="138" cy="1819"/>
                          </a:xfrm>
                          <a:custGeom>
                            <a:avLst/>
                            <a:gdLst>
                              <a:gd name="T0" fmla="+- 0 8434 8434"/>
                              <a:gd name="T1" fmla="*/ T0 w 138"/>
                              <a:gd name="T2" fmla="+- 0 2440 622"/>
                              <a:gd name="T3" fmla="*/ 2440 h 1819"/>
                              <a:gd name="T4" fmla="+- 0 8572 8434"/>
                              <a:gd name="T5" fmla="*/ T4 w 138"/>
                              <a:gd name="T6" fmla="+- 0 2440 622"/>
                              <a:gd name="T7" fmla="*/ 2440 h 1819"/>
                              <a:gd name="T8" fmla="+- 0 8434 8434"/>
                              <a:gd name="T9" fmla="*/ T8 w 138"/>
                              <a:gd name="T10" fmla="+- 0 2077 622"/>
                              <a:gd name="T11" fmla="*/ 2077 h 1819"/>
                              <a:gd name="T12" fmla="+- 0 8572 8434"/>
                              <a:gd name="T13" fmla="*/ T12 w 138"/>
                              <a:gd name="T14" fmla="+- 0 2077 622"/>
                              <a:gd name="T15" fmla="*/ 2077 h 1819"/>
                              <a:gd name="T16" fmla="+- 0 8434 8434"/>
                              <a:gd name="T17" fmla="*/ T16 w 138"/>
                              <a:gd name="T18" fmla="+- 0 1713 622"/>
                              <a:gd name="T19" fmla="*/ 1713 h 1819"/>
                              <a:gd name="T20" fmla="+- 0 8572 8434"/>
                              <a:gd name="T21" fmla="*/ T20 w 138"/>
                              <a:gd name="T22" fmla="+- 0 1713 622"/>
                              <a:gd name="T23" fmla="*/ 1713 h 1819"/>
                              <a:gd name="T24" fmla="+- 0 8434 8434"/>
                              <a:gd name="T25" fmla="*/ T24 w 138"/>
                              <a:gd name="T26" fmla="+- 0 1349 622"/>
                              <a:gd name="T27" fmla="*/ 1349 h 1819"/>
                              <a:gd name="T28" fmla="+- 0 8572 8434"/>
                              <a:gd name="T29" fmla="*/ T28 w 138"/>
                              <a:gd name="T30" fmla="+- 0 1349 622"/>
                              <a:gd name="T31" fmla="*/ 1349 h 1819"/>
                              <a:gd name="T32" fmla="+- 0 8434 8434"/>
                              <a:gd name="T33" fmla="*/ T32 w 138"/>
                              <a:gd name="T34" fmla="+- 0 985 622"/>
                              <a:gd name="T35" fmla="*/ 985 h 1819"/>
                              <a:gd name="T36" fmla="+- 0 8572 8434"/>
                              <a:gd name="T37" fmla="*/ T36 w 138"/>
                              <a:gd name="T38" fmla="+- 0 985 622"/>
                              <a:gd name="T39" fmla="*/ 985 h 1819"/>
                              <a:gd name="T40" fmla="+- 0 8434 8434"/>
                              <a:gd name="T41" fmla="*/ T40 w 138"/>
                              <a:gd name="T42" fmla="+- 0 622 622"/>
                              <a:gd name="T43" fmla="*/ 622 h 1819"/>
                              <a:gd name="T44" fmla="+- 0 8572 8434"/>
                              <a:gd name="T45" fmla="*/ T44 w 138"/>
                              <a:gd name="T46" fmla="+- 0 622 622"/>
                              <a:gd name="T47" fmla="*/ 622 h 18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8" h="1819">
                                <a:moveTo>
                                  <a:pt x="0" y="1818"/>
                                </a:moveTo>
                                <a:lnTo>
                                  <a:pt x="138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8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8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8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8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docshape112"/>
                        <wps:cNvSpPr>
                          <a:spLocks noChangeArrowheads="1"/>
                        </wps:cNvSpPr>
                        <wps:spPr bwMode="auto">
                          <a:xfrm>
                            <a:off x="8296" y="257"/>
                            <a:ext cx="138" cy="3270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docshape113"/>
                        <wps:cNvSpPr>
                          <a:spLocks/>
                        </wps:cNvSpPr>
                        <wps:spPr bwMode="auto">
                          <a:xfrm>
                            <a:off x="8709" y="621"/>
                            <a:ext cx="138" cy="1819"/>
                          </a:xfrm>
                          <a:custGeom>
                            <a:avLst/>
                            <a:gdLst>
                              <a:gd name="T0" fmla="+- 0 8709 8709"/>
                              <a:gd name="T1" fmla="*/ T0 w 138"/>
                              <a:gd name="T2" fmla="+- 0 2440 622"/>
                              <a:gd name="T3" fmla="*/ 2440 h 1819"/>
                              <a:gd name="T4" fmla="+- 0 8847 8709"/>
                              <a:gd name="T5" fmla="*/ T4 w 138"/>
                              <a:gd name="T6" fmla="+- 0 2440 622"/>
                              <a:gd name="T7" fmla="*/ 2440 h 1819"/>
                              <a:gd name="T8" fmla="+- 0 8709 8709"/>
                              <a:gd name="T9" fmla="*/ T8 w 138"/>
                              <a:gd name="T10" fmla="+- 0 2077 622"/>
                              <a:gd name="T11" fmla="*/ 2077 h 1819"/>
                              <a:gd name="T12" fmla="+- 0 8847 8709"/>
                              <a:gd name="T13" fmla="*/ T12 w 138"/>
                              <a:gd name="T14" fmla="+- 0 2077 622"/>
                              <a:gd name="T15" fmla="*/ 2077 h 1819"/>
                              <a:gd name="T16" fmla="+- 0 8709 8709"/>
                              <a:gd name="T17" fmla="*/ T16 w 138"/>
                              <a:gd name="T18" fmla="+- 0 1713 622"/>
                              <a:gd name="T19" fmla="*/ 1713 h 1819"/>
                              <a:gd name="T20" fmla="+- 0 8847 8709"/>
                              <a:gd name="T21" fmla="*/ T20 w 138"/>
                              <a:gd name="T22" fmla="+- 0 1713 622"/>
                              <a:gd name="T23" fmla="*/ 1713 h 1819"/>
                              <a:gd name="T24" fmla="+- 0 8709 8709"/>
                              <a:gd name="T25" fmla="*/ T24 w 138"/>
                              <a:gd name="T26" fmla="+- 0 1349 622"/>
                              <a:gd name="T27" fmla="*/ 1349 h 1819"/>
                              <a:gd name="T28" fmla="+- 0 8847 8709"/>
                              <a:gd name="T29" fmla="*/ T28 w 138"/>
                              <a:gd name="T30" fmla="+- 0 1349 622"/>
                              <a:gd name="T31" fmla="*/ 1349 h 1819"/>
                              <a:gd name="T32" fmla="+- 0 8709 8709"/>
                              <a:gd name="T33" fmla="*/ T32 w 138"/>
                              <a:gd name="T34" fmla="+- 0 985 622"/>
                              <a:gd name="T35" fmla="*/ 985 h 1819"/>
                              <a:gd name="T36" fmla="+- 0 8847 8709"/>
                              <a:gd name="T37" fmla="*/ T36 w 138"/>
                              <a:gd name="T38" fmla="+- 0 985 622"/>
                              <a:gd name="T39" fmla="*/ 985 h 1819"/>
                              <a:gd name="T40" fmla="+- 0 8709 8709"/>
                              <a:gd name="T41" fmla="*/ T40 w 138"/>
                              <a:gd name="T42" fmla="+- 0 622 622"/>
                              <a:gd name="T43" fmla="*/ 622 h 1819"/>
                              <a:gd name="T44" fmla="+- 0 8847 8709"/>
                              <a:gd name="T45" fmla="*/ T44 w 138"/>
                              <a:gd name="T46" fmla="+- 0 622 622"/>
                              <a:gd name="T47" fmla="*/ 622 h 18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8" h="1819">
                                <a:moveTo>
                                  <a:pt x="0" y="1818"/>
                                </a:moveTo>
                                <a:lnTo>
                                  <a:pt x="138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8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8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8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8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docshape114"/>
                        <wps:cNvSpPr>
                          <a:spLocks/>
                        </wps:cNvSpPr>
                        <wps:spPr bwMode="auto">
                          <a:xfrm>
                            <a:off x="8571" y="257"/>
                            <a:ext cx="413" cy="2291"/>
                          </a:xfrm>
                          <a:custGeom>
                            <a:avLst/>
                            <a:gdLst>
                              <a:gd name="T0" fmla="+- 0 8709 8572"/>
                              <a:gd name="T1" fmla="*/ T0 w 413"/>
                              <a:gd name="T2" fmla="+- 0 258 258"/>
                              <a:gd name="T3" fmla="*/ 258 h 2291"/>
                              <a:gd name="T4" fmla="+- 0 8572 8572"/>
                              <a:gd name="T5" fmla="*/ T4 w 413"/>
                              <a:gd name="T6" fmla="+- 0 258 258"/>
                              <a:gd name="T7" fmla="*/ 258 h 2291"/>
                              <a:gd name="T8" fmla="+- 0 8572 8572"/>
                              <a:gd name="T9" fmla="*/ T8 w 413"/>
                              <a:gd name="T10" fmla="+- 0 2548 258"/>
                              <a:gd name="T11" fmla="*/ 2548 h 2291"/>
                              <a:gd name="T12" fmla="+- 0 8709 8572"/>
                              <a:gd name="T13" fmla="*/ T12 w 413"/>
                              <a:gd name="T14" fmla="+- 0 2548 258"/>
                              <a:gd name="T15" fmla="*/ 2548 h 2291"/>
                              <a:gd name="T16" fmla="+- 0 8709 8572"/>
                              <a:gd name="T17" fmla="*/ T16 w 413"/>
                              <a:gd name="T18" fmla="+- 0 258 258"/>
                              <a:gd name="T19" fmla="*/ 258 h 2291"/>
                              <a:gd name="T20" fmla="+- 0 8984 8572"/>
                              <a:gd name="T21" fmla="*/ T20 w 413"/>
                              <a:gd name="T22" fmla="+- 0 258 258"/>
                              <a:gd name="T23" fmla="*/ 258 h 2291"/>
                              <a:gd name="T24" fmla="+- 0 8847 8572"/>
                              <a:gd name="T25" fmla="*/ T24 w 413"/>
                              <a:gd name="T26" fmla="+- 0 258 258"/>
                              <a:gd name="T27" fmla="*/ 258 h 2291"/>
                              <a:gd name="T28" fmla="+- 0 8847 8572"/>
                              <a:gd name="T29" fmla="*/ T28 w 413"/>
                              <a:gd name="T30" fmla="+- 0 2533 258"/>
                              <a:gd name="T31" fmla="*/ 2533 h 2291"/>
                              <a:gd name="T32" fmla="+- 0 8984 8572"/>
                              <a:gd name="T33" fmla="*/ T32 w 413"/>
                              <a:gd name="T34" fmla="+- 0 2533 258"/>
                              <a:gd name="T35" fmla="*/ 2533 h 2291"/>
                              <a:gd name="T36" fmla="+- 0 8984 8572"/>
                              <a:gd name="T37" fmla="*/ T36 w 413"/>
                              <a:gd name="T38" fmla="+- 0 258 258"/>
                              <a:gd name="T39" fmla="*/ 258 h 22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3" h="2291">
                                <a:moveTo>
                                  <a:pt x="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0"/>
                                </a:lnTo>
                                <a:lnTo>
                                  <a:pt x="137" y="2290"/>
                                </a:lnTo>
                                <a:lnTo>
                                  <a:pt x="137" y="0"/>
                                </a:lnTo>
                                <a:close/>
                                <a:moveTo>
                                  <a:pt x="412" y="0"/>
                                </a:moveTo>
                                <a:lnTo>
                                  <a:pt x="275" y="0"/>
                                </a:lnTo>
                                <a:lnTo>
                                  <a:pt x="275" y="2275"/>
                                </a:lnTo>
                                <a:lnTo>
                                  <a:pt x="412" y="2275"/>
                                </a:lnTo>
                                <a:lnTo>
                                  <a:pt x="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93AB63" id="docshapegroup97" o:spid="_x0000_s1026" style="position:absolute;margin-left:394.4pt;margin-top:3.4pt;width:58.65pt;height:227.95pt;z-index:-15720960;mso-wrap-distance-left:0;mso-wrap-distance-right:0;mso-position-horizontal-relative:page" coordorigin="7888,68" coordsize="1173,4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hexrBBgAAKjTAAAOAAAAZHJzL2Uyb0RvYy54bWzsXW1v40aS/n7A/QdC&#10;H3eRWKLejXgWc5NMECB7N7jV/gBZli0hsqij5PHM/vqrqmapu5pVEsfiWFqHGcSW3MXmw6rurtdu&#10;/vS3L4+r5PM83y6z9U2r82O7lczXs+xuuX64af1z8vGHUSvZ7qbru+kqW89vWl/n29bf3v3nf/z0&#10;vLmep9kiW93N8wQ6WW+vnzc3rcVut7m+utrOFvPH6fbHbDNfQ+N9lj9Od/A1f7i6y6fP0Pvj6ipt&#10;twdXz1l+t8mz2Xy7hb/+7Bpb76j/+/v5bPc/9/fb+S5Z3bQA245+5vTzFn9evftpev2QTzeL5ayA&#10;MX0Bisfpcg033Xf183Q3TZ7yZamrx+Usz7bZ/e7HWfZ4ld3fL2dzegZ4mk47eppf8+xpQ8/ycP38&#10;sNmzCVgb8enF3c7++/OnPFne3bTSzriVrKePIKS7bLZdTDfzB7z/eIhMet48XAPtr/nmH5tPuXtS&#10;+Ph7NvtjC81XcTt+f3DEye3z37M76Hb6tMuISV/u80fsAh4/+UKy+LqXxfzLLpnBH4e93qjfbyUz&#10;aEpH49540HfCmi1AonjZcDSCwQXNgxG3/FJc3OkMu+7SXr8/xtar6bW7KyEtkL37abOcXcP/BWfh&#10;U4mzx0cgXLV7yuetopPHSn08TvM/njY/wCDYTHfL2+VquftKAxoYhKDWnz8tZ8ho/BIIKYVBLIU0&#10;pqdnMnfRFB+KZJOssw+L6fph/n67gckAUxSu5z/lefa8mE/vtvhnZJLshb4KILer5ebjcrVC4eHn&#10;4pFhPkXjUeGaG+s/Z7Onx/l65yZvPl/B02fr7WK52baS/Hr+eDuHsZj/dkeAptfbfPa/gBvAwedd&#10;Pt/NFvjxHkAUfwfJ7hsIsQeJj7OF4Xp0BO6HUhfHFN2Mx2GnAwOPRuGwK0cSMDnf7n6dZ48JfgDU&#10;AJTG9/Tz71uEDNCYBEGvM+Qd8xmBFSwHnDjDYAXcMkvhW4mp3zTJ/4ETGNBgt+H4QfnTJP99uZ4n&#10;aYeWwILow9pN7dmXdTG192OFupt83cA0dkNFXIJfqjF63IeJCXO22++mktEDWH5wshOg/XT1HCyY&#10;vALYlZg8vV6tk+eb1rg7SumCbbZa3vHo3eYPtx9WefJ5Corh/Uf8VywTggwWwPUdjQecJ78Un3fT&#10;5cp9BpyrNUiRGeD4fZvdff2Uo6Dx7yDUV5NuGkmXZCVENb0+i3Rh2TqTcNv031sQLswcMXVpAp1B&#10;uB1WuLxGNlP3G4w6a2HuRdLt4pC9BOk2U7e6xW4JF0wIMXV75xFuOmrTnafXzdR1DmYtNtUgki55&#10;Kq8/dcvSbabu6VN3GAl3cKap2+sV0Ypm6tY4dSGCIBbmIthBPtMrukNpSbrN1D196u4DWoWvS679&#10;Gdbl9pCGVaN1Oaxbh9btwgwRU5eiM5cg3Wbqnjx1u1GYCsKeZ/GGOsMO+WHN1K116kZhqvRMYaqy&#10;dJupe/rUjcJU6ZnCVJ1ujzRCM3VrnbpRmCo9U5iqLN1m6p4+daMwVXqmMNV4VOR6G1e3Ple3G0Wp&#10;0jNFqUrCbSbu6RM3ClKlZwpSDZyyb1RurSo3ilGlZ4pRlYTbTNzTJ+4+RMU1V+MwjMG1Vtuw0Ipi&#10;k64Fox1V6y7A58JSqn6UAOp02uBrY26eomNB4cXsyVW3YOkKV7RAgdsd1Lbgnx7uivDLBMbB/eMK&#10;yub++kPSToZQ4kE/0GMPyeA2juwvV8mknTwndOuICFAGfaWDTrJH7G8IHsa+JyRZJEXRjicBMzXo&#10;Z5SOhyomMHj2PU16BiZQnEFfBiZYgfc9GZhgHgf9jHrdnooJhsS+p8nIwAR1O2FnBqhOyHMDVUey&#10;fNQfpiosCIQEuDqpBUxy3gIWMt4CJvk+GrbHOrCQ9ZPOwAIm2W8BC7lvAMMavFCQo54+uCCsEXAs&#10;NYe8FIABDBwt35kFTPJ+NB7pIwxMP9/XJLXGPVgR4XNawEL2W8Ak78dtY4lIQ+5PUmvwY+g3EIAB&#10;DGOI+4lkAIMitLAnc+3qhtyfdK3B35UCgKVLXb5C9iONsn6htR48osmxbsj9Sdca/F0pAAtYyP4A&#10;GCiF/bI/XbjaRqojK1QBVJQlUGOKtXu45G+yLdbnToD/oFYmFCGALoAKWw1i4AkSk21zlBhwIjEs&#10;b6A+jlLjykXk5PEcJweWEjmXex4GjrMcyV0k5GjvOPeIvNqT4oxAchjMVR4VxymRV3tUHD1ELh7V&#10;PUMhWyxqjYvn81YCxfO3TsFD/TIOCRI8fMSSS2dTLNCkwD8/Zp/nk4wIdr7em5/ft67WIVW3B5MJ&#10;wDEdt3r6DfXWGzkBMJ1v5ysc3QDr2yv0N+zD1AvorP6gJl3Q8d08vbtvp40LUYUOgWuwrgWEVo+O&#10;iutk/f2Yvrgvd8eErhmEixKjabMXHUo8sPb2hcpcQ9sbjDtnqaFN8gwKq+GBYYsJfFhk+b9ayTNs&#10;17hpbf/vaYpV96vf1lAqPe5gBj3Z0Zce2DDwJQ9bbsOW6XoGXd20di1Yt/Djhx18g0ueNvnyYQF3&#10;co+7zt7DnoX7JRVzo7HtKntfv7AXny1MdsKyAMvBGZKd/ag8HnA1db0Vt/MYxYE9WB5C2YJ1cxbZ&#10;dkdjChv56E0j3JMd/B4YmE647ODjsuzlW5uHj8Y+aY9u30V2vRi5PLsmB5/cCrodPMZBBx9uHJFI&#10;cxs2gXQTwFsMO++9h9Y2ESkWMjxtbCBroEJbmzz8MihpapugQkvbAiXNbJNToZ1NLn4ZVOTgI5dU&#10;VgkXn6gUXkU+PnkTGrMUH19BJjlvIwtZHyIDa+PtuRMnG83A6OREkxm7qM1+LDqrwXocwq66xno8&#10;p/UI62mshMKSm/qV0MCV9JR1EEQV2FHjXcCh5/ENcWZzcQVzah/2oThzeQmL1BBsaEr22Q1DCyHN&#10;AqM5BD9Ue3I5NNfWcDWspogMWEIP2bC+myrCbQYau4QmIiKdX99TGZnYQu4fwiZtAXuMhUJwMefy&#10;KOtIEWCNt8q30BogIp1v6NJWsXiUsHMZGyRqw84sbDLqjA9gYJOTwOSbEnlWsEkhpFA+rfEN8qB+&#10;ohORgU2KwZygSvC5jC0OPRvYZOwZiXRsUfzZ5JsSf1awSSFgdaPGt244F4jIwCbFYPJNCUEr2KQQ&#10;TGzhXDiADeMhwVww+Ya+tVcGMHyfkzI29NGCzrC0TONbL/RKiEjnG8Ytg+5MvvVCOUx6mIVRsEkh&#10;mNjCuXAImxSDzbdQDpMeJmLK2PpSCFDYo7GtH4oAaXSu9aUQTK7h+QFeon3MxCjIIhEYyEIBHEAm&#10;RWDyrB/KYNLHVIyCTAoArA6VZyH7kUbn2SASAKbVEF7sdQ9CEUwG+iwYSAEYyAYh+yWyN+nWmfmq&#10;DkgbfK0JZBUgxuG8PwyHGOmtt5clMh8V11zkDKyXVTiDyyCRs19wON0GRd1EDstKld6L40YmcJRQ&#10;JfJCqvtDgw6DwYmF2GFWBL3XFQogZ8NOoEEzBc7gdlYOCNYfxBdQco7IX+GyRbCSIGEHzkpxT+IJ&#10;+JIijVZ06Sm53V8RdtkZgRlcqcuA8kiXcKhTxS495ZEu25DgqobSUx7ucujq9I5LxxMe7rC7H2We&#10;03yFkI0n5GZ/QSgaDu34VqYX3TGZa4Tn+fb84dnO4Gnyh+5sN7RJRY7pdbdtoDVHC0yTY4oOSqtj&#10;Jyxq0Di8F266qi28B+VRYCSCngAx0nLp43sXXUYKcNMEf+ASH4buQmOWiJTciXQl6qwkNWGFjoQF&#10;S/oRtRaTmrhEhM8CFoX3aq4ntbGFzpyJLXLl6i0ptbGF7pyFLQrvjeqtKjWxiQifiS2aBPUWltrY&#10;qkyEVM4EChxgHWc815XwnlaAHgX4TGwiwmfxLQrv1VxeCncd68taNBfGED8oVch/3wpTG1s0F/bY&#10;wLB8e1lh00n+04cPQNzgW3/vIlP2XSwXh4tMmY4dIE/vXCEuMmU6385XFC5TUWTKdNzq6R0dF5ky&#10;nW/nKxwdF5kyHbd6eke3LzJlQk/AlxSEelVoGEJwhC4gwDGZo90xobvbi5zE3rB97KDW73OWZ+Mk&#10;Fk4iWEfCSaQoy+sXmQ6jMkRXGN2UmZ5YZgrGlJAucfnVpDvqQEyVfEco+nO2Ge/u72HZ2fcQ79kK&#10;jzCSiJx9xaOfe2AGx0GAMMhTWxAgEKTb8uKDAHtBclz61BIfGDMJ3S/y20U+C9NZeOeIRqazoP6w&#10;h/WTpdyYCAEg0SIplh9fCBR5P7hDUkMVWt1U4aOgkg6oiUo4PgYq6fcgIBVVaG9TramCqlRs2m2r&#10;zJIBgD5QKdzSAgAau5RiUw2aZD4U3hrQQu4TVQHtTfoVJ1vPyGksNx0c2KF1zJakPiAayHRsaXpj&#10;MTQleU3wrUzvqLg3pjvFkmy2Kzn9c7btSrDoxMooPEuofmWENX3Squjgnle0KroDaoEp82rqCO99&#10;WB1h3abH7FWNUEeuuLPAH8at5ZpIMWlthQ2XRFJICq5IIVm4hEIycb1UJSm4IpVENZsaw4RKIqpF&#10;onAsVkp4IITGMkUpaeCkAGxwoQQkuEYtUR453jmMkxbUEkrQrnzwM9pSJigzcjb2c5+Vjb8iVE6s&#10;wnwr0zsq7o/pTlBOTS68cI7OpZywbDFWTmGkoz7l1C6qvuDwiUg5kbGDyqmTwvZ1dBdr0k5tPoHL&#10;q5Rvd5YAbz/BH7ESC7UTES0SfoAD6gkwJSMFWLg4VvOXTGChejoALNJPFrCXuEyweVZlmdBPkBUZ&#10;gMuk8SxWUOTOKUxTFBQOpsjagPEW1iDTfTWBgoh9Ne0hdNJMcM6mhi4UhNsXoaGTcjClisH0fa3v&#10;AbHGqVM8WUkbcMrOCAVdtDUCfHQw1ZTJIDOnSKVLFmIOoSyctabwTtkboaGTkrDRhZIgKgOdlIWN&#10;LpSFO5pHQVfOnuqzIs6eWrMiSqBSmYMmWWV/hIZOSsKcFWKHxIFZEaVQbXShLNwhPRo6KQlTsvAa&#10;Qj8rIsm+SauySaLC+T8whMBcmOzfQUmFySDu05KoOAzR3iaNpBncneLGbPhaBrJLFzIVG8/8OzS1&#10;WfkBdm7m32xru2etTBjfdbbKtnNSiB6t67qHWhbYOHYaEyB4CgkiHYJmFJTczr9dj0x3FCzfujKh&#10;x8h35OcC2EdLcMVbLMXLLjsfh8P/IoMB+hFk+CbL8C2lB95t2aRMXcoUNzfFvgQFMIu8Wn2+BJSq&#10;OY+2dLwH+aboS3Cd/alhLqyKw9MWS0ZloHdoY7USGYmzLrUd8EH1cBqq0IKtGOSyjh0J1XTFEz4s&#10;XoU62h3iWQ4JRiEuUOX1HfFhskvxHxQxxv6DCS3kPj1AUWkGa8vbq+aChzpN3dJUPfGQD+oDZrus&#10;uAk1WahtWTdaeo57Yzqna6pomNIhcWfLtjfKqFBGsPjGyohGSe3KCBxsUkY+IF+q5fAx2lPVEXnz&#10;eMc4xhGrI8WnitSRld0I41pdM7shvUcqbEeXL8YVLonVwlp0S89LH7oTCsnEJf1GOidZw1VSSQq/&#10;YpVkMUxGtUxkcVALa9o1aIpS0sBJAZhck0EtG5yMpDjvXZEnluruo1CVY1p4SIomUhnTQio1XxWH&#10;tKjmRAH3opAWZaI0cCKkRVQ6OCkIc8S9KKJlgwvlcABcNB2sMafsB1DGXBTQMsGJgJYE9yZNoX/n&#10;mMzJZhyOk9fNUnKYwWtVy6AjbGAeekoOH/grTjcQy+YmI2RD0t+N788hGOAd4GO6EwzOJpN67kwq&#10;iDI2OCkIUbvB2R+6kxZSu3i447e9n2pxklMPGje27F6QSe3D2TketLfsQosTjmeg3FHxAAcyqWQF&#10;KMC+3eSke2rAhJK1gUVK1gL2EpuTMql7OXuWSZuzyKQqPIuNTlOaoQwm9EITxQCIIyEmulAGnDPS&#10;0EVWp4kuFERlq9MabtLqtMUam5240RMdnXgmvMzsxLibNuak2YlUkKtUeBdnUsm009CFsnDvN1Ek&#10;G7/exEQXSgLhW+iiOWGiE5OCXnKioIsMT5erhJvHkhCG54FxF2dSLcmekEnV0IWSOIQumhUmulAW&#10;VTOpJDNt3IlMaiTZxmrHZBCEO7U3uxR1Tc07T1wmDt95QnY3ZlJx3TqUSXVVVTC8LAvZpVL3ZGw+&#10;8+/QeOdFEnrjZv7tyDh9W52QT1bifjjpGOJlS94lU9mSt54n9gy4Z/7temOqo0j3idRCQZjPzoSM&#10;j+/HTwQXNmnUy3i9CbyUsORIhG84qS+NyrsQSwdUUyKEKjJHYCzVWJGJdzwWucabRzQycm2dzxua&#10;sMXRwXCMWumGUbzOKn4PlXW1VKqFK1TTB3BFFlPlLWwKv6LItXVosHAiikODNY7FToTFMiVyrYGT&#10;AjDBhQI4BC6yliy+KZFrDZyUgnU0r3AhiqN5Nc7FLoTFOcWFUMBFxZgWOOFBHAInBeHqWJUZqkSu&#10;NXBSDtbhvOKg6uJwXpVzUhDmth4lcq2AixwIC5zwHw6Ai/0Ha8wp/oMGTsrBODpY1GG6A3o1vsVl&#10;mNaIUw6q1qBJKVjQQifOhhafU21xTTmnWoEWHVRtHNErzql2R/RqXIuOqTZHm3JMtQZNTgULWqgX&#10;JDSwxt5ewYjpQP3pj/8xOVPL6cEwmOop1KGJo3lzhZN2/HBbnCuY74CeuD6PHRHvMAmfzp9Z6wn4&#10;Evbqij49KRP4S0Sf/tBaT8CXRH16Uibwl4R9+mNrfTtfIbv0lNzurwh79A6db+crZI+ektv9FWGP&#10;7Pr5VqaX/TGda63iGJaqn5pk1LmTUWA8R8ko8AnAq9KTUck6+7CAlxbP3+d59ryYT+/gLaJuK564&#10;AL9sN5/y5Pb579nd/KY1BZeZAjycZcru7/GttrAthXNUVHTlj0WhJQBdy7TrXp8JA4wv3uTb3a/z&#10;7DHBDzctfNsudc4vQsKxWJDgMiTqtUVZ98ePw1/avxSOqyBryrrnV89ZfneVtjtt+rTJs9l8u12u&#10;H4xXcuIrgOOxRGNDDA0Qx+b3bPbHFqMFoqX6oMGSHlQPrxKPgJvp5VdhgRO9pv514xGUPVSKm0J3&#10;+BzxCItfoe1fsbjbdPnDnPIhl1/Gg8ziw4uIR1h8u4h4hDXYLiIeYXHuIuIRJufEfKCEpuIhfud4&#10;hMW5C4hHWHy7gHiExbULiEdYXGviEWhukIN7IEOLegDMisk+jQj+8CFyCMwQOac+DpMXlu4byv82&#10;8YhygreIcfggwzE3uuNJ2c/2l4R+eccHGTwBXyJd84CUCfwlYZ8+yuDb+QrZpafkdn9F2KOPMvh2&#10;vkL26Cm53V8R9shxBt/K9LI/pnOtTTwCRuJ0PVtk+U1rxx8/7OAbNDxt8uXDAnznDjnO6+z9heS0&#10;YUmNfcgDb2WpPx6RjsGLxagDvJiQksu8R2sfj+imQx5pTTzioscSxHvjsUSVgCLqUEc8AspRXy8e&#10;QbWveEcankGl75njEVS5qeA6dzzC4pfwv/BdrYr79Z3rIyyWXUQ8wuLbRcQjLM5dRDzC4txFxCNM&#10;zon5cKZ4hMW5C4hHWHy7gHiExbULiEdYXGviEU08gjyPTbbFPOAEZzjGUqB6qQpnigO2opO9mnhE&#10;E4/AeF0YPfBRhmPxA0/J8QV/Rdgje3++lembeMQQC1nz39ZQFjDu9LCQ75a+9CAw/W8ZjwCrKPYh&#10;6eyS2n1Iv1k3CjzQHhkqhEj3r9vmwMPsyRVC4KDn4oegJNA7h8B7dxrHX39I2nROmbpDMcyr0mFl&#10;yh47mVNN+7hVt1SIL0rsgWSRpAX6V9qoq6IKCykRuI5KlrK6pDEM39jfFvYy+o8Kr2L/0e00LXFL&#10;1te7jaYav+L6ejL8FGiK/6iBk+XExebmMrjQgS92XavgZDGrO99EAxdKofoeXVWgorzeliguPeHw&#10;tzZKKt6jwreout6YAaK4/gA0KQR3Ap3CNcV31KBJGVjQQgkcgBZNBLLlNWhiJlTcmltsLy2NNlFZ&#10;X+wu1UZbXFlviVTxHBW+YT1RMEBMcHIq0KZmFZwUw8gEFwqi+sZcdSpE23LDxQ1SIU2VeLMrF7I9&#10;sA5C/icHq+ymdesUGu7mjN4nghMET+qhoY2mhbd02cKFgQve2jFLGG4XULGVzL9DmxpuxZ1xM/+W&#10;t6xMGHfHG1jLTxNvefVPKyHwZtu4Z50qRXLnyjIB/3ZPxLetTBjfl5+oSqZT1Lb+GUtgodT04fr5&#10;YUNVIA/5dLNYzn6e7qbhdypIvZ6n2SJb3c3zd/8PAAD//wMAUEsDBAoAAAAAAAAAIQA5nphiShoA&#10;AEoaAAAUAAAAZHJzL21lZGlhL2ltYWdlMS5wbmeJUE5HDQoaCgAAAA1JSERSAAAAmwAAAGMIBgAA&#10;AIygcvgAAAAGYktHRAD/AP8A/6C9p5MAAAAJcEhZcwAADsQAAA7EAZUrDhsAABnqSURBVHic7V1p&#10;VFPXFt5JiAlTGBJAZapKZVImARkc0ICCRWVwQMShdShYrVbbgrVonYqlqFQrVPC1OGPLpCgqgogU&#10;gYooKgFRFGSQAEHGkEDCfT/sXS+LRyBg7g0t+dbaP7h355xvHfY9wz777EMAAAQGgJubG2zatGkg&#10;lRELW1tbvzFjxnD6e4cgCAFBEAKBQEAIBEK/bdDd3U0vLCyMlxYfdXX1AjMzs2/Fve/t7SUCABCJ&#10;xF5xOtXV1auqq6tXS4uTiYlJqKamZv77cLp//358T08PfdDKyGRy90ASGBgYjSAIvI+w2WxtAED0&#10;9PSq37csacm+fftCAQDZv3//t7Lmgoq+vv5rAEDq6+t1ZM0FQRBIS0vzAABk8eLFKdIoT6G7u3vM&#10;kD8HOeQYBoiyJiDH6IHc2OTADXJjkwM3yI1NDtwgNzY5cIPc2OTADQp4VEKhUPh+fn7xmpqazXjU&#10;JwnMzc1L/Pz84s3NzUtkzQXFokWLrnA4HDqFQuHLmgsAwLhx4974+fnF29raFkqjPAKCDLiBIIcc&#10;UoN8GJUDN8iNTQ7cIDc2OXCD3NjkwA1yY5MDN8iNTQ7cIDc2OXDDqDA2Pp9P8fX1TYyIiPhS1lxG&#10;MrZu3fpTUFBQNFbljwpja29vV01KSvLp6OhQkTUXcUD+DlPvT/DikJyc7F1dXa2PVfmYGFtcXNxa&#10;fX39aknE0NCwysfHJ+mvv/6yx4ILAICamlqroqJiFxpPP1LQ0tKi7u/vf0FZWbmTSCT2ipOdO3eG&#10;4cFn3Lhxb7BsI0z2RhEEIfT29hLZbLaOUCgkaWhovFVUVOwCAOBwOHQ+n09RUVHpoNFobVwuVyk5&#10;Odn75s2b8xMTE33d3d1vSJsPmUzu2bhxY0xSUpLP9u3bj6irq7dIu46hgsPh0J2dnXOfPXtmzGAw&#10;miwsLB6L0zU0NKzCg9OWLVuOBwUFRT9//vzDDz/88LnUK8DqsMSaNWvi9PX1X2dlZbmIPudyuYoH&#10;Dx78hkajtV6+fHkRgiCQmprqqays3EEmk7vfvHkzFgs+paWlJvb29gXGxsZl165dW1BRUTGxP6ms&#10;rDTE4zDJ8ePHNwMAEhAQcLarq4sqiwMtfYXNZmv7+fld1NDQaI6Li1vz/PlzI3Ht1NPTozDU8jEh&#10;nZiY6KOiotI+0CmhkydPbtTW1ma3t7erIAgCly5dWgYAyOnTp1djwcnMzKwE3h1bHFDodHoTHv/Y&#10;AwcO7AIApLGxkSFrI0NlzZo1cZK0EQAgr169+mCo5WMyjCYkJCwxNjZ+pqOjwxanM3PmzJyGhgbt&#10;nJycmR4eHtc9PDyuAwBgddprwYIFaVOnTn0ymB6NRmvDov6+QMOIRko4EQDA9OnTC3g8HlUSXWVl&#10;5c4hV4DFF7J48eIUa2vrooF0nj59ag4ASEJCgi+CINDR0aEMAEhMTMwGWX/heAiLxTIlkUiCgoIC&#10;e1lzwUswWXmMGTOmu6SkxLykpMRcnM7vv/++DNUFAHjz5s04AICRMHnHA6ampqW7du06uGzZst/L&#10;y8sny5oPHsBkGF27dm1cQkLCEgcHh/wjR45s9/LySkFXo3V1dePDwsJ2xsXFrdXV1a11c3O7BQCQ&#10;np4+DwBAkqHufVBeXj756tWrnh0dHSoKCgqCb7755nsAgJ6eHnJbWxtNRUWlA4+hrbS01DQ/P9+h&#10;tbVVzcLC4rGjo2Me+uH1hZ+fX/zHH3/8G9acULDZbJ2UlBQvNputAwAQFBQUraWl1YggCKG5uVmT&#10;SqXyRswwiiD/WySAmAmmra3t/erqaj1U/+zZswE//vjjl1h24zExMRtIJJIA5UChUHjou5aWFjU1&#10;NbWW9evXx+IxpNy7d89RXNv0lZCQkDC8hrrs7OxZampqLaL1P3nyZAr6ftq0aYVWVlYPh1M2psRZ&#10;LJZpYGBgtL29fYGdnd1fdnZ2f7m4uGSFhYWF4L3cj4yM3AoAiJmZWcmZM2dWbdq06YSosSEIAqtX&#10;rz6to6NTjwcfgUBAam5u1pBE8GqrjIwMJpVK7aLT6U0///zzZ0eOHPmir7EdO3ZsCwAgNTU1uiPK&#10;2EaK8Pn8Merq6m8tLCyKm5ubNRAEgaioqKC+xnbq1Kl1AICI9rijSWbMmJGjoaHRzGKxTBEEgYKC&#10;Avu+xvbo0SNLAEBSUlIWD7X8EbV9gxXa29tVW1pa1NevX39KQ0PjLQBAf2myUFcNOlcZbaiqqjL0&#10;9PS8ampqWipOB22jxsZGraGWj+lRvuLiYss///xzRk9PD1mcjqen51UjI6MXWPJADYtMJvdIoo/g&#10;uPn98uXLienp6fPa29tVxek4ODjkz5w5MwdrLkQisVe0jcTlrQMYXhthtje6e/fufQcOHBCb+A6F&#10;vr5+NdbGRiKRhAAANTU1euiz/hry6dOnUwAkN8r3xa+//vrJpk2bovh8PmUgvZCQkEN4GBuJRBLW&#10;1tbqDqSDtpGCgoJgqOVjYmzHjx/fcuDAgW+1tLQag4ODf9DV1a0Vpzt9+vQCLDiIQk1NrXXKlClP&#10;jx079rmXl1eKra1tYV9jy8/Pdzh48OAuPT29GqzdLwAAN2/enL9u3br/KCsrd+7ateugiYlJmTjd&#10;gYY1aWLGjBl/nj17dtW5c+cCAgICzvV9X1tbq/vpp5+eJBKJvfPmzUsfcgVYTDS9vLySFRUVuVVV&#10;VQaynvSikpOTM4NGo7Wqq6u/DQ4OPhQQEHCWTCZ3X7x40W/Xrl0H1NTUWqhUald6erobHnzQvdHc&#10;3FwnWbcNKlVVVQZGRkbPFRQUejZu3HgyJCQkDACQiIiIHeHh4V8ZGhpWAgBy9OjRbcMpHxPSixcv&#10;Tpk8efIzWTdeXykqKrLW1tZmQz++LAqFwrtx48Z8vLgcPHjwGwBA2traVGXdLqJSX1+vY2lp+ai/&#10;NkINb7hlYzKM6unp1Tx58mQqFmW/D6ytrR+yWCyzhISEJS9evDBCnzMYjKbly5df+uCDDyrx4oIO&#10;1W1tbTRVVdV2vOodDDo6Ouy8vDzH1NTUhYWFhbbI3wsBRUXFLi8vrxQbG5uiYReOxdfx/PlzozFj&#10;xvDxGpL+idLb20uYMWNGjq+vbwKfzx8jaz54CCaJZd6+fasRGxu7Yf/+/aFhYWE7mUxmprhltJ6e&#10;Xo2KikqH1En8A8DhcOirVq06y2azdZYuXfqHuL1Re3v7v2bMmPEn1ny2b99+pKamRg8NkugPKSkp&#10;Xps3b/45Pz/fQU9Pr2Yo5WMyjJ47dy4gODj4B4B3ocYD6SYkJCzx9fVNxIJHX7x48cLol19+Cayo&#10;qJgkTodGo7WdPn16DR58EhISlty+fXsun8+nFBUV2YjTCwkJOYSHsTU3N2sO5qzlcrlKtbW1ugKB&#10;YMi2g4mxmZqalq5ateqsJLp4xdenpqYuXLVq1dnW1la1gfTodHq/l3RIG48fP7bYvHnzzxQKhb9z&#10;584wY2PjZ+J0zczMWHhwkgRCoZA03N9iYmyurq4Zrq6uGViUPRzw+XzK6tWrz3R1dSmGh4d/7evr&#10;myhuyEIdwFjjxo0b7gKBQOHOnTsuzs7OuXjU2R+ePXtmzOFw6ADvtqDa2tpo9+7dc+pPl8/nU6Ki&#10;ojYRCARETU2tdciVyXrSiIc0NjYyAAAJDg4+JGsuqHz//fc7AQBpbW2lyZKHt7d3EkgY6oTKJ598&#10;8p/h1IVLmlNZA91awWuIlASirg+8zj30h4ULF6YaGBi8BngXwNre3q4qbg5NIBAQMzMz1rp16/4z&#10;nLqkshr96aeftt68eXO+m5vbrS+++OJoamrqwujo6CBJfrtr166DeAwjVlZWj2bPnp39008/bcW6&#10;LkmAIAhh9uzZ2WPHjq0/d+5cgLhhHU98/fXX4bW1tbrnz59fiUX5UunZHj9+bHH9+nUPbW3tBgCA&#10;ysrKD65fv+4hyW+H+5UMFVFRUZvc3d1v2Nvb/7Vy5crzeNQ5ENhstg6Tycw8evToF05OTveWLVv2&#10;uziDs7Ozu4/HBxkeHv41luVLpWfjcrlKfD6fQqFQ+EpKSlw+n0/hcrlKkvxWRUWlA68oi+TkZO8V&#10;K1ZctLGxKRo/fnxdfzo0Gq3t119//QRrLnl5eY5OTk73JNENCQk5FBYWthNrTlgDE6cuj8ej8ng8&#10;qqqqajteq7vBcPfu3Vnu7u43urq6FAfSo9PpnKamJgbWfJqamhjoIZ/BYG5uXmJpaVmMNScAgKKi&#10;Ipvg4OAfiouLLZEBYtaKiops9PX1q4dSNibG5ufnF5+SkuLV0tKiTqVSeVKvYIhAEIQwYcKEV3V1&#10;deP37du3e8mSJQkDuT4GCon6NyMtLW3B0qVL/+ByuUpaWlqNAy1csrOzZw+5nbBYTvv4+CTq6urW&#10;yNq9gAqHw9GEEeb6GIliZWX1kEwmd8fGxq7HonxMXB+Ojo556enp89B5HBZ1DAXoldMj6YaZ3t5e&#10;Ymdnp7IkuhQKhY/HarWpqYnh4eFxff369aewKB+TAy9BQUHRdDqd8+mnn54cCTc1q6urt9jY2BQN&#10;FvKMJwoKCqbTaLQ2SWTPnj178eBEJpN7hnX4WEJg0rM9efJkKpPJzDxz5szqwsJCWw8Pj+viejh/&#10;f/8LeOz9HTt27POPPvro2khxfairq7eg2QD6Q3FxsWVjY6PWzJkzczDJldYP3N3dbxQXF1tiVT4m&#10;C4Tjx49v+fzzz49JootX1MeOHTsOZ2VlzXn48KG1k5PTPXGTWxqN1nbq1Kn1WPMZDHw+n+Lv73/h&#10;9evXBnfv3p2Fpq/AEmw2W8fOzu6+v7//hUOHDoVIu3xMjK26ulq/tLTUVBJdKyurR6gzGEuYm5uX&#10;sFgss8H08HJ9SAKhUEiaNGlSxcaNG2PQnCRYIiYmZmNiYqJvenr6PEtLy+IpU6Y8FacbGRm5jcFg&#10;NA2l/FFzK19dXd14SeaPJBJJOFT/EZZwc3O71dHRoZKXl+eIdV1r166NkzSW79WrVxOGGkY/aozt&#10;n4pZs2bd7ejoUBkouFJaYLPZOoPF+6GYOHHiy6GeHcU06qOsrMwkIiLiy7y8PEc06I5MJvfMmjXr&#10;bnBw8A9otIEc/eP8+fMr8/LyHPE4oAzw7rDLQNlC3xeY9WzJycnea9asOS0urQCDwWiKj4/3YzKZ&#10;mZgQ6AcCgUDh7t27swYKC6dSqTxJo4zfByUlJeaBgYG/iHvP4XDopaWlplQqlXf58uXFwzoUPNKA&#10;haf46tWrHxEIhF5lZeWO6OjoQNEAQQ6Ho/njjz9+OWbMGD6JRBLk5eU54OEdr6mp0XV0dLwHIySB&#10;82D52QgEQu+0adMKsUyDymKxTAsLC6c1NDRoIQgClZWVhoWFhdMkkeGcCMOkZ1u6dOkfV65cWfTw&#10;4UNrcT603Nxc55kzZ+YEBgb+EhUVtUnqJESAIAjBzMyMVVZWZjJ37tzbPj4+SeI88nj1bADvelpx&#10;7wgEAoJ1EIOVldWj4uJiy2PHjn2+ZcuW41gvEDCZs/X09JAtLCweD+SsdXZ2zjUwMHg9UIYjaYHD&#10;4dDLyspMli1b9nt8fLzfQNl58MRwkrNIE8uXL7/k7Oyci174wWQyMyXdQRhWdDEW3bO/v/95W1vb&#10;+4PpGRoaVm7btu0o1kNWU1MTHQCQ8PDwr/AYIiWRR48eWZqbmz8d7JIPe3v7gsjIyK2y5isNwWRv&#10;1N/f/0JJSYn5y5cvJ4rTefjwoXVNTY2en59fPBYcRKGhofGWwWA0SRrQiQe4XK5SSUmJ+WDpslgs&#10;lll9ff1YvHhhCUyM7aOPPrq2fv36U3Z2dvcvXry4QrRBuVyuUmxs7AYXF5c733777QE8UmYRicTe&#10;/fv3h8bGxm74p6WBx/Nyt9jY2A0nTpz4rKyszASL8jGZs508efLT33777WMul6vk7+9/gUwm96Ab&#10;8TwejyoQCBRIJJLw8OHDOw4fPrxD9LdHjx79AosQl8DAwF9aW1vVXFxc7gQFBUWLCwunUqk8rDbq&#10;Ozs7lauqqgwB3p3TAACoqKiYJG6hcOvWLTcul6uE1+mr3NxcZ3SBoKurW8tkMjNRkUZAKSar0fPn&#10;z6+UJOtkf9i9e/e+FStWXJQ2p7q6uvHe3t7Jg101ieXe6M2bN+cP9dZBOp3OKSgomD5p0qQKLDiJ&#10;oqGhQfvWrVtuGRkZrpmZmUzRu0dNTEzKmExmpqura4aLi8ud4VyOMmq2q9zc3G5lZGS4uri43BnI&#10;9aGoqNi1evXqM1hwePr06RT0NufGxkattLS0Bd7e3sniei4NDY23GzZsiJVV+oXy8vLJqOFlZWXN&#10;efv2rQbAu2lJZWXlB0PeQ5b1CgUPaW1tpQEAsnTp0t97e3sJsuaDIAjcv3/fVkNDo/nFixeTZM1l&#10;MHn16tUHJ0+e3GhsbFwGI+1WPnHgcrlKV65cWdTe3q6qq6tb6+HhcR0Pnxfqy7Ozs7s/Unxstra2&#10;hc3NzZqy5tEfOBwOPSsra05GRoZrRkaGK7q9N3bs2PqVK1eeZzKZmePGjXsz5IKx+BIKCgrsLS0t&#10;H127dm0B+ozH41FcXFyyQGRLJjQ0dB8eX6ZQKCRqa2uzv/vuuz2y7iVGspw5c2aVjY3NAyKRKAQA&#10;RFVVtc3T0zP16NGj20Qv3hiuYEJ63759oSQSSSC6J3rixIlNAIA4Ozv/GRkZudXR0fEekUgU5ufn&#10;T8ejIaOiooL09fVfP3/+3EjW/1QEQaCkpMRszpw5tyURrE479RX0cltDQ8PKuLi4NcO5LXkgwWQY&#10;LS8vn2xkZPRCdOKblpa2gEwm9yQnJ3traWk1+vj4JE2YMOFVYmKiLx6+tnHjxr3R19evdnBwyN+2&#10;bVukuKU8lUrlYbEa7ovW1la1rKysOZLo4tE+AO+G9oyMDNeqqirDtWvXxu3Zs2cvmv6MyWRmamlp&#10;Nb5XBVh8Ib6+vgk2NjYPRJ8xGIxGJyenXNFnY8eOfbNhw4YYPL7akXZtt1AoJHZ2diqJk6ysLBcD&#10;A4Oq7du3H+7u7ibjwQmV0tJSk+PHj2/28vJKVldXfwt/R6FYWFgUb9++/XBaWprHcHo9THq23t5e&#10;oujWUHl5+eSmpibGmjVrTovqCYVCEnqmE2vs3r17nyQTcjwOlgC8cx8oKSlxxb13cXG5k5OTM9PM&#10;zIw1e/bs7EWLFl3BgxfAO5+aiYlJ2ebNm38WCoWkBw8eTMvIyHA9c+bM6iNHjmw/cuTI9uFEfWDy&#10;ZXz11VfhAIBkZmbORRAEtm7dGgkAyB9//LEE1ens7FQik8nde/bs+Q7Pr/afJkwmM4PJZGbIou7m&#10;5maNhIQE38DAwGgjI6PnIDICDBZA0J9gQrK6ulqPwWA0Kigo9GhqanLg70knl8tVRHWuXbu2AACQ&#10;pKQkb1n/Q0eyuLq63rK2ti7Co66uri7qrVu3XIODgw/Z2treR1el8Pf0YsmSJX9ER0cHDneRhRnx&#10;nJycGbNmzcq2trYucnd3v97XeRkYGBhtaGhYid7/KZf/l6qqKgNNTU2OJOFa0pC1a9f+hhqXkpJS&#10;57x5826Gh4d/9eDBAxuhUEh83/JHzXbV1KlTn5SUlJgPpsdgMJoaGhq0sebz5s2bcRcuXPAX957D&#10;4dBjYmI2cjgc+vfff//Nzp07w7DmFBER8WVra6sak8nMdHJyuift/CKjxtj8/PzixcXXcTgc+suX&#10;LycaGBi8NjY2fiZp3rT3gSTJAAkEArJ37949oaGh+7HmgwdGjbENhtjY2A3BwcE/XL161VPSjJDv&#10;g+bmZs3bt2/PFfeeSCT22tnZ3R9JB6bfF3JjE0FoaOj+pKQknydPnkzFyyUzmjAq7oiXFFZWVo9Y&#10;LJaZJHM7OYaOUXEPgqRAo0MGy7srbdTV1Y1ns9k64t6PHTu2flhRFiMNsl7ejxSpr6/Xsbe3LwAA&#10;hMVimeJRZ0dHh7Knp2cqDLKFFhISEibr9pGGjJqe7bPPPjuBxv/3hUAgUCgoKJje0tKivnDhwlQ8&#10;7mTn8XjU+fPn38zNzXX28PC4TiaTe65cubIoICDgnKKiYtft27fnVlRUTPLy8kpxcHDIx5oPLpC1&#10;teMlg23Eq6iotO/YsSNCIBCQ8OBz6dKlZQCABAUFRSEIArdv354DIhGwPB6Psnz58vjx48fXNjY2&#10;MmTdftKQUdOz3bt3z2mgdAc0Gq0Nr8s/AN7dfQoAsHfv3j0A73xqou8pFAr/4sWLK6ZMmfL08OHD&#10;O/4Nl26MGmMb1pWFGALN46GhofEW4P+NDX1mbGz8TNK4t5GOUe/64HA49PT09Hnp6enzWlpa1PGq&#10;F82pwePxqAD/y/vRd17J4/GoIyHjulQg63EcL4mIiNixbNmyS6KpnsrKyowZDEYj/D1v09bWZtfU&#10;1OjiwSc7O3sWACDZ2dmzEORdOA+RSBQuWLDgGnoCLC8vz4FKpXa5uLhkybr9pCEyJ4CXTJgw4aW3&#10;t3eS6DMnJ6dcAECWL18eHxgYGK2goNAzd+7cTDz4dHV1UVVVVdu2bt0aiT4LDQ3dBwCIgYFB1ZQp&#10;U56QyeRuEokkuHz58iJZt580ROYE8BAej0chEAi9olmM0NuV3d3dr6PPduzYEQHDDAwcjlRWVhpW&#10;VFRMRP8WCASkdevWnVJVVW1TVlbu0NPTqz537txKWbeftETmBPCQ5uZmDQBATp48uRF9lpqa6gkA&#10;SExMzAb0WUpKymIAQLDM9jiaZVQsENBMQKITbTTVu2iEB/L3lYcj5SDzvw2jwtjU1NRaVVRUOuLj&#10;4/0QBCF0dXUpXrp0abmqqmq76G4BmlAGj0tARiNGhbEpKCgItm3bFpmbm+s8efLkclNT09KKiopJ&#10;AQEB50RDiTIzM5lqamqthoaGVbLk+6+FrMdxvEQoFBI//vjjXxkMRiODwWgMCAg4K+oGaWho0FJS&#10;UupcvHhxiqy5/lvlv6C5Pf0gVfOmAAAAAElFTkSuQmCCUEsDBBQABgAIAAAAIQBczAgJ4QAAAAkB&#10;AAAPAAAAZHJzL2Rvd25yZXYueG1sTI9BS8NAEIXvgv9hGcGb3aRqGmM2pRT1VARbofQ2zU6T0Oxu&#10;yG6T9N87nvQ0PN7jvW/y5WRaMVDvG2cVxLMIBNnS6cZWCr537w8pCB/QamydJQVX8rAsbm9yzLQb&#10;7RcN21AJLrE+QwV1CF0mpS9rMuhnriPL3sn1BgPLvpK6x5HLTSvnUZRIg43lhRo7WtdUnrcXo+Bj&#10;xHH1GL8Nm/NpfT3snj/3m5iUur+bVq8gAk3hLwy/+IwOBTMd3cVqL1oFizRl9KAg4cP+S5TEII4K&#10;npL5AmSRy/8fFD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J4XsawQYAACo0wAADgAAAAAAAAAAAAAAAAA6AgAAZHJzL2Uyb0RvYy54bWxQSwECLQAKAAAAAAAA&#10;ACEAOZ6YYkoaAABKGgAAFAAAAAAAAAAAAAAAAABqGgAAZHJzL21lZGlhL2ltYWdlMS5wbmdQSwEC&#10;LQAUAAYACAAAACEAXMwICeEAAAAJAQAADwAAAAAAAAAAAAAAAADmNAAAZHJzL2Rvd25yZXYueG1s&#10;UEsBAi0AFAAGAAgAAAAhAKomDr68AAAAIQEAABkAAAAAAAAAAAAAAAAA9DUAAGRycy9fcmVscy9l&#10;Mm9Eb2MueG1sLnJlbHNQSwUGAAAAAAYABgB8AQAA5zYAAAAA&#10;">
                <v:shape id="docshape98" o:spid="_x0000_s1027" type="#_x0000_t75" style="position:absolute;left:7888;top:3888;width:1165;height: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s0CvwAAANwAAAAPAAAAZHJzL2Rvd25yZXYueG1sRE9NawIx&#10;EL0X/A9hBG8161Jb2RpFlGLxUtT2PiTjZnEzWZKo679vDoLHx/ueL3vXiiuF2HhWMBkXIIi1Nw3X&#10;Cn6PX68zEDEhG2w9k4I7RVguBi9zrIy/8Z6uh1SLHMKxQgU2pa6SMmpLDuPYd8SZO/ngMGUYamkC&#10;3nK4a2VZFO/SYcO5wWJHa0v6fLg4BT/tzOhIH39+s7V6cwx+N72/KTUa9qtPEIn69BQ/3N9GQVnm&#10;+flMPgJy8Q8AAP//AwBQSwECLQAUAAYACAAAACEA2+H2y+4AAACFAQAAEwAAAAAAAAAAAAAAAAAA&#10;AAAAW0NvbnRlbnRfVHlwZXNdLnhtbFBLAQItABQABgAIAAAAIQBa9CxbvwAAABUBAAALAAAAAAAA&#10;AAAAAAAAAB8BAABfcmVscy8ucmVsc1BLAQItABQABgAIAAAAIQBKgs0CvwAAANwAAAAPAAAAAAAA&#10;AAAAAAAAAAcCAABkcnMvZG93bnJldi54bWxQSwUGAAAAAAMAAwC3AAAA8wIAAAAA&#10;">
                  <v:imagedata r:id="rId59" o:title=""/>
                </v:shape>
                <v:line id="Line 210" o:spid="_x0000_s1028" style="position:absolute;visibility:visible;mso-wrap-style:square" from="7953,3532" to="8022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WnZxAAAANwAAAAPAAAAZHJzL2Rvd25yZXYueG1sRI9Pa8JA&#10;FMTvhX6H5RV6q5vkUCS6ipSW6kWqEfH4yD7zx+zbkF2T+O27guBxmJnfMPPlaBrRU+cqywriSQSC&#10;OLe64kLBIfv5mIJwHlljY5kU3MjBcvH6MsdU24F31O99IQKEXYoKSu/bVEqXl2TQTWxLHLyz7Qz6&#10;ILtC6g6HADeNTKLoUxqsOCyU2NJXSfllfzUKdt9/20u2Run7+jfenIa6Odpaqfe3cTUD4Wn0z/Cj&#10;vdYKkiSG+5lwBOTiHwAA//8DAFBLAQItABQABgAIAAAAIQDb4fbL7gAAAIUBAAATAAAAAAAAAAAA&#10;AAAAAAAAAABbQ29udGVudF9UeXBlc10ueG1sUEsBAi0AFAAGAAgAAAAhAFr0LFu/AAAAFQEAAAsA&#10;AAAAAAAAAAAAAAAAHwEAAF9yZWxzLy5yZWxzUEsBAi0AFAAGAAgAAAAhAMqRadnEAAAA3AAAAA8A&#10;AAAAAAAAAAAAAAAABwIAAGRycy9kb3ducmV2LnhtbFBLBQYAAAAAAwADALcAAAD4AgAAAAA=&#10;" strokecolor="#afafaf" strokeweight=".26061mm"/>
                <v:line id="Line 211" o:spid="_x0000_s1029" style="position:absolute;visibility:visible;mso-wrap-style:square" from="7953,3532" to="7953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vbjwgAAANwAAAAPAAAAZHJzL2Rvd25yZXYueG1sRI9BawIx&#10;FITvBf9DeEJvNeuii6xGEUvBa7Wl18fmuVndvKybuMZ/bwqFHoeZ+YZZbaJtxUC9bxwrmE4yEMSV&#10;0w3XCr6OH28LED4ga2wdk4IHedisRy8rLLW78ycNh1CLBGFfogITQldK6StDFv3EdcTJO7neYkiy&#10;r6Xu8Z7gtpV5lhXSYsNpwWBHO0PV5XCzCr7P7/M40E9m+BF2syEWx+J2Vep1HLdLEIFi+A//tfda&#10;QZ7n8HsmHQG5fgIAAP//AwBQSwECLQAUAAYACAAAACEA2+H2y+4AAACFAQAAEwAAAAAAAAAAAAAA&#10;AAAAAAAAW0NvbnRlbnRfVHlwZXNdLnhtbFBLAQItABQABgAIAAAAIQBa9CxbvwAAABUBAAALAAAA&#10;AAAAAAAAAAAAAB8BAABfcmVscy8ucmVsc1BLAQItABQABgAIAAAAIQA9pvbjwgAAANwAAAAPAAAA&#10;AAAAAAAAAAAAAAcCAABkcnMvZG93bnJldi54bWxQSwUGAAAAAAMAAwC3AAAA9gIAAAAA&#10;" strokeweight=".26061mm"/>
                <v:line id="Line 212" o:spid="_x0000_s1030" style="position:absolute;visibility:visible;mso-wrap-style:square" from="7953,3168" to="8022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1I1xQAAANwAAAAPAAAAZHJzL2Rvd25yZXYueG1sRI9La8Mw&#10;EITvgfwHsYHeEjkOlOBGMSWkNL2U5kHocbG2fmplLMV2/31VCOQ4zMw3zCYdTSN66lxpWcFyEYEg&#10;zqwuOVdwOb/N1yCcR9bYWCYFv+Qg3U4nG0y0HfhI/cnnIkDYJaig8L5NpHRZQQbdwrbEwfuxnUEf&#10;ZJdL3eEQ4KaRcRQ9S4Mlh4UCW9oVlNWnm1Fw3H991ucDSt9X78uP76FqrrZS6mk2vr6A8DT6R/je&#10;PmgFcbyC/zPhCMjtHwAAAP//AwBQSwECLQAUAAYACAAAACEA2+H2y+4AAACFAQAAEwAAAAAAAAAA&#10;AAAAAAAAAAAAW0NvbnRlbnRfVHlwZXNdLnhtbFBLAQItABQABgAIAAAAIQBa9CxbvwAAABUBAAAL&#10;AAAAAAAAAAAAAAAAAB8BAABfcmVscy8ucmVsc1BLAQItABQABgAIAAAAIQBVD1I1xQAAANwAAAAP&#10;AAAAAAAAAAAAAAAAAAcCAABkcnMvZG93bnJldi54bWxQSwUGAAAAAAMAAwC3AAAA+QIAAAAA&#10;" strokecolor="#afafaf" strokeweight=".26061mm"/>
                <v:line id="Line 213" o:spid="_x0000_s1031" style="position:absolute;visibility:visible;mso-wrap-style:square" from="7953,3168" to="7953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8sMwwAAANwAAAAPAAAAZHJzL2Rvd25yZXYueG1sRI9PawIx&#10;FMTvBb9DeEJvNeuii2yNIkqh1/oHr4/N62bbzcu6iWv89qZQ8DjMzG+Y5TraVgzU+8axgukkA0Fc&#10;Od1wreB4+HhbgPABWWPrmBTcycN6NXpZYqndjb9o2IdaJAj7EhWYELpSSl8ZsugnriNO3rfrLYYk&#10;+1rqHm8JbluZZ1khLTacFgx2tDVU/e6vVsHpZzePA50zw/ewnQ2xOBTXi1Kv47h5BxEohmf4v/2p&#10;FeT5DP7OpCMgVw8AAAD//wMAUEsBAi0AFAAGAAgAAAAhANvh9svuAAAAhQEAABMAAAAAAAAAAAAA&#10;AAAAAAAAAFtDb250ZW50X1R5cGVzXS54bWxQSwECLQAUAAYACAAAACEAWvQsW78AAAAVAQAACwAA&#10;AAAAAAAAAAAAAAAfAQAAX3JlbHMvLnJlbHNQSwECLQAUAAYACAAAACEA3QPLDMMAAADcAAAADwAA&#10;AAAAAAAAAAAAAAAHAgAAZHJzL2Rvd25yZXYueG1sUEsFBgAAAAADAAMAtwAAAPcCAAAAAA==&#10;" strokeweight=".26061mm"/>
                <v:line id="Line 214" o:spid="_x0000_s1032" style="position:absolute;visibility:visible;mso-wrap-style:square" from="7953,2804" to="8022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m/axQAAANwAAAAPAAAAZHJzL2Rvd25yZXYueG1sRI9La8Mw&#10;EITvgfwHsYHeEjmGlOBGMSWkNL2U5kHocbG2fmplLMV2/31VCOQ4zMw3zCYdTSN66lxpWcFyEYEg&#10;zqwuOVdwOb/N1yCcR9bYWCYFv+Qg3U4nG0y0HfhI/cnnIkDYJaig8L5NpHRZQQbdwrbEwfuxnUEf&#10;ZJdL3eEQ4KaRcRQ9S4Mlh4UCW9oVlNWnm1Fw3H991ucDSt9X78uP76FqrrZS6mk2vr6A8DT6R/je&#10;PmgFcbyC/zPhCMjtHwAAAP//AwBQSwECLQAUAAYACAAAACEA2+H2y+4AAACFAQAAEwAAAAAAAAAA&#10;AAAAAAAAAAAAW0NvbnRlbnRfVHlwZXNdLnhtbFBLAQItABQABgAIAAAAIQBa9CxbvwAAABUBAAAL&#10;AAAAAAAAAAAAAAAAAB8BAABfcmVscy8ucmVsc1BLAQItABQABgAIAAAAIQC1qm/axQAAANwAAAAP&#10;AAAAAAAAAAAAAAAAAAcCAABkcnMvZG93bnJldi54bWxQSwUGAAAAAAMAAwC3AAAA+QIAAAAA&#10;" strokecolor="#afafaf" strokeweight=".26061mm"/>
                <v:line id="Line 215" o:spid="_x0000_s1033" style="position:absolute;visibility:visible;mso-wrap-style:square" from="7953,2804" to="7953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fDgwgAAANwAAAAPAAAAZHJzL2Rvd25yZXYueG1sRI9BawIx&#10;FITvBf9DeEJvNeuii6xGEUvBa7Wl18fmuVndvKybuMZ/bwqFHoeZ+YZZbaJtxUC9bxwrmE4yEMSV&#10;0w3XCr6OH28LED4ga2wdk4IHedisRy8rLLW78ycNh1CLBGFfogITQldK6StDFv3EdcTJO7neYkiy&#10;r6Xu8Z7gtpV5lhXSYsNpwWBHO0PV5XCzCr7P7/M40E9m+BF2syEWx+J2Vep1HLdLEIFi+A//tfda&#10;QZ4X8HsmHQG5fgIAAP//AwBQSwECLQAUAAYACAAAACEA2+H2y+4AAACFAQAAEwAAAAAAAAAAAAAA&#10;AAAAAAAAW0NvbnRlbnRfVHlwZXNdLnhtbFBLAQItABQABgAIAAAAIQBa9CxbvwAAABUBAAALAAAA&#10;AAAAAAAAAAAAAB8BAABfcmVscy8ucmVsc1BLAQItABQABgAIAAAAIQBCnfDgwgAAANwAAAAPAAAA&#10;AAAAAAAAAAAAAAcCAABkcnMvZG93bnJldi54bWxQSwUGAAAAAAMAAwC3AAAA9gIAAAAA&#10;" strokeweight=".26061mm"/>
                <v:line id="Line 216" o:spid="_x0000_s1034" style="position:absolute;visibility:visible;mso-wrap-style:square" from="7953,2440" to="8022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FQ2xQAAANwAAAAPAAAAZHJzL2Rvd25yZXYueG1sRI9La8Mw&#10;EITvgfwHsYHeEjk+pMGNYkpIaXopzYPQ42Jt/dTKWIrt/vuqEMhxmJlvmE06mkb01LnSsoLlIgJB&#10;nFldcq7gcn6br0E4j6yxsUwKfslBup1ONphoO/CR+pPPRYCwS1BB4X2bSOmyggy6hW2Jg/djO4M+&#10;yC6XusMhwE0j4yhaSYMlh4UCW9oVlNWnm1Fw3H991ucDSt9X78uP76FqrrZS6mk2vr6A8DT6R/je&#10;PmgFcfwM/2fCEZDbPwAAAP//AwBQSwECLQAUAAYACAAAACEA2+H2y+4AAACFAQAAEwAAAAAAAAAA&#10;AAAAAAAAAAAAW0NvbnRlbnRfVHlwZXNdLnhtbFBLAQItABQABgAIAAAAIQBa9CxbvwAAABUBAAAL&#10;AAAAAAAAAAAAAAAAAB8BAABfcmVscy8ucmVsc1BLAQItABQABgAIAAAAIQAqNFQ2xQAAANwAAAAP&#10;AAAAAAAAAAAAAAAAAAcCAABkcnMvZG93bnJldi54bWxQSwUGAAAAAAMAAwC3AAAA+QIAAAAA&#10;" strokecolor="#afafaf" strokeweight=".26061mm"/>
                <v:line id="Line 217" o:spid="_x0000_s1035" style="position:absolute;visibility:visible;mso-wrap-style:square" from="7953,2440" to="7953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sEJvwAAANwAAAAPAAAAZHJzL2Rvd25yZXYueG1sRE/Pa8Iw&#10;FL4L/g/hCbvZdGUW6YwylMGu04nXR/PWVJuX2sQa//vlIOz48f1ebaLtxEiDbx0reM1yEMS10y03&#10;Cn4On/MlCB+QNXaOScGDPGzW08kKK+3u/E3jPjQihbCvUIEJoa+k9LUhiz5zPXHift1gMSQ4NFIP&#10;eE/htpNFnpfSYsupwWBPW0P1ZX+zCo7n3SKOdMoNP8L2bYzlobxdlXqZxY93EIFi+Bc/3V9aQVGk&#10;telMOgJy/QcAAP//AwBQSwECLQAUAAYACAAAACEA2+H2y+4AAACFAQAAEwAAAAAAAAAAAAAAAAAA&#10;AAAAW0NvbnRlbnRfVHlwZXNdLnhtbFBLAQItABQABgAIAAAAIQBa9CxbvwAAABUBAAALAAAAAAAA&#10;AAAAAAAAAB8BAABfcmVscy8ucmVsc1BLAQItABQABgAIAAAAIQBcTsEJvwAAANwAAAAPAAAAAAAA&#10;AAAAAAAAAAcCAABkcnMvZG93bnJldi54bWxQSwUGAAAAAAMAAwC3AAAA8wIAAAAA&#10;" strokeweight=".26061mm"/>
                <v:line id="Line 218" o:spid="_x0000_s1036" style="position:absolute;visibility:visible;mso-wrap-style:square" from="7953,2077" to="8022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2XfxQAAANwAAAAPAAAAZHJzL2Rvd25yZXYueG1sRI9La8Mw&#10;EITvgfwHsYHeEjk+hMaNYkpIaXopzYPQ42Jt/dTKWIrt/vuqEMhxmJlvmE06mkb01LnSsoLlIgJB&#10;nFldcq7gcn6bP4NwHlljY5kU/JKDdDudbDDRduAj9SefiwBhl6CCwvs2kdJlBRl0C9sSB+/HdgZ9&#10;kF0udYdDgJtGxlG0kgZLDgsFtrQrKKtPN6PguP/6rM8HlL6v3pcf30PVXG2l1NNsfH0B4Wn0j/C9&#10;fdAK4ngN/2fCEZDbPwAAAP//AwBQSwECLQAUAAYACAAAACEA2+H2y+4AAACFAQAAEwAAAAAAAAAA&#10;AAAAAAAAAAAAW0NvbnRlbnRfVHlwZXNdLnhtbFBLAQItABQABgAIAAAAIQBa9CxbvwAAABUBAAAL&#10;AAAAAAAAAAAAAAAAAB8BAABfcmVscy8ucmVsc1BLAQItABQABgAIAAAAIQA052XfxQAAANwAAAAP&#10;AAAAAAAAAAAAAAAAAAcCAABkcnMvZG93bnJldi54bWxQSwUGAAAAAAMAAwC3AAAA+QIAAAAA&#10;" strokecolor="#afafaf" strokeweight=".26061mm"/>
                <v:line id="Line 219" o:spid="_x0000_s1037" style="position:absolute;visibility:visible;mso-wrap-style:square" from="7953,2077" to="7953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VvSwAAAANwAAAAPAAAAZHJzL2Rvd25yZXYueG1sRE/Pa8Iw&#10;FL4P/B/CE3abqboVqcYiHcKu0w2vj+bZVJuXrok1/vfLYbDjx/d7U0bbiZEG3zpWMJ9lIIhrp1tu&#10;FHwd9y8rED4ga+wck4IHeSi3k6cNFtrd+ZPGQ2hECmFfoAITQl9I6WtDFv3M9cSJO7vBYkhwaKQe&#10;8J7CbScXWZZLiy2nBoM9VYbq6+FmFXxf3t/iSKfM8CNUr2PMj/ntR6nnadytQQSK4V/85/7QChbL&#10;ND+dSUdAbn8BAAD//wMAUEsBAi0AFAAGAAgAAAAhANvh9svuAAAAhQEAABMAAAAAAAAAAAAAAAAA&#10;AAAAAFtDb250ZW50X1R5cGVzXS54bWxQSwECLQAUAAYACAAAACEAWvQsW78AAAAVAQAACwAAAAAA&#10;AAAAAAAAAAAfAQAAX3JlbHMvLnJlbHNQSwECLQAUAAYACAAAACEAJ+Fb0sAAAADcAAAADwAAAAAA&#10;AAAAAAAAAAAHAgAAZHJzL2Rvd25yZXYueG1sUEsFBgAAAAADAAMAtwAAAPQCAAAAAA==&#10;" strokeweight=".26061mm"/>
                <v:line id="Line 220" o:spid="_x0000_s1038" style="position:absolute;visibility:visible;mso-wrap-style:square" from="7953,1713" to="8022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8ExQAAANwAAAAPAAAAZHJzL2Rvd25yZXYueG1sRI9La8Mw&#10;EITvgfwHsYHeEtkJlOBGMSWkNL2U5kHocbG2fmplLMV2/31VCOQ4zMw3zCYdTSN66lxpWUG8iEAQ&#10;Z1aXnCu4nN/maxDOI2tsLJOCX3KQbqeTDSbaDnyk/uRzESDsElRQeN8mUrqsIINuYVvi4P3YzqAP&#10;ssul7nAIcNPIZRQ9S4Mlh4UCW9oVlNWnm1Fw3H991ucDSt9X7/HH91A1V1sp9TQbX19AeBr9I3xv&#10;H7SC5SqG/zPhCMjtHwAAAP//AwBQSwECLQAUAAYACAAAACEA2+H2y+4AAACFAQAAEwAAAAAAAAAA&#10;AAAAAAAAAAAAW0NvbnRlbnRfVHlwZXNdLnhtbFBLAQItABQABgAIAAAAIQBa9CxbvwAAABUBAAAL&#10;AAAAAAAAAAAAAAAAAB8BAABfcmVscy8ucmVsc1BLAQItABQABgAIAAAAIQBPSP8ExQAAANwAAAAP&#10;AAAAAAAAAAAAAAAAAAcCAABkcnMvZG93bnJldi54bWxQSwUGAAAAAAMAAwC3AAAA+QIAAAAA&#10;" strokecolor="#afafaf" strokeweight=".26061mm"/>
                <v:line id="Line 221" o:spid="_x0000_s1039" style="position:absolute;visibility:visible;mso-wrap-style:square" from="7953,1713" to="7953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2A+wwAAANwAAAAPAAAAZHJzL2Rvd25yZXYueG1sRI9PawIx&#10;FMTvQr9DeIXeNNttu8hqFFGEXusfvD42z83azcu6iWv89k2h0OMwM79h5stoWzFQ7xvHCl4nGQji&#10;yumGawWH/XY8BeEDssbWMSl4kIfl4mk0x1K7O3/RsAu1SBD2JSowIXSllL4yZNFPXEecvLPrLYYk&#10;+1rqHu8JbluZZ1khLTacFgx2tDZUfe9uVsHxsvmIA50yw4+wfh9isS9uV6VenuNqBiJQDP/hv/an&#10;VpC/5fB7Jh0BufgBAAD//wMAUEsBAi0AFAAGAAgAAAAhANvh9svuAAAAhQEAABMAAAAAAAAAAAAA&#10;AAAAAAAAAFtDb250ZW50X1R5cGVzXS54bWxQSwECLQAUAAYACAAAACEAWvQsW78AAAAVAQAACwAA&#10;AAAAAAAAAAAAAAAfAQAAX3JlbHMvLnJlbHNQSwECLQAUAAYACAAAACEAuH9gPsMAAADcAAAADwAA&#10;AAAAAAAAAAAAAAAHAgAAZHJzL2Rvd25yZXYueG1sUEsFBgAAAAADAAMAtwAAAPcCAAAAAA==&#10;" strokeweight=".26061mm"/>
                <v:line id="Line 222" o:spid="_x0000_s1040" style="position:absolute;visibility:visible;mso-wrap-style:square" from="7953,1349" to="8022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ToxQAAANwAAAAPAAAAZHJzL2Rvd25yZXYueG1sRI9Pa8JA&#10;FMTvQr/D8gq96UYDRVJXKaVFeylNIsXjI/vMH7NvQ3ZN0m/fLQgeh5n5DbPZTaYVA/WutqxguYhA&#10;EBdW11wqOOYf8zUI55E1tpZJwS852G0fZhtMtB05pSHzpQgQdgkqqLzvEildUZFBt7AdcfDOtjfo&#10;g+xLqXscA9y0chVFz9JgzWGhwo7eKiou2dUoSN+/vy75AaUfmv3y8zQ27Y9tlHp6nF5fQHia/D18&#10;ax+0glUcw/+ZcATk9g8AAP//AwBQSwECLQAUAAYACAAAACEA2+H2y+4AAACFAQAAEwAAAAAAAAAA&#10;AAAAAAAAAAAAW0NvbnRlbnRfVHlwZXNdLnhtbFBLAQItABQABgAIAAAAIQBa9CxbvwAAABUBAAAL&#10;AAAAAAAAAAAAAAAAAB8BAABfcmVscy8ucmVsc1BLAQItABQABgAIAAAAIQDQ1sToxQAAANwAAAAP&#10;AAAAAAAAAAAAAAAAAAcCAABkcnMvZG93bnJldi54bWxQSwUGAAAAAAMAAwC3AAAA+QIAAAAA&#10;" strokecolor="#afafaf" strokeweight=".26061mm"/>
                <v:line id="Line 223" o:spid="_x0000_s1041" style="position:absolute;visibility:visible;mso-wrap-style:square" from="7953,1349" to="7953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l3RwgAAANwAAAAPAAAAZHJzL2Rvd25yZXYueG1sRI9BawIx&#10;FITvgv8hPKE3zWrtIqtRxFLotdri9bF5blY3L9tNXOO/bwShx2FmvmFWm2gb0VPna8cKppMMBHHp&#10;dM2Vgu/Dx3gBwgdkjY1jUnAnD5v1cLDCQrsbf1G/D5VIEPYFKjAhtIWUvjRk0U9cS5y8k+sshiS7&#10;SuoObwluGznLslxarDktGGxpZ6i87K9Wwc/5/S32dMwM38Nu3sf8kF9/lXoZxe0SRKAY/sPP9qdW&#10;MHudw+NMOgJy/QcAAP//AwBQSwECLQAUAAYACAAAACEA2+H2y+4AAACFAQAAEwAAAAAAAAAAAAAA&#10;AAAAAAAAW0NvbnRlbnRfVHlwZXNdLnhtbFBLAQItABQABgAIAAAAIQBa9CxbvwAAABUBAAALAAAA&#10;AAAAAAAAAAAAAB8BAABfcmVscy8ucmVsc1BLAQItABQABgAIAAAAIQBY2l3RwgAAANwAAAAPAAAA&#10;AAAAAAAAAAAAAAcCAABkcnMvZG93bnJldi54bWxQSwUGAAAAAAMAAwC3AAAA9gIAAAAA&#10;" strokeweight=".26061mm"/>
                <v:line id="Line 224" o:spid="_x0000_s1042" style="position:absolute;visibility:visible;mso-wrap-style:square" from="7953,985" to="8022,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/kHxQAAANwAAAAPAAAAZHJzL2Rvd25yZXYueG1sRI9ba8JA&#10;FITfhf6H5RT6phstSomuIqWl+iLeEB8P2WMuZs+G7JrEf+8KQh+HmfmGmS06U4qGapdbVjAcRCCI&#10;E6tzThUcD7/9LxDOI2ssLZOCOzlYzN96M4y1bXlHzd6nIkDYxagg876KpXRJRgbdwFbEwbvY2qAP&#10;sk6lrrENcFPKURRNpMGcw0KGFX1nlFz3N6Ng97PdXA8rlL4p/obrc1uUJ1so9fHeLacgPHX+P/xq&#10;r7SC0ecYnmfCEZDzBwAAAP//AwBQSwECLQAUAAYACAAAACEA2+H2y+4AAACFAQAAEwAAAAAAAAAA&#10;AAAAAAAAAAAAW0NvbnRlbnRfVHlwZXNdLnhtbFBLAQItABQABgAIAAAAIQBa9CxbvwAAABUBAAAL&#10;AAAAAAAAAAAAAAAAAB8BAABfcmVscy8ucmVsc1BLAQItABQABgAIAAAAIQAwc/kHxQAAANwAAAAP&#10;AAAAAAAAAAAAAAAAAAcCAABkcnMvZG93bnJldi54bWxQSwUGAAAAAAMAAwC3AAAA+QIAAAAA&#10;" strokecolor="#afafaf" strokeweight=".26061mm"/>
                <v:line id="Line 225" o:spid="_x0000_s1043" style="position:absolute;visibility:visible;mso-wrap-style:square" from="7953,985" to="7953,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GY9wwAAANwAAAAPAAAAZHJzL2Rvd25yZXYueG1sRI9PawIx&#10;FMTvBb9DeEJvNVurS1mNIorQq39Kr4/N62bt5mXdxDV++0YQPA4z8xtmvoy2ET11vnas4H2UgSAu&#10;na65UnA8bN8+QfiArLFxTApu5GG5GLzMsdDuyjvq96ESCcK+QAUmhLaQ0peGLPqRa4mT9+s6iyHJ&#10;rpK6w2uC20aOsyyXFmtOCwZbWhsq//YXq+D7tJnGnn4yw7ewnvQxP+SXs1Kvw7iagQgUwzP8aH9p&#10;BeOPHO5n0hGQi38AAAD//wMAUEsBAi0AFAAGAAgAAAAhANvh9svuAAAAhQEAABMAAAAAAAAAAAAA&#10;AAAAAAAAAFtDb250ZW50X1R5cGVzXS54bWxQSwECLQAUAAYACAAAACEAWvQsW78AAAAVAQAACwAA&#10;AAAAAAAAAAAAAAAfAQAAX3JlbHMvLnJlbHNQSwECLQAUAAYACAAAACEAx0RmPcMAAADcAAAADwAA&#10;AAAAAAAAAAAAAAAHAgAAZHJzL2Rvd25yZXYueG1sUEsFBgAAAAADAAMAtwAAAPcCAAAAAA==&#10;" strokeweight=".26061mm"/>
                <v:line id="Line 226" o:spid="_x0000_s1044" style="position:absolute;visibility:visible;mso-wrap-style:square" from="7953,622" to="8022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cLrxQAAANwAAAAPAAAAZHJzL2Rvd25yZXYueG1sRI9ba8JA&#10;FITfhf6H5RT6phstaImuIqWl+iLeEB8P2WMuZs+G7JrEf+8KQh+HmfmGmS06U4qGapdbVjAcRCCI&#10;E6tzThUcD7/9LxDOI2ssLZOCOzlYzN96M4y1bXlHzd6nIkDYxagg876KpXRJRgbdwFbEwbvY2qAP&#10;sk6lrrENcFPKURSNpcGcw0KGFX1nlFz3N6Ng97PdXA8rlL4p/obrc1uUJ1so9fHeLacgPHX+P/xq&#10;r7SC0ecEnmfCEZDzBwAAAP//AwBQSwECLQAUAAYACAAAACEA2+H2y+4AAACFAQAAEwAAAAAAAAAA&#10;AAAAAAAAAAAAW0NvbnRlbnRfVHlwZXNdLnhtbFBLAQItABQABgAIAAAAIQBa9CxbvwAAABUBAAAL&#10;AAAAAAAAAAAAAAAAAB8BAABfcmVscy8ucmVsc1BLAQItABQABgAIAAAAIQCv7cLrxQAAANwAAAAP&#10;AAAAAAAAAAAAAAAAAAcCAABkcnMvZG93bnJldi54bWxQSwUGAAAAAAMAAwC3AAAA+QIAAAAA&#10;" strokecolor="#afafaf" strokeweight=".26061mm"/>
                <v:line id="Line 227" o:spid="_x0000_s1045" style="position:absolute;visibility:visible;mso-wrap-style:square" from="7953,622" to="7953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1fUwAAAANwAAAAPAAAAZHJzL2Rvd25yZXYueG1sRE/Pa8Iw&#10;FL4P/B/CE3abqboVqcYiHcKu0w2vj+bZVJuXrok1/vfLYbDjx/d7U0bbiZEG3zpWMJ9lIIhrp1tu&#10;FHwd9y8rED4ga+wck4IHeSi3k6cNFtrd+ZPGQ2hECmFfoAITQl9I6WtDFv3M9cSJO7vBYkhwaKQe&#10;8J7CbScXWZZLiy2nBoM9VYbq6+FmFXxf3t/iSKfM8CNUr2PMj/ntR6nnadytQQSK4V/85/7QChbL&#10;tDadSUdAbn8BAAD//wMAUEsBAi0AFAAGAAgAAAAhANvh9svuAAAAhQEAABMAAAAAAAAAAAAAAAAA&#10;AAAAAFtDb250ZW50X1R5cGVzXS54bWxQSwECLQAUAAYACAAAACEAWvQsW78AAAAVAQAACwAAAAAA&#10;AAAAAAAAAAAfAQAAX3JlbHMvLnJlbHNQSwECLQAUAAYACAAAACEA2ZdX1MAAAADcAAAADwAAAAAA&#10;AAAAAAAAAAAHAgAAZHJzL2Rvd25yZXYueG1sUEsFBgAAAAADAAMAtwAAAPQCAAAAAA==&#10;" strokeweight=".26061mm"/>
                <v:shape id="docshape99" o:spid="_x0000_s1046" style="position:absolute;left:7952;top:254;width:1101;height:8;visibility:visible;mso-wrap-style:square;v-text-anchor:top" coordsize="110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2hKxAAAANwAAAAPAAAAZHJzL2Rvd25yZXYueG1sRI9Ba8JA&#10;FITvBf/D8oTe6sYIpUbXIGLB9tRGL96e2WcSkn0bd7ca/323UPA4zMw3zDIfTCeu5HxjWcF0koAg&#10;Lq1uuFJw2L+/vIHwAVljZ5kU3MlDvho9LTHT9sbfdC1CJSKEfYYK6hD6TEpf1mTQT2xPHL2zdQZD&#10;lK6S2uEtwk0n0yR5lQYbjgs19rSpqWyLH6PAFe10+DptcMvVx+Vznx5xfu+Veh4P6wWIQEN4hP/b&#10;O60gnc3h70w8AnL1CwAA//8DAFBLAQItABQABgAIAAAAIQDb4fbL7gAAAIUBAAATAAAAAAAAAAAA&#10;AAAAAAAAAABbQ29udGVudF9UeXBlc10ueG1sUEsBAi0AFAAGAAgAAAAhAFr0LFu/AAAAFQEAAAsA&#10;AAAAAAAAAAAAAAAAHwEAAF9yZWxzLy5yZWxzUEsBAi0AFAAGAAgAAAAhABKTaErEAAAA3AAAAA8A&#10;AAAAAAAAAAAAAAAABwIAAGRycy9kb3ducmV2LnhtbFBLBQYAAAAAAwADALcAAAD4AgAAAAA=&#10;" path="m,7r344,m481,7r138,m756,7r138,m1031,7r69,m,l1100,e" filled="f" strokecolor="#afafaf" strokeweight=".1303mm">
                  <v:path arrowok="t" o:connecttype="custom" o:connectlocs="0,261;344,261;481,261;619,261;756,261;894,261;1031,261;1100,261;0,254;1100,254" o:connectangles="0,0,0,0,0,0,0,0,0,0"/>
                </v:shape>
                <v:line id="Line 229" o:spid="_x0000_s1047" style="position:absolute;visibility:visible;mso-wrap-style:square" from="7953,258" to="7953,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yivwAAAANwAAAAPAAAAZHJzL2Rvd25yZXYueG1sRE/Pa8Iw&#10;FL4P9j+EN9htppNaRmeUoQi72jp2fTRvTbfmpWtiTf97cxA8fny/19toezHR6DvHCl4XGQjixumO&#10;WwWn+vDyBsIHZI29Y1Iwk4ft5vFhjaV2Fz7SVIVWpBD2JSowIQyllL4xZNEv3ECcuB83WgwJjq3U&#10;I15SuO3lMssKabHj1GBwoJ2h5q86WwVfv/tVnOg7MzyHXT7Foi7O/0o9P8WPdxCBYriLb+5PrWCZ&#10;p/npTDoCcnMFAAD//wMAUEsBAi0AFAAGAAgAAAAhANvh9svuAAAAhQEAABMAAAAAAAAAAAAAAAAA&#10;AAAAAFtDb250ZW50X1R5cGVzXS54bWxQSwECLQAUAAYACAAAACEAWvQsW78AAAAVAQAACwAAAAAA&#10;AAAAAAAAAAAfAQAAX3JlbHMvLnJlbHNQSwECLQAUAAYACAAAACEAf+cor8AAAADcAAAADwAAAAAA&#10;AAAAAAAAAAAHAgAAZHJzL2Rvd25yZXYueG1sUEsFBgAAAAADAAMAtwAAAPQCAAAAAA==&#10;" strokeweight=".26061mm"/>
                <v:line id="Line 230" o:spid="_x0000_s1048" style="position:absolute;visibility:visible;mso-wrap-style:square" from="7953,3896" to="7953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400wgAAANwAAAAPAAAAZHJzL2Rvd25yZXYueG1sRI9PawIx&#10;FMTvhX6H8Aq91ayii6xGEUuh1/oHr4/Nc7O6edlu4hq/vREEj8PM/IaZL6NtRE+drx0rGA4yEMSl&#10;0zVXCnbbn68pCB+QNTaOScGNPCwX729zLLS78h/1m1CJBGFfoAITQltI6UtDFv3AtcTJO7rOYkiy&#10;q6Tu8JrgtpGjLMulxZrTgsGW1obK8+ZiFexP35PY0yEzfAvrcR/zbX75V+rzI65mIALF8Ao/279a&#10;wWg8hMeZdATk4g4AAP//AwBQSwECLQAUAAYACAAAACEA2+H2y+4AAACFAQAAEwAAAAAAAAAAAAAA&#10;AAAAAAAAW0NvbnRlbnRfVHlwZXNdLnhtbFBLAQItABQABgAIAAAAIQBa9CxbvwAAABUBAAALAAAA&#10;AAAAAAAAAAAAAB8BAABfcmVscy8ucmVsc1BLAQItABQABgAIAAAAIQAQq400wgAAANwAAAAPAAAA&#10;AAAAAAAAAAAAAAcCAABkcnMvZG93bnJldi54bWxQSwUGAAAAAAMAAwC3AAAA9gIAAAAA&#10;" strokeweight=".26061mm"/>
                <v:shape id="docshape100" o:spid="_x0000_s1049" style="position:absolute;left:8984;top:3525;width:69;height:8;visibility:visible;mso-wrap-style:square;v-text-anchor:top" coordsize="6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1jMxAAAANwAAAAPAAAAZHJzL2Rvd25yZXYueG1sRI9BawIx&#10;FITvBf9DeAVvNdtFiqxGUUGoeKoK4u2xed1dmryETequ/nojCB6HmfmGmS16a8SF2tA4VvA5ykAQ&#10;l043XCk4HjYfExAhIms0jknBlQIs5oO3GRbadfxDl32sRIJwKFBBHaMvpAxlTRbDyHni5P261mJM&#10;sq2kbrFLcGtknmVf0mLDaaFGT+uayr/9v1Vgrie/2p79yWyP3eq23nUHfVsqNXzvl1MQkfr4Cj/b&#10;31pBPs7hcSYdATm/AwAA//8DAFBLAQItABQABgAIAAAAIQDb4fbL7gAAAIUBAAATAAAAAAAAAAAA&#10;AAAAAAAAAABbQ29udGVudF9UeXBlc10ueG1sUEsBAi0AFAAGAAgAAAAhAFr0LFu/AAAAFQEAAAsA&#10;AAAAAAAAAAAAAAAAHwEAAF9yZWxzLy5yZWxzUEsBAi0AFAAGAAgAAAAhAPszWMzEAAAA3AAAAA8A&#10;AAAAAAAAAAAAAAAABwIAAGRycy9kb3ducmV2LnhtbFBLBQYAAAAAAwADALcAAAD4AgAAAAA=&#10;" path="m,7r69,m,l69,e" filled="f" strokecolor="#afafaf" strokeweight=".20522mm">
                  <v:path arrowok="t" o:connecttype="custom" o:connectlocs="0,3533;69,3533;0,3526;69,3526" o:connectangles="0,0,0,0"/>
                </v:shape>
                <v:shape id="docshape101" o:spid="_x0000_s1050" style="position:absolute;left:8984;top:621;width:69;height:2547;visibility:visible;mso-wrap-style:square;v-text-anchor:top" coordsize="69,2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q0FwwAAANwAAAAPAAAAZHJzL2Rvd25yZXYueG1sRI/NqsIw&#10;FIT3F3yHcAQ3oql6FalGUUHxLkT82x+aY1tsTkoTtb69EYS7HGbmG2Y6r00hHlS53LKCXjcCQZxY&#10;nXOq4Hxad8YgnEfWWFgmBS9yMJ81fqYYa/vkAz2OPhUBwi5GBZn3ZSylSzIy6Lq2JA7e1VYGfZBV&#10;KnWFzwA3hexH0UgazDksZFjSKqPkdrwbBevlLemdkPLBbtSm/aX+Gx82Q6VazXoxAeGp9v/hb3ur&#10;FfR/B/A5E46AnL0BAAD//wMAUEsBAi0AFAAGAAgAAAAhANvh9svuAAAAhQEAABMAAAAAAAAAAAAA&#10;AAAAAAAAAFtDb250ZW50X1R5cGVzXS54bWxQSwECLQAUAAYACAAAACEAWvQsW78AAAAVAQAACwAA&#10;AAAAAAAAAAAAAAAfAQAAX3JlbHMvLnJlbHNQSwECLQAUAAYACAAAACEASjKtBcMAAADcAAAADwAA&#10;AAAAAAAAAAAAAAAHAgAAZHJzL2Rvd25yZXYueG1sUEsFBgAAAAADAAMAtwAAAPcCAAAAAA==&#10;" path="m,2546r69,m,2182r69,m,1818r69,m,1455r69,m,1091r69,m,727r69,m,363r69,m,l69,e" filled="f" strokecolor="#afafaf" strokeweight=".26061mm">
                  <v:path arrowok="t" o:connecttype="custom" o:connectlocs="0,3168;69,3168;0,2804;69,2804;0,2440;69,2440;0,2077;69,2077;0,1713;69,1713;0,1349;69,1349;0,985;69,985;0,622;69,622" o:connectangles="0,0,0,0,0,0,0,0,0,0,0,0,0,0,0,0"/>
                </v:shape>
                <v:line id="Line 233" o:spid="_x0000_s1051" style="position:absolute;visibility:visible;mso-wrap-style:square" from="9053,3896" to="9053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C6swgAAANwAAAAPAAAAZHJzL2Rvd25yZXYueG1sRI9BawIx&#10;FITvBf9DeEJvNausi2yNIorgtVrx+ti8brbdvKybuMZ/bwqFHoeZ+YZZrqNtxUC9bxwrmE4yEMSV&#10;0w3XCj5P+7cFCB+QNbaOScGDPKxXo5clltrd+YOGY6hFgrAvUYEJoSul9JUhi37iOuLkfbneYkiy&#10;r6Xu8Z7gtpWzLCukxYbTgsGOtoaqn+PNKjh/7+ZxoEtm+BG2+RCLU3G7KvU6jpt3EIFi+A//tQ9a&#10;wSzP4fdMOgJy9QQAAP//AwBQSwECLQAUAAYACAAAACEA2+H2y+4AAACFAQAAEwAAAAAAAAAAAAAA&#10;AAAAAAAAW0NvbnRlbnRfVHlwZXNdLnhtbFBLAQItABQABgAIAAAAIQBa9CxbvwAAABUBAAALAAAA&#10;AAAAAAAAAAAAAB8BAABfcmVscy8ucmVsc1BLAQItABQABgAIAAAAIQAA3C6swgAAANwAAAAPAAAA&#10;AAAAAAAAAAAAAAcCAABkcnMvZG93bnJldi54bWxQSwUGAAAAAAMAAwC3AAAA9gIAAAAA&#10;" strokeweight=".26061mm"/>
                <v:shape id="docshape102" o:spid="_x0000_s1052" style="position:absolute;left:7952;top:3891;width:1101;height:8;visibility:visible;mso-wrap-style:square;v-text-anchor:top" coordsize="110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JLFxgAAANwAAAAPAAAAZHJzL2Rvd25yZXYueG1sRI9Ba8JA&#10;FITvBf/D8gpeitlojZU0q7SC0EsRo0iPj+xrkpp9G7KrSf99tyB4HGbmGyZbD6YRV+pcbVnBNIpB&#10;EBdW11wqOB62kyUI55E1NpZJwS85WK9GDxmm2va8p2vuSxEg7FJUUHnfplK6oiKDLrItcfC+bWfQ&#10;B9mVUnfYB7hp5CyOF9JgzWGhwpY2FRXn/GIU7J7nL7v++LU8/Tzl+LlP3p09D0qNH4e3VxCeBn8P&#10;39ofWsFsnsD/mXAE5OoPAAD//wMAUEsBAi0AFAAGAAgAAAAhANvh9svuAAAAhQEAABMAAAAAAAAA&#10;AAAAAAAAAAAAAFtDb250ZW50X1R5cGVzXS54bWxQSwECLQAUAAYACAAAACEAWvQsW78AAAAVAQAA&#10;CwAAAAAAAAAAAAAAAAAfAQAAX3JlbHMvLnJlbHNQSwECLQAUAAYACAAAACEA67iSxcYAAADcAAAA&#10;DwAAAAAAAAAAAAAAAAAHAgAAZHJzL2Rvd25yZXYueG1sUEsFBgAAAAADAAMAtwAAAPoCAAAAAA==&#10;" path="m,l344,m481,l619,m756,l894,t137,l1100,m,7r1100,e" filled="f" strokeweight=".1306mm">
                  <v:path arrowok="t" o:connecttype="custom" o:connectlocs="0,3892;344,3892;481,3892;619,3892;756,3892;894,3892;1031,3892;1100,3892;0,3899;1100,3899" o:connectangles="0,0,0,0,0,0,0,0,0,0"/>
                </v:shape>
                <v:line id="Line 235" o:spid="_x0000_s1053" style="position:absolute;visibility:visible;mso-wrap-style:square" from="7953,76" to="9053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hVAwwAAANwAAAAPAAAAZHJzL2Rvd25yZXYueG1sRI/BasMw&#10;EETvgfyD2EBvsdyQmuBGMcWl0GuThlwXa2s5sVaupTjK31eFQo/DzLxhtlW0vZho9J1jBY9ZDoK4&#10;cbrjVsHn4W25AeEDssbeMSm4k4dqN59tsdTuxh807UMrEoR9iQpMCEMppW8MWfSZG4iT9+VGiyHJ&#10;sZV6xFuC216u8ryQFjtOCwYHqg01l/3VKjieX5/iRKfc8D3U6ykWh+L6rdTDIr48gwgUw3/4r/2u&#10;FazWBfyeSUdA7n4AAAD//wMAUEsBAi0AFAAGAAgAAAAhANvh9svuAAAAhQEAABMAAAAAAAAAAAAA&#10;AAAAAAAAAFtDb250ZW50X1R5cGVzXS54bWxQSwECLQAUAAYACAAAACEAWvQsW78AAAAVAQAACwAA&#10;AAAAAAAAAAAAAAAfAQAAX3JlbHMvLnJlbHNQSwECLQAUAAYACAAAACEAn0IVQMMAAADcAAAADwAA&#10;AAAAAAAAAAAAAAAHAgAAZHJzL2Rvd25yZXYueG1sUEsFBgAAAAADAAMAtwAAAPcCAAAAAA==&#10;" strokeweight=".26061mm"/>
                <v:line id="Line 236" o:spid="_x0000_s1054" style="position:absolute;visibility:visible;mso-wrap-style:square" from="8159,3533" to="8572,3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loNwwAAANwAAAAPAAAAZHJzL2Rvd25yZXYueG1sRI/BasMw&#10;EETvgf6D2EJviWxj0uBEMaUlkFtJ6uS8WFvL1FoJS03sv68KhR6HmXnD7OrJDuJGY+gdK8hXGQji&#10;1umeOwXNx2G5AREissbBMSmYKUC9f1jssNLuzie6nWMnEoRDhQpMjL6SMrSGLIaV88TJ+3SjxZjk&#10;2Ek94j3B7SCLLFtLiz2nBYOeXg21X+dvq+Bqrno+vdm1z3yJzfslL+diUOrpcXrZgog0xf/wX/uo&#10;FRTlM/yeSUdA7n8AAAD//wMAUEsBAi0AFAAGAAgAAAAhANvh9svuAAAAhQEAABMAAAAAAAAAAAAA&#10;AAAAAAAAAFtDb250ZW50X1R5cGVzXS54bWxQSwECLQAUAAYACAAAACEAWvQsW78AAAAVAQAACwAA&#10;AAAAAAAAAAAAAAAfAQAAX3JlbHMvLnJlbHNQSwECLQAUAAYACAAAACEApk5aDcMAAADcAAAADwAA&#10;AAAAAAAAAAAAAAAHAgAAZHJzL2Rvd25yZXYueG1sUEsFBgAAAAADAAMAtwAAAPcCAAAAAA==&#10;" strokecolor="#afafaf" strokeweight=".20522mm"/>
                <v:shape id="docshape103" o:spid="_x0000_s1055" style="position:absolute;left:8159;top:3523;width:413;height:6;visibility:visible;mso-wrap-style:square;v-text-anchor:top" coordsize="41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W5cwAAAANwAAAAPAAAAZHJzL2Rvd25yZXYueG1sRE9Na8JA&#10;EL0X/A/LCN6ajUHaEl0lCIVetUXobcyOSTA7G7JrEv31zqHQ4+N9b3aTa9VAfWg8G1gmKSji0tuG&#10;KwM/35+vH6BCRLbYeiYDdwqw285eNphbP/KBhmOslIRwyNFAHWOXax3KmhyGxHfEwl187zAK7Ctt&#10;exwl3LU6S9M37bBhaaixo31N5fV4cway83UfHpf7qinw971w3QmL6mTMYj4Va1CRpvgv/nN/WfGt&#10;ZK2ckSOgt08AAAD//wMAUEsBAi0AFAAGAAgAAAAhANvh9svuAAAAhQEAABMAAAAAAAAAAAAAAAAA&#10;AAAAAFtDb250ZW50X1R5cGVzXS54bWxQSwECLQAUAAYACAAAACEAWvQsW78AAAAVAQAACwAAAAAA&#10;AAAAAAAAAAAfAQAAX3JlbHMvLnJlbHNQSwECLQAUAAYACAAAACEAvwVuXMAAAADcAAAADwAAAAAA&#10;AAAAAAAAAAAHAgAAZHJzL2Rvd25yZXYueG1sUEsFBgAAAAADAAMAtwAAAPQCAAAAAA==&#10;" path="m,l413,m,6r413,e" filled="f" strokecolor="#afafaf" strokeweight=".1303mm">
                  <v:path arrowok="t" o:connecttype="custom" o:connectlocs="0,3524;413,3524;0,3530;413,3530" o:connectangles="0,0,0,0"/>
                </v:shape>
                <v:shape id="docshape104" o:spid="_x0000_s1056" style="position:absolute;left:8159;top:2804;width:138;height:364;visibility:visible;mso-wrap-style:square;v-text-anchor:top" coordsize="138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d2lxAAAANwAAAAPAAAAZHJzL2Rvd25yZXYueG1sRI9BawIx&#10;FITvBf9DeIK3mq1IqatRRBAU6cHVg8fH5nWz7eYlbKLG/vqmUOhxmJlvmMUq2U7cqA+tYwUv4wIE&#10;ce10y42C82n7/AYiRGSNnWNS8KAAq+XgaYGldnc+0q2KjcgQDiUqMDH6UspQG7IYxs4TZ+/D9RZj&#10;ln0jdY/3DLednBTFq7TYcl4w6GljqP6qrlaBPPqZv7ynvf2O1SYcPtNuvTdKjYZpPQcRKcX/8F97&#10;pxVMpjP4PZOPgFz+AAAA//8DAFBLAQItABQABgAIAAAAIQDb4fbL7gAAAIUBAAATAAAAAAAAAAAA&#10;AAAAAAAAAABbQ29udGVudF9UeXBlc10ueG1sUEsBAi0AFAAGAAgAAAAhAFr0LFu/AAAAFQEAAAsA&#10;AAAAAAAAAAAAAAAAHwEAAF9yZWxzLy5yZWxzUEsBAi0AFAAGAAgAAAAhAAFt3aXEAAAA3AAAAA8A&#10;AAAAAAAAAAAAAAAABwIAAGRycy9kb3ducmV2LnhtbFBLBQYAAAAAAwADALcAAAD4AgAAAAA=&#10;" path="m,364r138,m,l138,e" filled="f" strokecolor="#afafaf" strokeweight=".26061mm">
                  <v:path arrowok="t" o:connecttype="custom" o:connectlocs="0,3168;138,3168;0,2804;138,2804" o:connectangles="0,0,0,0"/>
                </v:shape>
                <v:shape id="docshape105" o:spid="_x0000_s1057" style="position:absolute;left:8021;top:2614;width:413;height:1281;visibility:visible;mso-wrap-style:square;v-text-anchor:top" coordsize="413,1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jx2wAAAANwAAAAPAAAAZHJzL2Rvd25yZXYueG1sRE9Ni8Iw&#10;EL0v+B/CCN7W1OIuUo0iwqLgaas99DY0Y1tsJqXJ1vjvzWHB4+N9b3bBdGKkwbWWFSzmCQjiyuqW&#10;awXXy8/nCoTzyBo7y6TgSQ5228nHBjNtH/xLY+5rEUPYZaig8b7PpHRVQwbd3PbEkbvZwaCPcKil&#10;HvARw00n0yT5lgZbjg0N9nRoqLrnf0ZBcVyW5/LUlXqR07FIx1CsnkGp2TTs1yA8Bf8W/7tPWkH6&#10;FefHM/EIyO0LAAD//wMAUEsBAi0AFAAGAAgAAAAhANvh9svuAAAAhQEAABMAAAAAAAAAAAAAAAAA&#10;AAAAAFtDb250ZW50X1R5cGVzXS54bWxQSwECLQAUAAYACAAAACEAWvQsW78AAAAVAQAACwAAAAAA&#10;AAAAAAAAAAAfAQAAX3JlbHMvLnJlbHNQSwECLQAUAAYACAAAACEAfho8dsAAAADcAAAADwAAAAAA&#10;AAAAAAAAAAAHAgAAZHJzL2Rvd25yZXYueG1sUEsFBgAAAAADAAMAtwAAAPQCAAAAAA==&#10;" path="m137,l,,,1281r137,l137,xm412,913r-137,l275,1281r137,l412,913xe" fillcolor="#1f77b3" stroked="f">
                  <v:path arrowok="t" o:connecttype="custom" o:connectlocs="137,2615;0,2615;0,3896;137,3896;137,2615;412,3528;275,3528;275,3896;412,3896;412,3528" o:connectangles="0,0,0,0,0,0,0,0,0,0"/>
                </v:shape>
                <v:shape id="docshape106" o:spid="_x0000_s1058" style="position:absolute;left:8709;top:3525;width:138;height:8;visibility:visible;mso-wrap-style:square;v-text-anchor:top" coordsize="13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OsKxAAAANwAAAAPAAAAZHJzL2Rvd25yZXYueG1sRI9BawIx&#10;FITvhf6H8ApeSs26WFu2RikVxaOuLfT42LxuFjcvSxLX9d8bQehxmJlvmPlysK3oyYfGsYLJOANB&#10;XDndcK3g+7B+eQcRIrLG1jEpuFCA5eLxYY6FdmfeU1/GWiQIhwIVmBi7QspQGbIYxq4jTt6f8xZj&#10;kr6W2uM5wW0r8yybSYsNpwWDHX0Zqo7lySr42R2a4E2N/S9PdfX2nJvjaqPU6Gn4/AARaYj/4Xt7&#10;qxXkrxO4nUlHQC6uAAAA//8DAFBLAQItABQABgAIAAAAIQDb4fbL7gAAAIUBAAATAAAAAAAAAAAA&#10;AAAAAAAAAABbQ29udGVudF9UeXBlc10ueG1sUEsBAi0AFAAGAAgAAAAhAFr0LFu/AAAAFQEAAAsA&#10;AAAAAAAAAAAAAAAAHwEAAF9yZWxzLy5yZWxzUEsBAi0AFAAGAAgAAAAhALTg6wrEAAAA3AAAAA8A&#10;AAAAAAAAAAAAAAAABwIAAGRycy9kb3ducmV2LnhtbFBLBQYAAAAAAwADALcAAAD4AgAAAAA=&#10;" path="m,7r138,m,l138,e" filled="f" strokecolor="#afafaf" strokeweight=".20522mm">
                  <v:path arrowok="t" o:connecttype="custom" o:connectlocs="0,3533;138,3533;0,3526;138,3526" o:connectangles="0,0,0,0"/>
                </v:shape>
                <v:shape id="docshape107" o:spid="_x0000_s1059" style="position:absolute;left:8434;top:2804;width:413;height:364;visibility:visible;mso-wrap-style:square;v-text-anchor:top" coordsize="413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lY/wgAAANwAAAAPAAAAZHJzL2Rvd25yZXYueG1sRI/BasMw&#10;EETvgfyD2EJviVxDQ3AimzahpT02yQcs1sYysVZGUmKlX18VCj0OM/OG2TbJDuJGPvSOFTwtCxDE&#10;rdM9dwpOx7fFGkSIyBoHx6TgTgGaej7bYqXdxF90O8ROZAiHChWYGMdKytAashiWbiTO3tl5izFL&#10;30ntccpwO8iyKFbSYs95weBIO0Pt5XC1Co7mtL+bwa7WOk3vib35/DavSj0+pJcNiEgp/of/2h9a&#10;Qflcwu+ZfARk/QMAAP//AwBQSwECLQAUAAYACAAAACEA2+H2y+4AAACFAQAAEwAAAAAAAAAAAAAA&#10;AAAAAAAAW0NvbnRlbnRfVHlwZXNdLnhtbFBLAQItABQABgAIAAAAIQBa9CxbvwAAABUBAAALAAAA&#10;AAAAAAAAAAAAAB8BAABfcmVscy8ucmVsc1BLAQItABQABgAIAAAAIQDGclY/wgAAANwAAAAPAAAA&#10;AAAAAAAAAAAAAAcCAABkcnMvZG93bnJldi54bWxQSwUGAAAAAAMAAwC3AAAA9gIAAAAA&#10;" path="m,364r138,m275,364r138,m,l138,m275,l413,e" filled="f" strokecolor="#afafaf" strokeweight=".26061mm">
                  <v:path arrowok="t" o:connecttype="custom" o:connectlocs="0,3168;138,3168;275,3168;413,3168;0,2804;138,2804;275,2804;413,2804" o:connectangles="0,0,0,0,0,0,0,0"/>
                </v:shape>
                <v:shape id="docshape108" o:spid="_x0000_s1060" style="position:absolute;left:8571;top:2533;width:413;height:1363;visibility:visible;mso-wrap-style:square;v-text-anchor:top" coordsize="413,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qrxAAAANwAAAAPAAAAZHJzL2Rvd25yZXYueG1sRI9Lq8Iw&#10;FIT3F/wP4QjurqlPtBpFBEFwc30sXB6bY1tsTmoTa/33N4LgcpiZb5j5sjGFqKlyuWUFvW4Egjix&#10;OudUwem4+Z2AcB5ZY2GZFLzIwXLR+pljrO2T91QffCoChF2MCjLvy1hKl2Rk0HVtSRy8q60M+iCr&#10;VOoKnwFuCtmPorE0mHNYyLCkdUbJ7fAwCurLcPp3zben8W5zWZ8f0+ReD51SnXazmoHw1Phv+NPe&#10;agX90QDeZ8IRkIt/AAAA//8DAFBLAQItABQABgAIAAAAIQDb4fbL7gAAAIUBAAATAAAAAAAAAAAA&#10;AAAAAAAAAABbQ29udGVudF9UeXBlc10ueG1sUEsBAi0AFAAGAAgAAAAhAFr0LFu/AAAAFQEAAAsA&#10;AAAAAAAAAAAAAAAAHwEAAF9yZWxzLy5yZWxzUEsBAi0AFAAGAAgAAAAhAAxhmqvEAAAA3AAAAA8A&#10;AAAAAAAAAAAAAAAABwIAAGRycy9kb3ducmV2LnhtbFBLBQYAAAAAAwADALcAAAD4AgAAAAA=&#10;" path="m137,15l,15,,1363r137,l137,15xm412,l275,r,1363l412,1363,412,xe" fillcolor="#1f77b3" stroked="f">
                  <v:path arrowok="t" o:connecttype="custom" o:connectlocs="137,2548;0,2548;0,3896;137,3896;137,2548;412,2533;275,2533;275,3896;412,3896;412,2533" o:connectangles="0,0,0,0,0,0,0,0,0,0"/>
                </v:shape>
                <v:shape id="docshape109" o:spid="_x0000_s1061" style="position:absolute;left:8159;top:621;width:138;height:1819;visibility:visible;mso-wrap-style:square;v-text-anchor:top" coordsize="138,1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klcxwAAANwAAAAPAAAAZHJzL2Rvd25yZXYueG1sRI/dasJA&#10;FITvC32H5RR6U+rGnxaJWaUVCl54YbQPcMgek5Ds2TR7qtGn7xYEL4eZ+YbJVoNr1Yn6UHs2MB4l&#10;oIgLb2suDXwfvl7noIIgW2w9k4ELBVgtHx8yTK0/c06nvZQqQjikaKAS6VKtQ1GRwzDyHXH0jr53&#10;KFH2pbY9niPctXqSJO/aYc1xocKO1hUVzf7XGZiuxy+7n+20vBw/r7u8yWXLBzHm+Wn4WIASGuQe&#10;vrU31sDkbQb/Z+IR0Ms/AAAA//8DAFBLAQItABQABgAIAAAAIQDb4fbL7gAAAIUBAAATAAAAAAAA&#10;AAAAAAAAAAAAAABbQ29udGVudF9UeXBlc10ueG1sUEsBAi0AFAAGAAgAAAAhAFr0LFu/AAAAFQEA&#10;AAsAAAAAAAAAAAAAAAAAHwEAAF9yZWxzLy5yZWxzUEsBAi0AFAAGAAgAAAAhAOOOSVzHAAAA3AAA&#10;AA8AAAAAAAAAAAAAAAAABwIAAGRycy9kb3ducmV2LnhtbFBLBQYAAAAAAwADALcAAAD7AgAAAAA=&#10;" path="m,1818r138,m,1455r138,m,1091r138,m,727r138,m,363r138,m,l138,e" filled="f" strokecolor="#afafaf" strokeweight=".26061mm">
                  <v:path arrowok="t" o:connecttype="custom" o:connectlocs="0,2440;138,2440;0,2077;138,2077;0,1713;138,1713;0,1349;138,1349;0,985;138,985;0,622;138,622" o:connectangles="0,0,0,0,0,0,0,0,0,0,0,0"/>
                </v:shape>
                <v:rect id="docshape110" o:spid="_x0000_s1062" style="position:absolute;left:8021;top:257;width:138;height:2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w9uxQAAANwAAAAPAAAAZHJzL2Rvd25yZXYueG1sRI/NbsIw&#10;EITvlfoO1lbi1jiNSkEhBlWtEPTIz4XbEi9xQryOYhfSPn2NVInjaGa+0RSLwbbiQr2vHSt4SVIQ&#10;xKXTNVcK9rvl8xSED8gaW8ek4Ic8LOaPDwXm2l15Q5dtqESEsM9RgQmhy6X0pSGLPnEdcfROrrcY&#10;ouwrqXu8RrhtZZamb9JizXHBYEcfhsrz9tsq+MwmOP061Cu/bJpTVZrXX3lcKzV6Gt5nIAIN4R7+&#10;b6+1gmw8htuZeATk/A8AAP//AwBQSwECLQAUAAYACAAAACEA2+H2y+4AAACFAQAAEwAAAAAAAAAA&#10;AAAAAAAAAAAAW0NvbnRlbnRfVHlwZXNdLnhtbFBLAQItABQABgAIAAAAIQBa9CxbvwAAABUBAAAL&#10;AAAAAAAAAAAAAAAAAB8BAABfcmVscy8ucmVsc1BLAQItABQABgAIAAAAIQARSw9uxQAAANwAAAAP&#10;AAAAAAAAAAAAAAAAAAcCAABkcnMvZG93bnJldi54bWxQSwUGAAAAAAMAAwC3AAAA+QIAAAAA&#10;" fillcolor="#ff7e0e" stroked="f"/>
                <v:shape id="docshape111" o:spid="_x0000_s1063" style="position:absolute;left:8434;top:621;width:138;height:1819;visibility:visible;mso-wrap-style:square;v-text-anchor:top" coordsize="138,1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HKwxQAAANwAAAAPAAAAZHJzL2Rvd25yZXYueG1sRI9Ba8JA&#10;FITvhf6H5Qm9lLpRqZToKioIPXgw6g94ZJ9JMPs2zT41+utdQehxmJlvmOm8c7W6UBsqzwYG/QQU&#10;ce5txYWBw3799QMqCLLF2jMZuFGA+ez9bYqp9VfO6LKTQkUIhxQNlCJNqnXIS3IY+r4hjt7Rtw4l&#10;yrbQtsVrhLtaD5NkrB1WHBdKbGhVUn7anZ2B0Wrwuf3bjIrbcXnfZqdMNrwXYz563WICSqiT//Cr&#10;/WsNDL/H8DwTj4CePQAAAP//AwBQSwECLQAUAAYACAAAACEA2+H2y+4AAACFAQAAEwAAAAAAAAAA&#10;AAAAAAAAAAAAW0NvbnRlbnRfVHlwZXNdLnhtbFBLAQItABQABgAIAAAAIQBa9CxbvwAAABUBAAAL&#10;AAAAAAAAAAAAAAAAAB8BAABfcmVscy8ucmVsc1BLAQItABQABgAIAAAAIQB8EHKwxQAAANwAAAAP&#10;AAAAAAAAAAAAAAAAAAcCAABkcnMvZG93bnJldi54bWxQSwUGAAAAAAMAAwC3AAAA+QIAAAAA&#10;" path="m,1818r138,m,1455r138,m,1091r138,m,727r138,m,363r138,m,l138,e" filled="f" strokecolor="#afafaf" strokeweight=".26061mm">
                  <v:path arrowok="t" o:connecttype="custom" o:connectlocs="0,2440;138,2440;0,2077;138,2077;0,1713;138,1713;0,1349;138,1349;0,985;138,985;0,622;138,622" o:connectangles="0,0,0,0,0,0,0,0,0,0,0,0"/>
                </v:shape>
                <v:rect id="docshape112" o:spid="_x0000_s1064" style="position:absolute;left:8296;top:257;width:138;height: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TSCxAAAANwAAAAPAAAAZHJzL2Rvd25yZXYueG1sRI9BawIx&#10;FITvgv8hPKE3zbq0KqtRxCLao9aLt+fmuVndvCybVNf++kYQehxm5htmtmhtJW7U+NKxguEgAUGc&#10;O11yoeDwve5PQPiArLFyTAoe5GEx73ZmmGl35x3d9qEQEcI+QwUmhDqT0ueGLPqBq4mjd3aNxRBl&#10;U0jd4D3CbSXTJBlJiyXHBYM1rQzl1/2PVfCZjnHydSw3fn25nIvcvP/K01apt167nIII1Ib/8Ku9&#10;1QrSjzE8z8QjIOd/AAAA//8DAFBLAQItABQABgAIAAAAIQDb4fbL7gAAAIUBAAATAAAAAAAAAAAA&#10;AAAAAAAAAABbQ29udGVudF9UeXBlc10ueG1sUEsBAi0AFAAGAAgAAAAhAFr0LFu/AAAAFQEAAAsA&#10;AAAAAAAAAAAAAAAAHwEAAF9yZWxzLy5yZWxzUEsBAi0AFAAGAAgAAAAhAI7VNILEAAAA3AAAAA8A&#10;AAAAAAAAAAAAAAAABwIAAGRycy9kb3ducmV2LnhtbFBLBQYAAAAAAwADALcAAAD4AgAAAAA=&#10;" fillcolor="#ff7e0e" stroked="f"/>
                <v:shape id="docshape113" o:spid="_x0000_s1065" style="position:absolute;left:8709;top:621;width:138;height:1819;visibility:visible;mso-wrap-style:square;v-text-anchor:top" coordsize="138,1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0NZwgAAANwAAAAPAAAAZHJzL2Rvd25yZXYueG1sRE/NisIw&#10;EL4LvkMYYS+iqcrKUo2yCgsePFjdBxiasS02k24zavXpzUHY48f3v1x3rlY3akPl2cBknIAizr2t&#10;uDDwe/oZfYEKgmyx9kwGHhRgver3lphaf+eMbkcpVAzhkKKBUqRJtQ55SQ7D2DfEkTv71qFE2Bba&#10;tniP4a7W0ySZa4cVx4YSG9qWlF+OV2dgtp0MD3/7WfE4b56H7JLJnk9izMeg+16AEurkX/x276yB&#10;6WdcG8/EI6BXLwAAAP//AwBQSwECLQAUAAYACAAAACEA2+H2y+4AAACFAQAAEwAAAAAAAAAAAAAA&#10;AAAAAAAAW0NvbnRlbnRfVHlwZXNdLnhtbFBLAQItABQABgAIAAAAIQBa9CxbvwAAABUBAAALAAAA&#10;AAAAAAAAAAAAAB8BAABfcmVscy8ucmVsc1BLAQItABQABgAIAAAAIQBiw0NZwgAAANwAAAAPAAAA&#10;AAAAAAAAAAAAAAcCAABkcnMvZG93bnJldi54bWxQSwUGAAAAAAMAAwC3AAAA9gIAAAAA&#10;" path="m,1818r138,m,1455r138,m,1091r138,m,727r138,m,363r138,m,l138,e" filled="f" strokecolor="#afafaf" strokeweight=".26061mm">
                  <v:path arrowok="t" o:connecttype="custom" o:connectlocs="0,2440;138,2440;0,2077;138,2077;0,1713;138,1713;0,1349;138,1349;0,985;138,985;0,622;138,622" o:connectangles="0,0,0,0,0,0,0,0,0,0,0,0"/>
                </v:shape>
                <v:shape id="docshape114" o:spid="_x0000_s1066" style="position:absolute;left:8571;top:257;width:413;height:2291;visibility:visible;mso-wrap-style:square;v-text-anchor:top" coordsize="413,2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SyKxQAAANwAAAAPAAAAZHJzL2Rvd25yZXYueG1sRI9Ba8JA&#10;FITvBf/D8oTe6qaCotFVihAQ7EUrFW+P7DMJZt/G3Y1Gf70rFHocZuYbZr7sTC2u5HxlWcHnIAFB&#10;nFtdcaFg/5N9TED4gKyxtkwK7uRhuei9zTHV9sZbuu5CISKEfYoKyhCaVEqfl2TQD2xDHL2TdQZD&#10;lK6Q2uEtwk0th0kylgYrjgslNrQqKT/vWqNgPf7l/cNfutFj0l6y72xzaI9Oqfd+9zUDEagL/+G/&#10;9lorGI6m8DoTj4BcPAEAAP//AwBQSwECLQAUAAYACAAAACEA2+H2y+4AAACFAQAAEwAAAAAAAAAA&#10;AAAAAAAAAAAAW0NvbnRlbnRfVHlwZXNdLnhtbFBLAQItABQABgAIAAAAIQBa9CxbvwAAABUBAAAL&#10;AAAAAAAAAAAAAAAAAB8BAABfcmVscy8ucmVsc1BLAQItABQABgAIAAAAIQC+kSyKxQAAANwAAAAP&#10;AAAAAAAAAAAAAAAAAAcCAABkcnMvZG93bnJldi54bWxQSwUGAAAAAAMAAwC3AAAA+QIAAAAA&#10;" path="m137,l,,,2290r137,l137,xm412,l275,r,2275l412,2275,412,xe" fillcolor="#ff7e0e" stroked="f">
                  <v:path arrowok="t" o:connecttype="custom" o:connectlocs="137,258;0,258;0,2548;137,2548;137,258;412,258;275,258;275,2533;412,2533;412,258" o:connectangles="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495162F1" wp14:editId="1DE3FD85">
                <wp:simplePos x="0" y="0"/>
                <wp:positionH relativeFrom="page">
                  <wp:posOffset>5824855</wp:posOffset>
                </wp:positionH>
                <wp:positionV relativeFrom="paragraph">
                  <wp:posOffset>89535</wp:posOffset>
                </wp:positionV>
                <wp:extent cx="501015" cy="315595"/>
                <wp:effectExtent l="0" t="0" r="0" b="0"/>
                <wp:wrapTopAndBottom/>
                <wp:docPr id="213" name="docshapegroup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015" cy="315595"/>
                          <a:chOff x="9173" y="141"/>
                          <a:chExt cx="789" cy="497"/>
                        </a:xfrm>
                      </wpg:grpSpPr>
                      <wps:wsp>
                        <wps:cNvPr id="214" name="docshape116"/>
                        <wps:cNvSpPr>
                          <a:spLocks/>
                        </wps:cNvSpPr>
                        <wps:spPr bwMode="auto">
                          <a:xfrm>
                            <a:off x="9181" y="149"/>
                            <a:ext cx="771" cy="479"/>
                          </a:xfrm>
                          <a:custGeom>
                            <a:avLst/>
                            <a:gdLst>
                              <a:gd name="T0" fmla="+- 0 9211 9182"/>
                              <a:gd name="T1" fmla="*/ T0 w 771"/>
                              <a:gd name="T2" fmla="+- 0 628 150"/>
                              <a:gd name="T3" fmla="*/ 628 h 479"/>
                              <a:gd name="T4" fmla="+- 0 9923 9182"/>
                              <a:gd name="T5" fmla="*/ T4 w 771"/>
                              <a:gd name="T6" fmla="+- 0 628 150"/>
                              <a:gd name="T7" fmla="*/ 628 h 479"/>
                              <a:gd name="T8" fmla="+- 0 9936 9182"/>
                              <a:gd name="T9" fmla="*/ T8 w 771"/>
                              <a:gd name="T10" fmla="+- 0 626 150"/>
                              <a:gd name="T11" fmla="*/ 626 h 479"/>
                              <a:gd name="T12" fmla="+- 0 9945 9182"/>
                              <a:gd name="T13" fmla="*/ T12 w 771"/>
                              <a:gd name="T14" fmla="+- 0 620 150"/>
                              <a:gd name="T15" fmla="*/ 620 h 479"/>
                              <a:gd name="T16" fmla="+- 0 9950 9182"/>
                              <a:gd name="T17" fmla="*/ T16 w 771"/>
                              <a:gd name="T18" fmla="+- 0 611 150"/>
                              <a:gd name="T19" fmla="*/ 611 h 479"/>
                              <a:gd name="T20" fmla="+- 0 9952 9182"/>
                              <a:gd name="T21" fmla="*/ T20 w 771"/>
                              <a:gd name="T22" fmla="+- 0 598 150"/>
                              <a:gd name="T23" fmla="*/ 598 h 479"/>
                              <a:gd name="T24" fmla="+- 0 9952 9182"/>
                              <a:gd name="T25" fmla="*/ T24 w 771"/>
                              <a:gd name="T26" fmla="+- 0 179 150"/>
                              <a:gd name="T27" fmla="*/ 179 h 479"/>
                              <a:gd name="T28" fmla="+- 0 9950 9182"/>
                              <a:gd name="T29" fmla="*/ T28 w 771"/>
                              <a:gd name="T30" fmla="+- 0 166 150"/>
                              <a:gd name="T31" fmla="*/ 166 h 479"/>
                              <a:gd name="T32" fmla="+- 0 9945 9182"/>
                              <a:gd name="T33" fmla="*/ T32 w 771"/>
                              <a:gd name="T34" fmla="+- 0 157 150"/>
                              <a:gd name="T35" fmla="*/ 157 h 479"/>
                              <a:gd name="T36" fmla="+- 0 9936 9182"/>
                              <a:gd name="T37" fmla="*/ T36 w 771"/>
                              <a:gd name="T38" fmla="+- 0 152 150"/>
                              <a:gd name="T39" fmla="*/ 152 h 479"/>
                              <a:gd name="T40" fmla="+- 0 9923 9182"/>
                              <a:gd name="T41" fmla="*/ T40 w 771"/>
                              <a:gd name="T42" fmla="+- 0 150 150"/>
                              <a:gd name="T43" fmla="*/ 150 h 479"/>
                              <a:gd name="T44" fmla="+- 0 9211 9182"/>
                              <a:gd name="T45" fmla="*/ T44 w 771"/>
                              <a:gd name="T46" fmla="+- 0 150 150"/>
                              <a:gd name="T47" fmla="*/ 150 h 479"/>
                              <a:gd name="T48" fmla="+- 0 9199 9182"/>
                              <a:gd name="T49" fmla="*/ T48 w 771"/>
                              <a:gd name="T50" fmla="+- 0 152 150"/>
                              <a:gd name="T51" fmla="*/ 152 h 479"/>
                              <a:gd name="T52" fmla="+- 0 9189 9182"/>
                              <a:gd name="T53" fmla="*/ T52 w 771"/>
                              <a:gd name="T54" fmla="+- 0 157 150"/>
                              <a:gd name="T55" fmla="*/ 157 h 479"/>
                              <a:gd name="T56" fmla="+- 0 9184 9182"/>
                              <a:gd name="T57" fmla="*/ T56 w 771"/>
                              <a:gd name="T58" fmla="+- 0 166 150"/>
                              <a:gd name="T59" fmla="*/ 166 h 479"/>
                              <a:gd name="T60" fmla="+- 0 9182 9182"/>
                              <a:gd name="T61" fmla="*/ T60 w 771"/>
                              <a:gd name="T62" fmla="+- 0 179 150"/>
                              <a:gd name="T63" fmla="*/ 179 h 479"/>
                              <a:gd name="T64" fmla="+- 0 9182 9182"/>
                              <a:gd name="T65" fmla="*/ T64 w 771"/>
                              <a:gd name="T66" fmla="+- 0 598 150"/>
                              <a:gd name="T67" fmla="*/ 598 h 479"/>
                              <a:gd name="T68" fmla="+- 0 9184 9182"/>
                              <a:gd name="T69" fmla="*/ T68 w 771"/>
                              <a:gd name="T70" fmla="+- 0 611 150"/>
                              <a:gd name="T71" fmla="*/ 611 h 479"/>
                              <a:gd name="T72" fmla="+- 0 9189 9182"/>
                              <a:gd name="T73" fmla="*/ T72 w 771"/>
                              <a:gd name="T74" fmla="+- 0 620 150"/>
                              <a:gd name="T75" fmla="*/ 620 h 479"/>
                              <a:gd name="T76" fmla="+- 0 9199 9182"/>
                              <a:gd name="T77" fmla="*/ T76 w 771"/>
                              <a:gd name="T78" fmla="+- 0 626 150"/>
                              <a:gd name="T79" fmla="*/ 626 h 479"/>
                              <a:gd name="T80" fmla="+- 0 9211 9182"/>
                              <a:gd name="T81" fmla="*/ T80 w 771"/>
                              <a:gd name="T82" fmla="+- 0 628 150"/>
                              <a:gd name="T83" fmla="*/ 628 h 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71" h="479">
                                <a:moveTo>
                                  <a:pt x="29" y="478"/>
                                </a:moveTo>
                                <a:lnTo>
                                  <a:pt x="741" y="478"/>
                                </a:lnTo>
                                <a:lnTo>
                                  <a:pt x="754" y="476"/>
                                </a:lnTo>
                                <a:lnTo>
                                  <a:pt x="763" y="470"/>
                                </a:lnTo>
                                <a:lnTo>
                                  <a:pt x="768" y="461"/>
                                </a:lnTo>
                                <a:lnTo>
                                  <a:pt x="770" y="448"/>
                                </a:lnTo>
                                <a:lnTo>
                                  <a:pt x="770" y="29"/>
                                </a:lnTo>
                                <a:lnTo>
                                  <a:pt x="768" y="16"/>
                                </a:lnTo>
                                <a:lnTo>
                                  <a:pt x="763" y="7"/>
                                </a:lnTo>
                                <a:lnTo>
                                  <a:pt x="754" y="2"/>
                                </a:lnTo>
                                <a:lnTo>
                                  <a:pt x="741" y="0"/>
                                </a:lnTo>
                                <a:lnTo>
                                  <a:pt x="29" y="0"/>
                                </a:lnTo>
                                <a:lnTo>
                                  <a:pt x="17" y="2"/>
                                </a:lnTo>
                                <a:lnTo>
                                  <a:pt x="7" y="7"/>
                                </a:lnTo>
                                <a:lnTo>
                                  <a:pt x="2" y="16"/>
                                </a:lnTo>
                                <a:lnTo>
                                  <a:pt x="0" y="29"/>
                                </a:lnTo>
                                <a:lnTo>
                                  <a:pt x="0" y="448"/>
                                </a:lnTo>
                                <a:lnTo>
                                  <a:pt x="2" y="461"/>
                                </a:lnTo>
                                <a:lnTo>
                                  <a:pt x="7" y="470"/>
                                </a:lnTo>
                                <a:lnTo>
                                  <a:pt x="17" y="476"/>
                                </a:lnTo>
                                <a:lnTo>
                                  <a:pt x="29" y="4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727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docshape117"/>
                        <wps:cNvSpPr>
                          <a:spLocks noChangeArrowheads="1"/>
                        </wps:cNvSpPr>
                        <wps:spPr bwMode="auto">
                          <a:xfrm>
                            <a:off x="9240" y="217"/>
                            <a:ext cx="296" cy="104"/>
                          </a:xfrm>
                          <a:prstGeom prst="rect">
                            <a:avLst/>
                          </a:pr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docshape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9" y="213"/>
                            <a:ext cx="179" cy="1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7" name="docshape119"/>
                        <wps:cNvSpPr>
                          <a:spLocks noChangeArrowheads="1"/>
                        </wps:cNvSpPr>
                        <wps:spPr bwMode="auto">
                          <a:xfrm>
                            <a:off x="9240" y="434"/>
                            <a:ext cx="296" cy="104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docshape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4" y="430"/>
                            <a:ext cx="232" cy="1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54E7EE" id="docshapegroup115" o:spid="_x0000_s1026" style="position:absolute;margin-left:458.65pt;margin-top:7.05pt;width:39.45pt;height:24.85pt;z-index:-15720448;mso-wrap-distance-left:0;mso-wrap-distance-right:0;mso-position-horizontal-relative:page" coordorigin="9173,141" coordsize="789,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6VlgFAgAABwjAAAOAAAAZHJzL2Uyb0RvYy54bWzsWmuP20QU/Y7Ef7D8&#10;EdQm4/ixjpoiaLsVEo8KzA9wHCexcGxjO5stv55z55HMpDNZA2IlEJW6sTPX12fOfcydO3n11eOh&#10;9h7KfqjaZuWzl3PfK5ui3VTNbuX/kt2/uPO9YcybTV63TbnyP5aD/9Xrzz97deqWZdDu23pT9h6U&#10;NMPy1K38/Th2y9lsKPblIR9etl3ZYHDb9od8xG2/m236/ATth3oWzOfx7NT2m65vi3IY8O1bMei/&#10;5vq327IYf9xuh3L06pUPbCP/2/O/a/o7e/0qX+76vNtXhYSR/wUUh7xq8NKzqrf5mHvHvvpE1aEq&#10;+nZot+PLoj3M2u22Kko+B8yGza9m875vjx2fy2552nVnmkDtFU9/WW3xw8OH3qs2Kz9gC99r8gOM&#10;tGmLYZ935Y7ez1hELJ263RLC7/vu5+5DL6aKy+/a4tcBw7PrcbrfCWFvffq+3UBvfhxbztLjtj+Q&#10;Cszfe+TG+Hg2Rvk4egW+jMAHXu0VGFqwKEo5jHxZ7GFReiplCRBjlIVM2LHYv5MPJ3epeDJMExqb&#10;5UvxTo5T4qJJweuGC7HD3yP2ZyKN22sgrs7EhtfEMhYLTrmcInTQ2dRGCOUA0p/kMWV3TDKSCkYU&#10;mUmCAWIyTPjImQ/weRzG92XL7ZE/fDeMIiQ2uOJW3kinyBA+20ON6PjyhTf30oAxDy8MxIt2ZzG8&#10;SIh9MfOyuXfy6N1Sp1IVKBmuKg7uPBapWDwrgnHPikhk70nwiLKzEKjVQaXBwgoKfnTWlYV2ULGS&#10;uQUqUUKYnRMUcp4BahFbQcFFL6Du7KCYyXocxDaqmE46yVi5YibtaRpGVlyUCC7AWOBAZlIfB3Mr&#10;Mp15krEjM7lP0wgOZvMtnf6MxQ5kJv8xHNXiXkynn2SsyAKTfyALrMgC3QIZ5mn3e9MCUWp1/EDn&#10;n2TsyEz+3ch0C2SBw/kD0wIsSW2cBTr/JGNHZvLvtGagWyBDhFs5W5gWYLE1AhY6/yRjRbYw+XdG&#10;wEK3QLZwRMDCtACLEhtnC51/krEjM/lPU0fOWOgWyCBk58y0AIPTWiJgofNPMlZkocl/6kqxWIS1&#10;rBE6IiA0LQBUNmShzj/J2JGZ/DtXpFC3QBY6IiA0LeBCpvPvRmbyn7I0tWaNULdAFjoiAEujvp44&#10;rBnp/DutGZn8I8nakUW6BTL4htXPItMCjgiIdP6dERCZ/ANZaOUs0i2QRY4IiEwLOLJGpPPvzBqx&#10;yT8tTFZksW6BLHZEQGxawJFpY51/Z6aNTf7dyHQLZLEjAmLTAo7VKdb5d65Oscm/05qxboEsdkRA&#10;YlrAsaJTjXuuW5wremLyD2T2CKDNxVlbljgiIDEt4KiCEp1/ZxWUmPw7s0aiWyBLHBGQmBZwVI7Y&#10;Dlxm6awc70z+nZmWth8Xzu4cEYA9g5S6VWnf6fwbpTY2Lzu1Pcn3asdSPDZyy4IrL6f+w5xvNrt2&#10;oO1iBmzYAGUL2oxABaRof+MQhsFIWG0ebwuDQxJGFT5FNZXXXJxvaJ9EwmBtLq42brexUCFK4igi&#10;p4AJ5ERR2U0Sl1NFuTVFnOooAoMaaJK4nCoKkyniVHGQdlQLk8TlVMNpU6W1mbRjXZ2inRZMLj5t&#10;qrSKcfFpU6WlhcSxLEwBE8upIldPEpdTFRv1Jz1Stl0yZLUp2ildEfZz5+G2A8sWRob417QLUDLA&#10;e7T1rht6ve+hobemZ/Jll4+UF9Sld1r5vAOyFw0Q+v7QPpRZyyVGSg+0GQHKEGlTvPYiUDe6YCLd&#10;7iKpxtVnxxUmVBxxjbzXgwmocfUp5Wip53K8A3JDDgmd5OALAqHSoz6lPlosSS5UM1Hj6tOUw8Rv&#10;qqOVHOpEx+oGOjEL5XDqXerT5IQ3jdy6JMO3+ZAGuy0kk+cT7+MTvI0cS9bTJAjinyB0mnXE+560&#10;tbA0LH7LhJKEEPXFLbFPIkDZrqjboRRPUmDx1fMcYbCi3kFs2vuqriFM7k5xx1iCtYXuh7auNjTK&#10;b/rd+k3dew85GvNv+D8JzhBDA7rZcG37Mt+8k9djXtXimvsQ7z6LFqlo6a7bzUe0S/tWtPtxPIGL&#10;fdv/7nsntPpX/vDbMe9L36u/bdDyTVlIm9yR34RRQj2fXh9Z6yN5U0DVyh99FBl0+WYU5wnHrq92&#10;e7yJ8ek27ddod28r6qei6zwsBSp5g67zs7WfsRiYfX3YhMgmUGhTX7WfvaZ9s0f5VH7d9+2JaAdF&#10;IuUYD0zvSgfELqInEK/Nl6orHaSoeKkrzeahtL46Geh60ZX26GLlU8bnrKoONQyvRG77FrtPkm/U&#10;UmL4Vs3rv7PD/rtdqauKJf7LIyJcfXKS8fRRGp4ajxQW4jjuMEnHIe9/PXYvcJqFlFCtq7oaP/KT&#10;OZiLQDUPH6qCDozoRj8UgemvvZIvWEpOPAUzVwU/ZLr45dDBG8gnL1994qqmlhndGkjWddWpXETX&#10;cs6I5KuTNQtt4tTubVscD2UzimPIvqwx/bYZ9lU3IH0sy8O63MBxv93w2EH664ufgJsns2Hsy7FA&#10;Js2XWyRE+T088DzAEV9AEv5pR0Ax7ah5sHGnvwQbmggy2HCmQDlJHYldImlisF1CRsGCNrrE/2dL&#10;aigqr92HFzJGjgKh4kzthqcYD/z5pBaiC8xt+pxJ7f4+eTd/J634f1K79fsA+OQzJjXUyldeiWIC&#10;7kHRQcnvP5PU5LHvcyU1tZfCYZAZbHSiwyuIfzap8Z8N4CcYPG3Kn4vQbzz0e1zrP2p5/QcAAAD/&#10;/wMAUEsDBAoAAAAAAAAAIQAy9mYGygIAAMoCAAAUAAAAZHJzL21lZGlhL2ltYWdlMS5wbmeJUE5H&#10;DQoaCgAAAA1JSERSAAAAGAAAAA8IBgAAAP6kD9sAAAAGYktHRAD/AP8A/6C9p5MAAAAJcEhZcwAA&#10;DsQAAA7EAZUrDhsAAAJqSURBVDiNtZTPSxtBFMe/xHGd7GyINgRCLORgwYOaBEr/gfaSxUu9moAR&#10;oYccbFMI9WB6iJcqGH+AFykthe21Xkpy0X9AhNS0h4I9VKwIQdtgsrtJtuH1UG3r6qqU9sG7zGP4&#10;vM/MmwEAAkChUOhzs9mUiAj27O7u/uZ2u42LalelCyexu7sbWl1dfYD/EKQoSk2WZT0QCBzoui7/&#10;SwMGAIqi1MfGxl7Nzs4+WV5enpyamnp23e7K5XJY07SErusCAIQQeiKR0MLhcPmXQSAQODg6Orrh&#10;9XqrPT09X6vVqvc6BoVCQe3o6PgOgIQQdSFEHQAxxqxisRgjot8AIkIul8sCoOnp6ZmrANvb22GP&#10;x3Pc1dXVWF9fv3e6vrGxcVeSpKbH4zkulUrRM4Barab4/f6Koii1SqXivwwwPDz8FgAtLi4+tJvl&#10;8/k0AIrFYsUzACLC/Pz8YwCUTqfzlwGEEHXOuWmaJrcDDMNwc85NSZKa5wCmafLe3t4vnHNzb2/v&#10;phOAMWYFg8F9p+kJBoP7AMgFW3DOG9lsdqbRaPBcLvf0b+beHmcMiAiWZbG+vr5PjDFrZ2fnlpOB&#10;z+c7dDLw+XyH+PlLnAcQETRNiwOg0dHR1xcBBgYGPgCgra2t2/a9m5ubdwBQf3//R0dAu912DQ4O&#10;vne5XG3GmGUHLC0tTQKgoaGh8p8XbRiG+xS+sLDwyBFARFhbW7t/okkXPbRkMvkSAEWj0VImk5nL&#10;ZDJzkUjkHQAaHx9/QUSAqqqFeDyuOZ3lxMTEc1VVCyMjI2/stVar1ZlKpVZkWdZPG5FlWU+lUiut&#10;VquTiPADE4+fB/aC3/YAAAAASUVORK5CYIJQSwMECgAAAAAAAAAhAIGBCt8vBAAALwQAABQAAABk&#10;cnMvbWVkaWEvaW1hZ2UyLnBuZ4lQTkcNChoKAAAADUlIRFIAAAAfAAAADwgGAAAAHHgUogAAAAZi&#10;S0dEAP8A/wD/oL2nkwAAAAlwSFlzAAAOxAAADsQBlSsOGwAAA89JREFUOI2tVF9I21cU/vJL5ohZ&#10;0LiQRFKnrsQQw6ZoizHGgCzKfJjQYLfB0JfAmF2kDwacgmQbbA7ah7D4B2R5mAgShYblYVoUwZou&#10;w5gZhXY1kDhJ0cQSU6Mm4p+cPf2GS7PNbb1wuNzvfOd+99xz70F7e/s0ALLZbLeJCLlsfn7+HQBU&#10;VVUVODk5eeWveP/WEIvFJGKx+JlAIDgMhUJvZhMODw8FZWVlmzwe73R1dbX6ZQkTEUBEmJyc/BAA&#10;NTU1LWQyGc5FgtlstgOggYGBL1+mMBGBQ0QAAKPReM/lct0YGRm51dXVNQoAHo9Hp9frH6jV6kd+&#10;v782Ly/vBADm5uaa3W5329nZGQ8ApFJpzGQyOUpKSiLIGn6/v3Z6evrm/v5+AcMwGalUGquurg40&#10;NzfP/XGKaDQqLSoqiguFwuTW1tYbqVSKr1Aoglwu98zn811jef39/V8BIIZhzoVCYVIgEBwCIKlU&#10;Gs0u29DQ0Kc8Hu8UABUUFDwXiUR7DMOcAyC73W7+0zVMTEx8BIBaWlru9/T03AVAfX19X7N+u91u&#10;BkB1dXU/RyKRKyzudDrf5/F4pwqFIphIJAqJCJFI5ArDMOcVFRUba2trb7PcZDIpdLvd7y0sLDS9&#10;UIe2trYfABAAUqlUj4+Pj18lIsRiMQmXyz0rLS39LZlMCrPjBgcHPwNAw8PDt4gI6+vrbwGg3t7e&#10;b/72wV20nZ0dWX5+/hEAWlpa0rH4+Ph4BwAym832XBsFAoEqAGQymb4jIoTD4XI2gWAwqMgVw8t+&#10;IDKZLCoSiRKpVCq/srLyMYsfHR0JAMDlct3w+XzXAYCIOOycTqf5F7Hy8vJNk8nkcDgcJqVSuaFS&#10;qX6tr6/3arXan4xG473CwsLnL4j/05DJZFGlUrmRy1dTU/NLQ0PDQ3Y9Njb2cWNj45Lb7W7zer31&#10;DofD5HA4TBaL5e7MzExrzlrI5fKnACgejxex2Ojo6CcAyGq1fv5f/3U4HC63WCx3AJBcLn96afHF&#10;xUU9ANJqtQ//b3NRKpVPGIY5v7R4JpPhaDQaLwDq7u7+Nlfc8vLy9e3t7WIiwubmZlkgEKjK5iQS&#10;iUKJRBLj8/mpS9ecw+HQ7OzsuwaDYd5ut3evrKxc0+l0HgCIx+OvezweXTAYrPD7/bXFxcU7oVDo&#10;qsFgmFer1Y/0ev0DkUiUSKfTfKfT+cHu7q7EarV+kTPzjo6O8dbW1h8PDg5ey/bt7e2JOjs7v2c7&#10;GwASi8XPWlpa7ttsttupVIrPdkyLxXJHo9F4hUJhkuUqlconU1NTN4kIvwMiD9vXy3aYWgAAAABJ&#10;RU5ErkJgglBLAwQUAAYACAAAACEAFTUeOeEAAAAJAQAADwAAAGRycy9kb3ducmV2LnhtbEyPwU7D&#10;MBBE70j8g7VI3KjjBkIT4lRVBZyqSrRIVW9uvE2ixusodpP07zEnOK7maeZtvpxMywbsXWNJgphF&#10;wJBKqxuqJHzvP54WwJxXpFVrCSXc0MGyuL/LVabtSF847HzFQgm5TEmove8yzl1Zo1FuZjukkJ1t&#10;b5QPZ19x3asxlJuWz6Mo4UY1FBZq1eG6xvKyuxoJn6MaV7F4HzaX8/p23L9sDxuBUj4+TKs3YB4n&#10;/wfDr35QhyI4neyVtGOthFS8xgENwbMAFoA0TebAThKSeAG8yPn/D4o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IvpWWAUCAAAHCMAAA4AAAAA&#10;AAAAAAAAAAAAOgIAAGRycy9lMm9Eb2MueG1sUEsBAi0ACgAAAAAAAAAhADL2ZgbKAgAAygIAABQA&#10;AAAAAAAAAAAAAAAAegoAAGRycy9tZWRpYS9pbWFnZTEucG5nUEsBAi0ACgAAAAAAAAAhAIGBCt8v&#10;BAAALwQAABQAAAAAAAAAAAAAAAAAdg0AAGRycy9tZWRpYS9pbWFnZTIucG5nUEsBAi0AFAAGAAgA&#10;AAAhABU1HjnhAAAACQEAAA8AAAAAAAAAAAAAAAAA1xEAAGRycy9kb3ducmV2LnhtbFBLAQItABQA&#10;BgAIAAAAIQAubPAAxQAAAKUBAAAZAAAAAAAAAAAAAAAAAOUSAABkcnMvX3JlbHMvZTJvRG9jLnht&#10;bC5yZWxzUEsFBgAAAAAHAAcAvgEAAOETAAAAAA==&#10;">
                <v:shape id="docshape116" o:spid="_x0000_s1027" style="position:absolute;left:9181;top:149;width:771;height:479;visibility:visible;mso-wrap-style:square;v-text-anchor:top" coordsize="771,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xJ9xQAAANwAAAAPAAAAZHJzL2Rvd25yZXYueG1sRI9Ba8JA&#10;FITvBf/D8gre6iZqpUTXEFoC8dBDo4ceH9lnEpp9G7Orif/eLRR6HGbmG2aXTqYTNxpca1lBvIhA&#10;EFdWt1wrOB3zlzcQziNr7CyTgjs5SPezpx0m2o78RbfS1yJA2CWooPG+T6R0VUMG3cL2xME728Gg&#10;D3KopR5wDHDTyWUUbaTBlsNCgz29N1T9lFejYLX6jnP/Kotrubbxx2d2ORQ1KjV/nrItCE+T/w//&#10;tQutYBmv4fdMOAJy/wAAAP//AwBQSwECLQAUAAYACAAAACEA2+H2y+4AAACFAQAAEwAAAAAAAAAA&#10;AAAAAAAAAAAAW0NvbnRlbnRfVHlwZXNdLnhtbFBLAQItABQABgAIAAAAIQBa9CxbvwAAABUBAAAL&#10;AAAAAAAAAAAAAAAAAB8BAABfcmVscy8ucmVsc1BLAQItABQABgAIAAAAIQC46xJ9xQAAANwAAAAP&#10;AAAAAAAAAAAAAAAAAAcCAABkcnMvZG93bnJldi54bWxQSwUGAAAAAAMAAwC3AAAA+QIAAAAA&#10;" path="m29,478r712,l754,476r9,-6l768,461r2,-13l770,29,768,16,763,7,754,2,741,,29,,17,2,7,7,2,16,,29,,448r2,13l7,470r10,6l29,478xe" filled="f" strokecolor="#ccc" strokeweight=".32575mm">
                  <v:path arrowok="t" o:connecttype="custom" o:connectlocs="29,628;741,628;754,626;763,620;768,611;770,598;770,179;768,166;763,157;754,152;741,150;29,150;17,152;7,157;2,166;0,179;0,598;2,611;7,620;17,626;29,628" o:connectangles="0,0,0,0,0,0,0,0,0,0,0,0,0,0,0,0,0,0,0,0,0"/>
                </v:shape>
                <v:rect id="docshape117" o:spid="_x0000_s1028" style="position:absolute;left:9240;top:217;width:296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jkiwwAAANwAAAAPAAAAZHJzL2Rvd25yZXYueG1sRI/NasMw&#10;EITvhb6D2EIvpZZjElPcKCEESnMK5Kf3xdraptaukdTYffsqEMhxmJlvmOV6cr26kA+dsIFZloMi&#10;rsV23Bg4nz5e30CFiGyxFyYDfxRgvXp8WGJlZeQDXY6xUQnCoUIDbYxDpXWoW3IYMhmIk/ct3mFM&#10;0jfaehwT3PW6yPNSO+w4LbQ40Lal+uf46wyMVG6LRTjIvvyKJXuZf25exJjnp2nzDirSFO/hW3tn&#10;DRSzBVzPpCOgV/8AAAD//wMAUEsBAi0AFAAGAAgAAAAhANvh9svuAAAAhQEAABMAAAAAAAAAAAAA&#10;AAAAAAAAAFtDb250ZW50X1R5cGVzXS54bWxQSwECLQAUAAYACAAAACEAWvQsW78AAAAVAQAACwAA&#10;AAAAAAAAAAAAAAAfAQAAX3JlbHMvLnJlbHNQSwECLQAUAAYACAAAACEA2aI5IsMAAADcAAAADwAA&#10;AAAAAAAAAAAAAAAHAgAAZHJzL2Rvd25yZXYueG1sUEsFBgAAAAADAAMAtwAAAPcCAAAAAA==&#10;" fillcolor="#1f77b3" stroked="f"/>
                <v:shape id="docshape118" o:spid="_x0000_s1029" type="#_x0000_t75" style="position:absolute;left:9669;top:213;width:179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PpqxAAAANwAAAAPAAAAZHJzL2Rvd25yZXYueG1sRI9Ba8JA&#10;FITvQv/D8gq9SN2YQ5DUVUqLoAiKscXrI/uaBLNvw+7WxH/vCoLHYWa+YebLwbTiQs43lhVMJwkI&#10;4tLqhisFP8fV+wyED8gaW8uk4EoelouX0RxzbXs+0KUIlYgQ9jkqqEPocil9WZNBP7EdcfT+rDMY&#10;onSV1A77CDetTJMkkwYbjgs1dvRVU3ku/o2Cze/3vtvK9NTvxtmZTuw3rfNKvb0Onx8gAg3hGX60&#10;11pBOs3gfiYeAbm4AQAA//8DAFBLAQItABQABgAIAAAAIQDb4fbL7gAAAIUBAAATAAAAAAAAAAAA&#10;AAAAAAAAAABbQ29udGVudF9UeXBlc10ueG1sUEsBAi0AFAAGAAgAAAAhAFr0LFu/AAAAFQEAAAsA&#10;AAAAAAAAAAAAAAAAHwEAAF9yZWxzLy5yZWxzUEsBAi0AFAAGAAgAAAAhAATI+mrEAAAA3AAAAA8A&#10;AAAAAAAAAAAAAAAABwIAAGRycy9kb3ducmV2LnhtbFBLBQYAAAAAAwADALcAAAD4AgAAAAA=&#10;">
                  <v:imagedata r:id="rId62" o:title=""/>
                </v:shape>
                <v:rect id="docshape119" o:spid="_x0000_s1030" style="position:absolute;left:9240;top:434;width:296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41CxAAAANwAAAAPAAAAZHJzL2Rvd25yZXYueG1sRI9Pi8Iw&#10;FMTvC36H8IS9aWpZVKpRxEVWj/65eHs2z6bavJQmq10/vRGEPQ4z8xtmOm9tJW7U+NKxgkE/AUGc&#10;O11yoeCwX/XGIHxA1lg5JgV/5GE+63xMMdPuzlu67UIhIoR9hgpMCHUmpc8NWfR9VxNH7+waiyHK&#10;ppC6wXuE20qmSTKUFkuOCwZrWhrKr7tfq+A7HeF4cyx//OpyORe5+XrI01qpz267mIAI1Ib/8Lu9&#10;1grSwQheZ+IRkLMnAAAA//8DAFBLAQItABQABgAIAAAAIQDb4fbL7gAAAIUBAAATAAAAAAAAAAAA&#10;AAAAAAAAAABbQ29udGVudF9UeXBlc10ueG1sUEsBAi0AFAAGAAgAAAAhAFr0LFu/AAAAFQEAAAsA&#10;AAAAAAAAAAAAAAAAHwEAAF9yZWxzLy5yZWxzUEsBAi0AFAAGAAgAAAAhABi/jULEAAAA3AAAAA8A&#10;AAAAAAAAAAAAAAAABwIAAGRycy9kb3ducmV2LnhtbFBLBQYAAAAAAwADALcAAAD4AgAAAAA=&#10;" fillcolor="#ff7e0e" stroked="f"/>
                <v:shape id="docshape120" o:spid="_x0000_s1031" type="#_x0000_t75" style="position:absolute;left:9654;top:430;width:232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BedwAAAANwAAAAPAAAAZHJzL2Rvd25yZXYueG1sRE/LisIw&#10;FN0L/kO4gjtN1dGRTqOojOBK8LGZ3aW5fTDNTWiirX8/WQy4PJx3tu1NI57U+tqygtk0AUGcW11z&#10;qeB+O07WIHxA1thYJgUv8rDdDAcZptp2fKHnNZQihrBPUUEVgkul9HlFBv3UOuLIFbY1GCJsS6lb&#10;7GK4aeQ8SVbSYM2xoUJHh4ry3+vDKMDuY+/oVv8s1p+hOJ6bpX59O6XGo373BSJQH97if/dJK5jP&#10;4tp4Jh4BufkDAAD//wMAUEsBAi0AFAAGAAgAAAAhANvh9svuAAAAhQEAABMAAAAAAAAAAAAAAAAA&#10;AAAAAFtDb250ZW50X1R5cGVzXS54bWxQSwECLQAUAAYACAAAACEAWvQsW78AAAAVAQAACwAAAAAA&#10;AAAAAAAAAAAfAQAAX3JlbHMvLnJlbHNQSwECLQAUAAYACAAAACEAxgwXncAAAADcAAAADwAAAAAA&#10;AAAAAAAAAAAHAgAAZHJzL2Rvd25yZXYueG1sUEsFBgAAAAADAAMAtwAAAPQCAAAAAA==&#10;">
                  <v:imagedata r:id="rId63" o:title=""/>
                </v:shape>
                <w10:wrap type="topAndBottom" anchorx="page"/>
              </v:group>
            </w:pict>
          </mc:Fallback>
        </mc:AlternateContent>
      </w:r>
    </w:p>
    <w:p w14:paraId="369FCF75" w14:textId="77777777" w:rsidR="0045732C" w:rsidRDefault="0045732C">
      <w:pPr>
        <w:pStyle w:val="BodyText"/>
        <w:rPr>
          <w:sz w:val="22"/>
        </w:rPr>
      </w:pPr>
    </w:p>
    <w:p w14:paraId="2BE6914C" w14:textId="3F5EF091" w:rsidR="0045732C" w:rsidRDefault="00A42D52">
      <w:pPr>
        <w:pStyle w:val="BodyText"/>
        <w:spacing w:before="102" w:line="249" w:lineRule="auto"/>
        <w:ind w:left="167" w:firstLine="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4E11FFDC" wp14:editId="37BF424A">
                <wp:simplePos x="0" y="0"/>
                <wp:positionH relativeFrom="page">
                  <wp:posOffset>1461135</wp:posOffset>
                </wp:positionH>
                <wp:positionV relativeFrom="paragraph">
                  <wp:posOffset>-890270</wp:posOffset>
                </wp:positionV>
                <wp:extent cx="134620" cy="71120"/>
                <wp:effectExtent l="0" t="0" r="0" b="0"/>
                <wp:wrapNone/>
                <wp:docPr id="212" name="docshape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4620" cy="711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70FF9F" id="docshape121" o:spid="_x0000_s1026" style="position:absolute;margin-left:115.05pt;margin-top:-70.1pt;width:10.6pt;height:5.6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LSZ+AEAAAQEAAAOAAAAZHJzL2Uyb0RvYy54bWysU1FvEzEMfkfiP0R5p9c7yganXie0aQhp&#10;sEljPyBNcr2IXByctNfy63Fy19IxiQdEHiI7tj/bn53l1b63bKcxGHANL2dzzrSToIzbNPzp2+2b&#10;95yFKJwSFpxu+EEHfrV6/Wo5+FpX0IFVGhmBuFAPvuFdjL4uiiA73YswA68dGVvAXkRScVMoFAOh&#10;97ao5vOLYgBUHkHqEOj1ZjTyVcZvWy3jfdsGHZltONUW8435Xqe7WC1FvUHhOyOnMsQ/VNEL4yjp&#10;CepGRMG2aF5A9UYiBGjjTEJfQNsaqXMP1E05/6Obx054nXshcoI/0RT+H6z8untAZlTDq7LizIme&#10;hqRAhpS6rMpE0OBDTX6P/gFTi8HfgfweyFA8syQlkA9bD19AEYzYRsik7FvsUyS1y/aZ+8OJe72P&#10;TNJj+XZxUdGEJJkuy5LElEDUx1i5DfGThowjdnchjpNTR0l0R0nu3VFEmv9fJ+9FnOIo1XmKANao&#10;W2Nt7hg362uLbCfSFuUzVffMzbrk7CCFjcWnl0xS4mUkcg3qQBwhjKtIX4eEDvAnZwOtYcPDj61A&#10;zZn97GjOH8rFIu1tVhbvLhNFeG5Zn1uEkwTV8MjZKF7Hcde3Hs2mo0xlHoiDjzSb1iQSc31jVZNC&#10;q5apn75F2uVzPXv9/ryrXwAAAP//AwBQSwMEFAAGAAgAAAAhAEKvT1rfAAAADQEAAA8AAABkcnMv&#10;ZG93bnJldi54bWxMj8FOwzAMhu9IvENkJG5b0mwgKE0nNAk4U5AQt6zxmojGKU22djw92QmOtj/9&#10;/v5qM/ueHXGMLpCCYimAIbXBOOoUvL89Le6AxaTJ6D4QKjhhhE19eVHp0oSJXvHYpI7lEIqlVmBT&#10;GkrOY2vR67gMA1K+7cPodcrj2HEz6imH+55LIW65147yB6sH3Fpsv5qDV0DPa7tP2++To/Q5zR/O&#10;xZefRqnrq/nxAVjCOf3BcNbP6lBnp104kImsVyBXosiogkWxFhJYRuRNsQK2O6/kvQBeV/x/i/oX&#10;AAD//wMAUEsBAi0AFAAGAAgAAAAhALaDOJL+AAAA4QEAABMAAAAAAAAAAAAAAAAAAAAAAFtDb250&#10;ZW50X1R5cGVzXS54bWxQSwECLQAUAAYACAAAACEAOP0h/9YAAACUAQAACwAAAAAAAAAAAAAAAAAv&#10;AQAAX3JlbHMvLnJlbHNQSwECLQAUAAYACAAAACEAE2y0mfgBAAAEBAAADgAAAAAAAAAAAAAAAAAu&#10;AgAAZHJzL2Uyb0RvYy54bWxQSwECLQAUAAYACAAAACEAQq9PWt8AAAANAQAADwAAAAAAAAAAAAAA&#10;AABSBAAAZHJzL2Rvd25yZXYueG1sUEsFBgAAAAAEAAQA8wAAAF4FAAAAAA==&#10;" fillcolor="black" stroked="f">
                <v:path arrowok="t" textboxrect="@1,@1,@1,@1"/>
                <w10:wrap anchorx="page"/>
              </v:shape>
            </w:pict>
          </mc:Fallback>
        </mc:AlternateContent>
      </w:r>
      <w:r w:rsidR="002A74E7">
        <w:rPr>
          <w:noProof/>
        </w:rPr>
        <w:drawing>
          <wp:anchor distT="0" distB="0" distL="0" distR="0" simplePos="0" relativeHeight="15740928" behindDoc="0" locked="0" layoutInCell="1" allowOverlap="1" wp14:anchorId="5B3C81F6" wp14:editId="3B529482">
            <wp:simplePos x="0" y="0"/>
            <wp:positionH relativeFrom="page">
              <wp:posOffset>1461069</wp:posOffset>
            </wp:positionH>
            <wp:positionV relativeFrom="paragraph">
              <wp:posOffset>-1121195</wp:posOffset>
            </wp:positionV>
            <wp:extent cx="134528" cy="71437"/>
            <wp:effectExtent l="0" t="0" r="0" b="0"/>
            <wp:wrapNone/>
            <wp:docPr id="1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2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51A17A3C" wp14:editId="2F6E7A46">
                <wp:simplePos x="0" y="0"/>
                <wp:positionH relativeFrom="page">
                  <wp:posOffset>5017770</wp:posOffset>
                </wp:positionH>
                <wp:positionV relativeFrom="paragraph">
                  <wp:posOffset>1433195</wp:posOffset>
                </wp:positionV>
                <wp:extent cx="40005" cy="40005"/>
                <wp:effectExtent l="0" t="0" r="0" b="0"/>
                <wp:wrapNone/>
                <wp:docPr id="211" name="docshape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" cy="40005"/>
                        </a:xfrm>
                        <a:custGeom>
                          <a:avLst/>
                          <a:gdLst>
                            <a:gd name="T0" fmla="*/ 2147483646 w 63"/>
                            <a:gd name="T1" fmla="*/ 2147483646 h 63"/>
                            <a:gd name="T2" fmla="*/ 2147483646 w 63"/>
                            <a:gd name="T3" fmla="*/ 2147483646 h 63"/>
                            <a:gd name="T4" fmla="*/ 2147483646 w 63"/>
                            <a:gd name="T5" fmla="*/ 2147483646 h 63"/>
                            <a:gd name="T6" fmla="*/ 768143625 w 63"/>
                            <a:gd name="T7" fmla="*/ 2147483646 h 63"/>
                            <a:gd name="T8" fmla="*/ 0 w 63"/>
                            <a:gd name="T9" fmla="*/ 2147483646 h 63"/>
                            <a:gd name="T10" fmla="*/ 0 w 63"/>
                            <a:gd name="T11" fmla="*/ 2147483646 h 63"/>
                            <a:gd name="T12" fmla="*/ 768143625 w 63"/>
                            <a:gd name="T13" fmla="*/ 2147483646 h 63"/>
                            <a:gd name="T14" fmla="*/ 2147483646 w 63"/>
                            <a:gd name="T15" fmla="*/ 2147483646 h 63"/>
                            <a:gd name="T16" fmla="*/ 2147483646 w 63"/>
                            <a:gd name="T17" fmla="*/ 2147483646 h 63"/>
                            <a:gd name="T18" fmla="*/ 2147483646 w 63"/>
                            <a:gd name="T19" fmla="*/ 2147483646 h 63"/>
                            <a:gd name="T20" fmla="*/ 2147483646 w 63"/>
                            <a:gd name="T21" fmla="*/ 2147483646 h 63"/>
                            <a:gd name="T22" fmla="*/ 2147483646 w 63"/>
                            <a:gd name="T23" fmla="*/ 2147483646 h 63"/>
                            <a:gd name="T24" fmla="*/ 2147483646 w 63"/>
                            <a:gd name="T25" fmla="*/ 2147483646 h 63"/>
                            <a:gd name="T26" fmla="*/ 2147483646 w 63"/>
                            <a:gd name="T27" fmla="*/ 2147483646 h 63"/>
                            <a:gd name="T28" fmla="*/ 2147483646 w 63"/>
                            <a:gd name="T29" fmla="*/ 2147483646 h 63"/>
                            <a:gd name="T30" fmla="*/ 2147483646 w 63"/>
                            <a:gd name="T31" fmla="*/ 2147483646 h 63"/>
                            <a:gd name="T32" fmla="*/ 2147483646 w 63"/>
                            <a:gd name="T33" fmla="*/ 2147483646 h 63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  <a:gd name="T39" fmla="*/ 0 60000 65536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</a:gdLst>
                          <a:ahLst/>
                          <a:cxnLst>
                            <a:cxn ang="T34">
                              <a:pos x="T0" y="T1"/>
                            </a:cxn>
                            <a:cxn ang="T35">
                              <a:pos x="T2" y="T3"/>
                            </a:cxn>
                            <a:cxn ang="T36">
                              <a:pos x="T4" y="T5"/>
                            </a:cxn>
                            <a:cxn ang="T37">
                              <a:pos x="T6" y="T7"/>
                            </a:cxn>
                            <a:cxn ang="T38">
                              <a:pos x="T8" y="T9"/>
                            </a:cxn>
                            <a:cxn ang="T39">
                              <a:pos x="T10" y="T11"/>
                            </a:cxn>
                            <a:cxn ang="T40">
                              <a:pos x="T12" y="T13"/>
                            </a:cxn>
                            <a:cxn ang="T41">
                              <a:pos x="T14" y="T15"/>
                            </a:cxn>
                            <a:cxn ang="T42">
                              <a:pos x="T16" y="T17"/>
                            </a:cxn>
                            <a:cxn ang="T43">
                              <a:pos x="T18" y="T19"/>
                            </a:cxn>
                            <a:cxn ang="T44">
                              <a:pos x="T20" y="T21"/>
                            </a:cxn>
                            <a:cxn ang="T45">
                              <a:pos x="T22" y="T23"/>
                            </a:cxn>
                            <a:cxn ang="T46">
                              <a:pos x="T24" y="T25"/>
                            </a:cxn>
                            <a:cxn ang="T47">
                              <a:pos x="T26" y="T27"/>
                            </a:cxn>
                            <a:cxn ang="T48">
                              <a:pos x="T28" y="T29"/>
                            </a:cxn>
                            <a:cxn ang="T49">
                              <a:pos x="T30" y="T31"/>
                            </a:cxn>
                            <a:cxn ang="T50">
                              <a:pos x="T32" y="T33"/>
                            </a:cxn>
                          </a:cxnLst>
                          <a:rect l="0" t="0" r="r" b="b"/>
                          <a:pathLst>
                            <a:path w="63" h="63">
                              <a:moveTo>
                                <a:pt x="39" y="63"/>
                              </a:moveTo>
                              <a:lnTo>
                                <a:pt x="23" y="63"/>
                              </a:lnTo>
                              <a:lnTo>
                                <a:pt x="15" y="60"/>
                              </a:lnTo>
                              <a:lnTo>
                                <a:pt x="3" y="48"/>
                              </a:lnTo>
                              <a:lnTo>
                                <a:pt x="0" y="40"/>
                              </a:lnTo>
                              <a:lnTo>
                                <a:pt x="0" y="23"/>
                              </a:lnTo>
                              <a:lnTo>
                                <a:pt x="3" y="15"/>
                              </a:lnTo>
                              <a:lnTo>
                                <a:pt x="15" y="4"/>
                              </a:lnTo>
                              <a:lnTo>
                                <a:pt x="23" y="0"/>
                              </a:lnTo>
                              <a:lnTo>
                                <a:pt x="39" y="0"/>
                              </a:lnTo>
                              <a:lnTo>
                                <a:pt x="47" y="4"/>
                              </a:lnTo>
                              <a:lnTo>
                                <a:pt x="59" y="15"/>
                              </a:lnTo>
                              <a:lnTo>
                                <a:pt x="63" y="23"/>
                              </a:lnTo>
                              <a:lnTo>
                                <a:pt x="63" y="40"/>
                              </a:lnTo>
                              <a:lnTo>
                                <a:pt x="59" y="48"/>
                              </a:lnTo>
                              <a:lnTo>
                                <a:pt x="47" y="60"/>
                              </a:lnTo>
                              <a:lnTo>
                                <a:pt x="39" y="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93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97E0D4" id="docshape122" o:spid="_x0000_s1026" style="position:absolute;margin-left:395.1pt;margin-top:112.85pt;width:3.15pt;height:3.1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n6acAQAAIcSAAAOAAAAZHJzL2Uyb0RvYy54bWysmFuPnDYUx98r5TtYfoyUBQPD7IyWjaKN&#10;tqqUppEy/QAeLgMqYGIzl+2n7zkGJmbKZaj6ws1/H/ucn82x/fTxUuTkFEuViTKg7MGmJC5DEWXl&#10;IaB/7l4/PFKial5GPBdlHNC3WNGPz+9+eTpX29gRqcijWBIwUqrtuQpoWtfV1rJUmMYFVw+iikso&#10;TIQseA2v8mBFkp/BepFbjm371lnIqJIijJWCr5+bQvqs7SdJHNZ/JImKa5IHFPpW66vU1z1erecn&#10;vj1IXqVZ2HaD/4deFDwrodGrqc+85uQos3+ZKrJQCiWS+iEUhSWSJAtj7QN4w+wbb76nvIq1LxAc&#10;VV3DpP4/s+HX0zdJsiigDmOUlLwASJEIFTbNHAcDdK7UFnTfq28SXVTVFxH+paDA6pXgiwIN2Z9/&#10;FxGY4cda6KBcEllgTXCXXHTs366xjy81CeGjZ9v2ipIQSppHtM+3XdXwqOpfY6HN8NMXVTfgInjS&#10;YY/aru8AclLkwPC9RRzmrb1H1/d8cia+28K+SsHfIWk6IHWGpUNW3WHpkFVvWDpkFUJzb199Q7r2&#10;H5nn+s5qMABrQ2nEaqirMI2v7duDxjaGYsYYMyENW8PBeG1wzpxJZ9pjtoAOW4CHLeDDTECGa0PY&#10;2QJEzGQ0Z3cBLcekNWPXWYANfi6DiIfi4Czg5izg5izg5izg5izg5izg5izg5i7g5i7g5i7g5i7g&#10;5prcbOJDQoDrauX6tz9u16Q2rTSZTStNYtNKk9e00qQ1qfRMVtNKk9S00uQ0rTQpTSvvZuTdzci7&#10;m5F3NyPvbkbe3YxWk4xgrXLoViM87RYo4aVsVyjwRDguincwznHJUgmFiyFcsMCaZ8dwkIMR0GGp&#10;IV/15AAV5XoxMyj3e3LghfLVqPV1Tw4oUL4elT/25BBllG9G5ZueHPM+6iG5jzgL88CMDWu9hbQ9&#10;VoH1K7T+Qj4eq+D0K7QeQ6Idq+D2K7Q+s1GnvT5fTJ/oNKTGsRZuCLdOQ84bq9BnjAlPtzDudJ8y&#10;ZjJdYdzpPmdMUbrCuNN90ph7sALklREfYDaZpDGp6Ao9p5sB3s4gCZu5222cpAS2cXtsBGYUr3Hi&#10;dY/kHFBY9JNU3/BrIU7xTujyGueeC3MfGm12BtDWz/K8NHW4+jB1XWl3r7Q1XAOiSm8qwVpX2t0b&#10;VWMK/k9NXLrC7t6ImujBZJgXXUdJZ6G7m81dp0NX2N17Pfcmm2uDMN2nNqLTIvyNQ6Cmm1s1bGZ6&#10;jnzB1EwQWtVMPNsWZ9C0nZ+jfDOyuniHuVBxAxVHq/7jX4ctjnZjm6tEnkWvWZ7jgFXysH/JJTlx&#10;OMh4ed24n7qJ0pPlOnmUAqt1Y6fdp+PWvNnL70X0Btt0KZrTEDi9gYdUyL8pOcNJSEDVjyOXMSX5&#10;byUcNWyYB5EjtX7xVmv8oUmzZG+W8DIEUwGtKaQ7fHypm+OWYyWzQwotNX/sUnyC44Ekw428Pkdo&#10;etW+wGmHjk17MoPHKea7Vv08P3r+BwAA//8DAFBLAwQUAAYACAAAACEAdy3NCuEAAAALAQAADwAA&#10;AGRycy9kb3ducmV2LnhtbEyPwU7DMAyG70i8Q2QkbiwhZetWmk4IaRIH0MRA3TVrTFvROFWTroWn&#10;J5zgaPvT7+/Pt7Pt2BkH3zpScLsQwJAqZ1qqFby/7W7WwHzQZHTnCBV8oYdtcXmR68y4iV7xfAg1&#10;iyHkM62gCaHPOPdVg1b7heuR4u3DDVaHOA41N4OeYrjtuBRixa1uKX5odI+PDVafh9EqOGIid3f7&#10;+qXU30naPGP5NE6lUtdX88M9sIBz+IPhVz+qQxGdTm4k41mnIN0IGVEFUi5TYJFIN6slsFPcJFIA&#10;L3L+v0PxAwAA//8DAFBLAQItABQABgAIAAAAIQC2gziS/gAAAOEBAAATAAAAAAAAAAAAAAAAAAAA&#10;AABbQ29udGVudF9UeXBlc10ueG1sUEsBAi0AFAAGAAgAAAAhADj9If/WAAAAlAEAAAsAAAAAAAAA&#10;AAAAAAAALwEAAF9yZWxzLy5yZWxzUEsBAi0AFAAGAAgAAAAhANySfppwBAAAhxIAAA4AAAAAAAAA&#10;AAAAAAAALgIAAGRycy9lMm9Eb2MueG1sUEsBAi0AFAAGAAgAAAAhAHctzQrhAAAACwEAAA8AAAAA&#10;AAAAAAAAAAAAygYAAGRycy9kb3ducmV2LnhtbFBLBQYAAAAABAAEAPMAAADYBwAAAAA=&#10;" path="m39,63r-16,l15,60,3,48,,40,,23,3,15,15,4,23,,39,r8,4l59,15r4,8l63,40r-4,8l47,60r-8,3xe" fillcolor="#cf93a3" stroked="f">
                <v:path arrowok="t" o:connecttype="custom" o:connectlocs="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7584" behindDoc="0" locked="0" layoutInCell="1" allowOverlap="1" wp14:anchorId="68A4FFC9" wp14:editId="5406449B">
                <wp:simplePos x="0" y="0"/>
                <wp:positionH relativeFrom="page">
                  <wp:posOffset>5108575</wp:posOffset>
                </wp:positionH>
                <wp:positionV relativeFrom="paragraph">
                  <wp:posOffset>1270000</wp:posOffset>
                </wp:positionV>
                <wp:extent cx="327660" cy="154940"/>
                <wp:effectExtent l="0" t="0" r="0" b="0"/>
                <wp:wrapNone/>
                <wp:docPr id="206" name="docshapegroup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660" cy="154940"/>
                          <a:chOff x="8045" y="2000"/>
                          <a:chExt cx="516" cy="244"/>
                        </a:xfrm>
                      </wpg:grpSpPr>
                      <wps:wsp>
                        <wps:cNvPr id="207" name="docshape124"/>
                        <wps:cNvSpPr>
                          <a:spLocks/>
                        </wps:cNvSpPr>
                        <wps:spPr bwMode="auto">
                          <a:xfrm>
                            <a:off x="8044" y="2128"/>
                            <a:ext cx="68" cy="68"/>
                          </a:xfrm>
                          <a:custGeom>
                            <a:avLst/>
                            <a:gdLst>
                              <a:gd name="T0" fmla="+- 0 8088 8045"/>
                              <a:gd name="T1" fmla="*/ T0 w 68"/>
                              <a:gd name="T2" fmla="+- 0 2197 2129"/>
                              <a:gd name="T3" fmla="*/ 2197 h 68"/>
                              <a:gd name="T4" fmla="+- 0 8070 8045"/>
                              <a:gd name="T5" fmla="*/ T4 w 68"/>
                              <a:gd name="T6" fmla="+- 0 2197 2129"/>
                              <a:gd name="T7" fmla="*/ 2197 h 68"/>
                              <a:gd name="T8" fmla="+- 0 8061 8045"/>
                              <a:gd name="T9" fmla="*/ T8 w 68"/>
                              <a:gd name="T10" fmla="+- 0 2193 2129"/>
                              <a:gd name="T11" fmla="*/ 2193 h 68"/>
                              <a:gd name="T12" fmla="+- 0 8048 8045"/>
                              <a:gd name="T13" fmla="*/ T12 w 68"/>
                              <a:gd name="T14" fmla="+- 0 2180 2129"/>
                              <a:gd name="T15" fmla="*/ 2180 h 68"/>
                              <a:gd name="T16" fmla="+- 0 8045 8045"/>
                              <a:gd name="T17" fmla="*/ T16 w 68"/>
                              <a:gd name="T18" fmla="+- 0 2172 2129"/>
                              <a:gd name="T19" fmla="*/ 2172 h 68"/>
                              <a:gd name="T20" fmla="+- 0 8045 8045"/>
                              <a:gd name="T21" fmla="*/ T20 w 68"/>
                              <a:gd name="T22" fmla="+- 0 2154 2129"/>
                              <a:gd name="T23" fmla="*/ 2154 h 68"/>
                              <a:gd name="T24" fmla="+- 0 8048 8045"/>
                              <a:gd name="T25" fmla="*/ T24 w 68"/>
                              <a:gd name="T26" fmla="+- 0 2145 2129"/>
                              <a:gd name="T27" fmla="*/ 2145 h 68"/>
                              <a:gd name="T28" fmla="+- 0 8061 8045"/>
                              <a:gd name="T29" fmla="*/ T28 w 68"/>
                              <a:gd name="T30" fmla="+- 0 2132 2129"/>
                              <a:gd name="T31" fmla="*/ 2132 h 68"/>
                              <a:gd name="T32" fmla="+- 0 8070 8045"/>
                              <a:gd name="T33" fmla="*/ T32 w 68"/>
                              <a:gd name="T34" fmla="+- 0 2129 2129"/>
                              <a:gd name="T35" fmla="*/ 2129 h 68"/>
                              <a:gd name="T36" fmla="+- 0 8088 8045"/>
                              <a:gd name="T37" fmla="*/ T36 w 68"/>
                              <a:gd name="T38" fmla="+- 0 2129 2129"/>
                              <a:gd name="T39" fmla="*/ 2129 h 68"/>
                              <a:gd name="T40" fmla="+- 0 8096 8045"/>
                              <a:gd name="T41" fmla="*/ T40 w 68"/>
                              <a:gd name="T42" fmla="+- 0 2132 2129"/>
                              <a:gd name="T43" fmla="*/ 2132 h 68"/>
                              <a:gd name="T44" fmla="+- 0 8109 8045"/>
                              <a:gd name="T45" fmla="*/ T44 w 68"/>
                              <a:gd name="T46" fmla="+- 0 2145 2129"/>
                              <a:gd name="T47" fmla="*/ 2145 h 68"/>
                              <a:gd name="T48" fmla="+- 0 8113 8045"/>
                              <a:gd name="T49" fmla="*/ T48 w 68"/>
                              <a:gd name="T50" fmla="+- 0 2154 2129"/>
                              <a:gd name="T51" fmla="*/ 2154 h 68"/>
                              <a:gd name="T52" fmla="+- 0 8113 8045"/>
                              <a:gd name="T53" fmla="*/ T52 w 68"/>
                              <a:gd name="T54" fmla="+- 0 2172 2129"/>
                              <a:gd name="T55" fmla="*/ 2172 h 68"/>
                              <a:gd name="T56" fmla="+- 0 8109 8045"/>
                              <a:gd name="T57" fmla="*/ T56 w 68"/>
                              <a:gd name="T58" fmla="+- 0 2180 2129"/>
                              <a:gd name="T59" fmla="*/ 2180 h 68"/>
                              <a:gd name="T60" fmla="+- 0 8096 8045"/>
                              <a:gd name="T61" fmla="*/ T60 w 68"/>
                              <a:gd name="T62" fmla="+- 0 2193 2129"/>
                              <a:gd name="T63" fmla="*/ 2193 h 68"/>
                              <a:gd name="T64" fmla="+- 0 8088 8045"/>
                              <a:gd name="T65" fmla="*/ T64 w 68"/>
                              <a:gd name="T66" fmla="+- 0 2197 2129"/>
                              <a:gd name="T67" fmla="*/ 2197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43" y="68"/>
                                </a:moveTo>
                                <a:lnTo>
                                  <a:pt x="25" y="68"/>
                                </a:lnTo>
                                <a:lnTo>
                                  <a:pt x="16" y="64"/>
                                </a:lnTo>
                                <a:lnTo>
                                  <a:pt x="3" y="51"/>
                                </a:lnTo>
                                <a:lnTo>
                                  <a:pt x="0" y="43"/>
                                </a:lnTo>
                                <a:lnTo>
                                  <a:pt x="0" y="25"/>
                                </a:lnTo>
                                <a:lnTo>
                                  <a:pt x="3" y="16"/>
                                </a:lnTo>
                                <a:lnTo>
                                  <a:pt x="16" y="3"/>
                                </a:lnTo>
                                <a:lnTo>
                                  <a:pt x="25" y="0"/>
                                </a:lnTo>
                                <a:lnTo>
                                  <a:pt x="43" y="0"/>
                                </a:lnTo>
                                <a:lnTo>
                                  <a:pt x="51" y="3"/>
                                </a:lnTo>
                                <a:lnTo>
                                  <a:pt x="64" y="16"/>
                                </a:lnTo>
                                <a:lnTo>
                                  <a:pt x="68" y="25"/>
                                </a:lnTo>
                                <a:lnTo>
                                  <a:pt x="68" y="43"/>
                                </a:lnTo>
                                <a:lnTo>
                                  <a:pt x="64" y="51"/>
                                </a:lnTo>
                                <a:lnTo>
                                  <a:pt x="51" y="64"/>
                                </a:lnTo>
                                <a:lnTo>
                                  <a:pt x="43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85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docshape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1" y="1999"/>
                            <a:ext cx="105" cy="1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" name="docshape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16" y="2003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0" name="docshape127"/>
                        <wps:cNvSpPr>
                          <a:spLocks/>
                        </wps:cNvSpPr>
                        <wps:spPr bwMode="auto">
                          <a:xfrm>
                            <a:off x="8469" y="2152"/>
                            <a:ext cx="91" cy="91"/>
                          </a:xfrm>
                          <a:custGeom>
                            <a:avLst/>
                            <a:gdLst>
                              <a:gd name="T0" fmla="+- 0 8527 8470"/>
                              <a:gd name="T1" fmla="*/ T0 w 91"/>
                              <a:gd name="T2" fmla="+- 0 2244 2153"/>
                              <a:gd name="T3" fmla="*/ 2244 h 91"/>
                              <a:gd name="T4" fmla="+- 0 8503 8470"/>
                              <a:gd name="T5" fmla="*/ T4 w 91"/>
                              <a:gd name="T6" fmla="+- 0 2244 2153"/>
                              <a:gd name="T7" fmla="*/ 2244 h 91"/>
                              <a:gd name="T8" fmla="+- 0 8492 8470"/>
                              <a:gd name="T9" fmla="*/ T8 w 91"/>
                              <a:gd name="T10" fmla="+- 0 2239 2153"/>
                              <a:gd name="T11" fmla="*/ 2239 h 91"/>
                              <a:gd name="T12" fmla="+- 0 8475 8470"/>
                              <a:gd name="T13" fmla="*/ T12 w 91"/>
                              <a:gd name="T14" fmla="+- 0 2222 2153"/>
                              <a:gd name="T15" fmla="*/ 2222 h 91"/>
                              <a:gd name="T16" fmla="+- 0 8470 8470"/>
                              <a:gd name="T17" fmla="*/ T16 w 91"/>
                              <a:gd name="T18" fmla="+- 0 2210 2153"/>
                              <a:gd name="T19" fmla="*/ 2210 h 91"/>
                              <a:gd name="T20" fmla="+- 0 8470 8470"/>
                              <a:gd name="T21" fmla="*/ T20 w 91"/>
                              <a:gd name="T22" fmla="+- 0 2186 2153"/>
                              <a:gd name="T23" fmla="*/ 2186 h 91"/>
                              <a:gd name="T24" fmla="+- 0 8475 8470"/>
                              <a:gd name="T25" fmla="*/ T24 w 91"/>
                              <a:gd name="T26" fmla="+- 0 2174 2153"/>
                              <a:gd name="T27" fmla="*/ 2174 h 91"/>
                              <a:gd name="T28" fmla="+- 0 8492 8470"/>
                              <a:gd name="T29" fmla="*/ T28 w 91"/>
                              <a:gd name="T30" fmla="+- 0 2157 2153"/>
                              <a:gd name="T31" fmla="*/ 2157 h 91"/>
                              <a:gd name="T32" fmla="+- 0 8503 8470"/>
                              <a:gd name="T33" fmla="*/ T32 w 91"/>
                              <a:gd name="T34" fmla="+- 0 2153 2153"/>
                              <a:gd name="T35" fmla="*/ 2153 h 91"/>
                              <a:gd name="T36" fmla="+- 0 8527 8470"/>
                              <a:gd name="T37" fmla="*/ T36 w 91"/>
                              <a:gd name="T38" fmla="+- 0 2153 2153"/>
                              <a:gd name="T39" fmla="*/ 2153 h 91"/>
                              <a:gd name="T40" fmla="+- 0 8539 8470"/>
                              <a:gd name="T41" fmla="*/ T40 w 91"/>
                              <a:gd name="T42" fmla="+- 0 2157 2153"/>
                              <a:gd name="T43" fmla="*/ 2157 h 91"/>
                              <a:gd name="T44" fmla="+- 0 8556 8470"/>
                              <a:gd name="T45" fmla="*/ T44 w 91"/>
                              <a:gd name="T46" fmla="+- 0 2174 2153"/>
                              <a:gd name="T47" fmla="*/ 2174 h 91"/>
                              <a:gd name="T48" fmla="+- 0 8561 8470"/>
                              <a:gd name="T49" fmla="*/ T48 w 91"/>
                              <a:gd name="T50" fmla="+- 0 2186 2153"/>
                              <a:gd name="T51" fmla="*/ 2186 h 91"/>
                              <a:gd name="T52" fmla="+- 0 8561 8470"/>
                              <a:gd name="T53" fmla="*/ T52 w 91"/>
                              <a:gd name="T54" fmla="+- 0 2210 2153"/>
                              <a:gd name="T55" fmla="*/ 2210 h 91"/>
                              <a:gd name="T56" fmla="+- 0 8556 8470"/>
                              <a:gd name="T57" fmla="*/ T56 w 91"/>
                              <a:gd name="T58" fmla="+- 0 2222 2153"/>
                              <a:gd name="T59" fmla="*/ 2222 h 91"/>
                              <a:gd name="T60" fmla="+- 0 8539 8470"/>
                              <a:gd name="T61" fmla="*/ T60 w 91"/>
                              <a:gd name="T62" fmla="+- 0 2239 2153"/>
                              <a:gd name="T63" fmla="*/ 2239 h 91"/>
                              <a:gd name="T64" fmla="+- 0 8527 8470"/>
                              <a:gd name="T65" fmla="*/ T64 w 91"/>
                              <a:gd name="T66" fmla="+- 0 2244 2153"/>
                              <a:gd name="T67" fmla="*/ 2244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" h="91">
                                <a:moveTo>
                                  <a:pt x="57" y="91"/>
                                </a:moveTo>
                                <a:lnTo>
                                  <a:pt x="33" y="91"/>
                                </a:lnTo>
                                <a:lnTo>
                                  <a:pt x="22" y="86"/>
                                </a:lnTo>
                                <a:lnTo>
                                  <a:pt x="5" y="69"/>
                                </a:lnTo>
                                <a:lnTo>
                                  <a:pt x="0" y="57"/>
                                </a:lnTo>
                                <a:lnTo>
                                  <a:pt x="0" y="33"/>
                                </a:lnTo>
                                <a:lnTo>
                                  <a:pt x="5" y="21"/>
                                </a:lnTo>
                                <a:lnTo>
                                  <a:pt x="22" y="4"/>
                                </a:lnTo>
                                <a:lnTo>
                                  <a:pt x="33" y="0"/>
                                </a:lnTo>
                                <a:lnTo>
                                  <a:pt x="57" y="0"/>
                                </a:lnTo>
                                <a:lnTo>
                                  <a:pt x="69" y="4"/>
                                </a:lnTo>
                                <a:lnTo>
                                  <a:pt x="86" y="21"/>
                                </a:lnTo>
                                <a:lnTo>
                                  <a:pt x="91" y="33"/>
                                </a:lnTo>
                                <a:lnTo>
                                  <a:pt x="91" y="57"/>
                                </a:lnTo>
                                <a:lnTo>
                                  <a:pt x="86" y="69"/>
                                </a:lnTo>
                                <a:lnTo>
                                  <a:pt x="69" y="86"/>
                                </a:lnTo>
                                <a:lnTo>
                                  <a:pt x="57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4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A6E509" id="docshapegroup123" o:spid="_x0000_s1026" style="position:absolute;margin-left:402.25pt;margin-top:100pt;width:25.8pt;height:12.2pt;z-index:15747584;mso-position-horizontal-relative:page" coordorigin="8045,2000" coordsize="516,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qErXcgkAADItAAAOAAAAZHJzL2Uyb0RvYy54bWzsWu2u4kYW/B9p38Hy&#10;z6xmwI1tDBpuFM0ko0jZ3dHG+wDGGLACtmP7Xu7s02+dbjd0m9OAkmykRDPSXBu6aFefOqc/Ct59&#10;83o8eC9F25V1tfKDt1PfK6q83pTVbuX/J/3+TeJ7XZ9Vm+xQV8XK/1x0/jdPf/vq3alZFqLe14dN&#10;0XropOqWp2bl7/u+WU4mXb4vjln3tm6KCo3buj1mPV62u8mmzU7o/XiYiOk0npzqdtO0dV50Hd79&#10;oBr9J9n/dlvk/b+2267ovcPKB7de/m3l3zX9nTy9y5a7Nmv2ZT7QyH4Fi2NWVnjouasPWZ95z215&#10;1dWxzNu6q7f927w+TurttswLOQaMJpiORvOxrZ8bOZbd8rRrzmFCaEdx+tXd5v98+dR65Wbli2ns&#10;e1V2hEibOu/2WVPs6PmBmFGUTs1uCfDHtvmp+dSqoeL2xzr/uUPzZNxOr3cK7K1P/6g36Dd77msZ&#10;pddte6QuMH7vVYrx+SxG8dp7Od6ciXkcQ7IcTUEULsJBrHwPRelTyTSMfA+tyINz23fDp6MAo6GP&#10;ijAk+pNsqR4qiQ7EaFRIu+4S2e63RfYnipoUrKNgnSM7H0c2EJIVPR44HdHODKfRQrAOUb8bSIQk&#10;VCEJRKJyW4czRiFSPHA1w5Et8+eu/1jUUo/s5ceuRzPyeIM7dTMkRQottscDquPvb7ypl0yTBH8g&#10;wYDXsEDDvp546dQ7eeqJ1KWGCA2RPYlgMfdEIBbjnmYahp4kaM/0hfFarOZE7ZoVMkXBiFXIskLC&#10;GD05WUHLc09OVgi20VcyjQOW1ULDiFXCsgrssOOJMzZYgRl3ieKiFdihR6QcIpqxTwPBU7NjL4Jk&#10;ylMzgy9RLDU7/iQiG7PAFCANYp6aLYAI5oKnZiogURw1YWvgpCZMDVLhSH5bAoG5jaWGaddMNKBY&#10;arYGTkGFqUEq+AoQtgQigARcYQpTAoliqdkaOIsAhX8ZaCr4MpjZEohgxgs6MyWQKI7azNYgmTpm&#10;jZmpQYpHcrPZzJaAAsZGbWZKIFEsNVsD5zQ7MzVIZ3wZzGwJ3NRMCZzUsALbs9oiZis0NDVIQ74M&#10;QlsCp6ChKYFTUFr2zAk3mC54aqYGaciXQWhL4CyD0JTAWQahrUESBDOemqlBinmZy7XIlsA5eUSm&#10;BBLF5Vpka+CkFpkapBFfBpEtgXPKjUwJnFNuZGuQuASNTA3SiC+DyJbAuVBFpgTOhYo2pWauTR1l&#10;EJsapDFfBrEtgXN5j00JnMt7bGvgnDxiU4M05ssgtiXAQ/ltWmxKIFE617DpPu8js73eWuav1bC3&#10;xJ2X0UFxKk8FTd3Rvj5F3LBRTeWxA10ARRtRBxgjIfB82NXeBkNfAmOvpPbAt9EBYi7hco97lwlt&#10;TCRcbmTvwmmzQHB1vLoPHwaKtfcR7rSoUu9YDx+B00In4Y8NlRYfCX9sqLQgEBxz+SNkhmNdivn1&#10;IfgwVMx5j8BpMiMymIcegg9DxdzwCJyKnnpHvT4EH1RFDRlwlQxDkbTwMMbuRet7cC/W9Jls2WQ9&#10;1Za+9U7ykOft5YXePdYvRVrL9p4KjJZUcDyfBC/th8rE0Z7RxOlWfW1kb3TQJpQ+ZutWfVUo9ciz&#10;RLpRXxUIEyt6OmeJbtRXEwRuKmC6UV/Nx4HaLdDAXCule9BX1dMQBGkwQBfdqK8KNET0NojWZAzv&#10;9uNoBgfoDnM6zAN1JwgD6k48hyfekWYgf0flcWbpKOWHuiuUFJSt0o45py1lu+FBdPWh3HxfHg6U&#10;sF27W78/tN5LBv/ufZxEi+8GSS3YQa4QVU0f04pLT0r5JsrnWdebz/BQ2lqZgDAtcbOv2//63gkG&#10;4MrvfnnO2sL3Dj9U8IEWQUgb3l6+CKM5HQJbs2VttmRVjq5Wfu9jRaPb971yGZ+bttzt8aRArnFV&#10;/S1MsG1JLgusqG6pWA0vYEU9vWvKfIn/g9uHuytP6r4rik/1zzQW5aweH+rjmLU/PzdvYExCm3Jd&#10;Hsr+szRZwZxIVS+fypy8P3ph2lvIRts4DFRmapz6FGaqMpd+oVfV7/dY+ItvuwazG8Xm8lbb1qd9&#10;kW0ggZrQ7V4m9NJisj6Ujc4Xuh/GjPCPTFImbMqA/VDnz8ei6pWj3BYHDL+uun3ZdNB8WRzXxWbl&#10;tz9sJCHKyvzf4A0Jcd+3RZ8jpbPlFtk3vI+cPjdIxheSxP8xMy+YqxkjWCwGb0ybecEUU7M0RnGj&#10;El5bqk2r7DyPbkAaPGXiaWsPzDSEOF9qRvNCKtIt/v8ZUxF7gXEqykWAhkQp+5dJRUG6/2GpOBvW&#10;Sljtcv3KlpdUxAZJpaLew/xfUvGPcerJbR3njxzW7+7Uh7HatuJwPkipI7pA1VNAcbVL21wldTkb&#10;J6yLv45BmAfUSMy9JJwP35FcYHiOgmmnXj3xhlOPL1NgbWEHLXPv0hN2d+eeBIH23nVfo7NpNIUP&#10;wrDCzHbuSzr11z2NDqYuVkjMc09OVrY1kIQLwbKCWOe+pFN/zWrs1IsZ+YDXwbKdekJx0Ro79eEc&#10;djgTLjqkXphJp56hZsde4B9PzQy+RLHU7PgTK56aKYBy6hlqtgBCBPQlAhM1UwGJ4qiNnXoXNTp8&#10;X6ImnfpramLszSQxS23k1APFUrM1QNR4QenAYVAjb4ahZksAG40vzJFTDxRLzdbAWQSMU39N7cqp&#10;j8g2uhZ05NQDxVEbO/WuWYNx6hlqtgTEiqdmSiBRLDVbg8Q1zTJOPUPNlsBNzSoDGgBHbezUR5hk&#10;uMmDceqvqV059Q5B6fB3TlwMgBd07NRH8GxZaqYGyqlnqNkSOMtg5NQ7ymDs1Ef0rS0z5YamBsqp&#10;v6Z25dQ7Jg86WBtRc0weY6feRQ1ldulNOfUMtVEZuKZc26knFJdrY6feJSjj1DPURmXgWqhsp55Q&#10;HLWxU+8qA8apv6Y2dupdy7vt1LuWd3JdlOzq1xSuyYNx6hlqozJwbYhsp97cp+FU+MWpd33FQJsF&#10;7Me/OPVX39R8cerl91K/walHMZNTjwud5i9OvPKVac40T4KXdu2sDnY3pn0Tp1v1dbCysZ8FKrnt&#10;imPdBQinU3X41F3oq+oKJ0yAQO8+CDuzWyD1OJTYLRDtxPG8O18xqCDcMeFVRG+DhqP57cchjMTp&#10;DnPSF6g7QRhQd+I5PPGONAP5eyqPMkvL+/s49UkUfpj/9Z16+VtS/DAXlinWT/UjYvrlr/laOvuX&#10;nzo//Q8AAP//AwBQSwMECgAAAAAAAAAhALn4Kb2kAQAApAEAABQAAABkcnMvbWVkaWEvaW1hZ2Ux&#10;LnBuZ4lQTkcNChoKAAAADUlIRFIAAAAOAAAADggGAAAAH0gt0QAAAAZiS0dEAP8A/wD/oL2nkwAA&#10;AAlwSFlzAAAOxAAADsQBlSsOGwAAAURJREFUKJFj/P//PwMMfHz3SXTT8h25Jw+e833+6IUKAwMD&#10;g6ScxB1ze6PNfpEek/mF+F7D1DLCNB7dcyqov276/G9fvvMxYAFcPJyfCpsyE61dzNbBNR7dcyqo&#10;rbh/zf///xmxaYLbwsj4v6q3MMTaxWwd44e3H0WTffLv4LIJm81zt05UZtaUNaw8f/yyKzGaGBgY&#10;GH7/+sPOxs76k1maR7nv/ZsPEsRqZGBgYPj29Ts/Eyz0SAHPH71QYSJVEwwwScpJ3CFVk6ScxB0m&#10;MzujLaRqNLc32szkH+UxiZOb8zOxmrh4OD/5RXpMZuIX4ntd2JSRyMjI+J+QJkZGxv8FjRlJ/EJ8&#10;r5kYGBgYbFzN11b2FIRy8XB+wmdTZU9BqI2r+VoGBqS0ysAASeQbl+3IO3XonA9yIjezM9riH+Ux&#10;CTmRAwDx231ILOgefAAAAABJRU5ErkJgglBLAwQKAAAAAAAAACEAGte6l60BAACtAQAAFAAAAGRy&#10;cy9tZWRpYS9pbWFnZTIucG5niVBORw0KGgoAAAANSUhEUgAAAA4AAAAOCAYAAAAfSC3RAAAABmJL&#10;R0QA/wD/AP+gvaeTAAAACXBIWXMAAA7EAAAOxAGVKw4bAAABTUlEQVQokWP8//8/Awx8ePdRdMOS&#10;7bnHD5zxffrwuQoDAwODtLzkHUsHk80BMZ6TBYT4X8PUMsI0Ht59Iqi7aur8r1++8TFgAdw8XJ9K&#10;27ITbV0t1sE1Ht59Iqgxv2fN////GbFpgtvCyPi/fmJJiK2rxTrG928/iMa559zBZRM2mxfvmqrM&#10;rC6lV3n22EVXYjQxMDAw/P71m52Nje0nszinQt+7Nx8kiNXIwMDA8O3rd34mWOiRAp4+fK7CRKom&#10;GGCSlpe8Q6omaXnJO0wW9sZbSNVo6WCymfH92w+isW7Zd799/c5LjCYubs7Pi3dNVWYSEOJ/XdKa&#10;ncTIyPifkCZGRsb/pW3ZiQJC/K+ZGBgYGOzdLdfUTSgO5ebh+oRLEzcP16e6CcWhdm6WaxkYkNIq&#10;AwMkka9fvC3vxMGzPsiJ3MLeeEtgrNck5EQOAKrwgzNqs+iIAAAAAElFTkSuQmCCUEsDBBQABgAI&#10;AAAAIQByBDw54AAAAAsBAAAPAAAAZHJzL2Rvd25yZXYueG1sTI9NS8NAEIbvgv9hGcGb3aQmJcRs&#10;SinqqQi2gnjbZqdJaHY2ZLdJ+u8dT/Y47zy8H8V6tp0YcfCtIwXxIgKBVDnTUq3g6/D2lIHwQZPR&#10;nSNUcEUP6/L+rtC5cRN94rgPtWAT8rlW0ITQ51L6qkGr/cL1SPw7ucHqwOdQSzPoic1tJ5dRtJJW&#10;t8QJje5x22B13l+sgvdJT5vn+HXcnU/b688h/fjexajU48O8eQERcA7/MPzV5+pQcqeju5DxolOQ&#10;RUnKqAKO4VFMZOkqBnFkZZkkIMtC3m4ofw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0qErXcgkAADItAAAOAAAAAAAAAAAAAAAAADoCAABkcnMv&#10;ZTJvRG9jLnhtbFBLAQItAAoAAAAAAAAAIQC5+Cm9pAEAAKQBAAAUAAAAAAAAAAAAAAAAANgLAABk&#10;cnMvbWVkaWEvaW1hZ2UxLnBuZ1BLAQItAAoAAAAAAAAAIQAa17qXrQEAAK0BAAAUAAAAAAAAAAAA&#10;AAAAAK4NAABkcnMvbWVkaWEvaW1hZ2UyLnBuZ1BLAQItABQABgAIAAAAIQByBDw54AAAAAsBAAAP&#10;AAAAAAAAAAAAAAAAAI0PAABkcnMvZG93bnJldi54bWxQSwECLQAUAAYACAAAACEALmzwAMUAAACl&#10;AQAAGQAAAAAAAAAAAAAAAACaEAAAZHJzL19yZWxzL2Uyb0RvYy54bWwucmVsc1BLBQYAAAAABwAH&#10;AL4BAACWEQAAAAA=&#10;">
                <v:shape id="docshape124" o:spid="_x0000_s1027" style="position:absolute;left:8044;top:2128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s5JwAAAANwAAAAPAAAAZHJzL2Rvd25yZXYueG1sRI/NCsIw&#10;EITvgu8QVvCmqR5UqlFErXhS/Dl4XJq1LTab0kStb28EweMwM98ws0VjSvGk2hWWFQz6EQji1OqC&#10;MwWXc9KbgHAeWWNpmRS8ycFi3m7NMNb2xUd6nnwmAoRdjApy76tYSpfmZND1bUUcvJutDfog60zq&#10;Gl8Bbko5jKKRNFhwWMixolVO6f30MAr2o8MaE94spW7226O/JpNkVyrV7TTLKQhPjf+Hf+2dVjCM&#10;xvA9E46AnH8AAAD//wMAUEsBAi0AFAAGAAgAAAAhANvh9svuAAAAhQEAABMAAAAAAAAAAAAAAAAA&#10;AAAAAFtDb250ZW50X1R5cGVzXS54bWxQSwECLQAUAAYACAAAACEAWvQsW78AAAAVAQAACwAAAAAA&#10;AAAAAAAAAAAfAQAAX3JlbHMvLnJlbHNQSwECLQAUAAYACAAAACEAx0LOScAAAADcAAAADwAAAAAA&#10;AAAAAAAAAAAHAgAAZHJzL2Rvd25yZXYueG1sUEsFBgAAAAADAAMAtwAAAPQCAAAAAA==&#10;" path="m43,68r-18,l16,64,3,51,,43,,25,3,16,16,3,25,,43,r8,3l64,16r4,9l68,43r-4,8l51,64r-8,4xe" fillcolor="#c6859e" stroked="f">
                  <v:path arrowok="t" o:connecttype="custom" o:connectlocs="43,2197;25,2197;16,2193;3,2180;0,2172;0,2154;3,2145;16,2132;25,2129;43,2129;51,2132;64,2145;68,2154;68,2172;64,2180;51,2193;43,2197" o:connectangles="0,0,0,0,0,0,0,0,0,0,0,0,0,0,0,0,0"/>
                </v:shape>
                <v:shape id="docshape125" o:spid="_x0000_s1028" type="#_x0000_t75" style="position:absolute;left:8171;top:1999;width:105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64XvQAAANwAAAAPAAAAZHJzL2Rvd25yZXYueG1sRE+7CsIw&#10;FN0F/yFcwU1TFYpUoxRRcPM9uF2aa1tsbkoTtfr1ZhAcD+c9X7amEk9qXGlZwWgYgSDOrC45V3A+&#10;bQZTEM4ja6wsk4I3OVguup05Jtq++EDPo89FCGGXoILC+zqR0mUFGXRDWxMH7mYbgz7AJpe6wVcI&#10;N5UcR1EsDZYcGgqsaVVQdj8+jAKKD5/1/mLS1u42bnJ+X30aX5Xq99p0BsJT6//in3urFYyjsDac&#10;CUdALr4AAAD//wMAUEsBAi0AFAAGAAgAAAAhANvh9svuAAAAhQEAABMAAAAAAAAAAAAAAAAAAAAA&#10;AFtDb250ZW50X1R5cGVzXS54bWxQSwECLQAUAAYACAAAACEAWvQsW78AAAAVAQAACwAAAAAAAAAA&#10;AAAAAAAfAQAAX3JlbHMvLnJlbHNQSwECLQAUAAYACAAAACEAXf+uF70AAADcAAAADwAAAAAAAAAA&#10;AAAAAAAHAgAAZHJzL2Rvd25yZXYueG1sUEsFBgAAAAADAAMAtwAAAPECAAAAAA==&#10;">
                  <v:imagedata r:id="rId67" o:title=""/>
                </v:shape>
                <v:shape id="docshape126" o:spid="_x0000_s1029" type="#_x0000_t75" style="position:absolute;left:8316;top:2003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rEGxwAAANwAAAAPAAAAZHJzL2Rvd25yZXYueG1sRI9Ba8JA&#10;FITvBf/D8oReRDfJwdo0GxFRkUKVqoceH9lnEsy+jdmtxn/fLRR6HGbmGyab96YRN+pcbVlBPIlA&#10;EBdW11wqOB3X4xkI55E1NpZJwYMczPPBU4aptnf+pNvBlyJA2KWooPK+TaV0RUUG3cS2xME7286g&#10;D7Irpe7wHuCmkUkUTaXBmsNChS0tKyouh2+jYBS3m/3qw727zfba70bJ5St+OSn1POwXbyA89f4/&#10;/NfeagVJ9Aq/Z8IRkPkPAAAA//8DAFBLAQItABQABgAIAAAAIQDb4fbL7gAAAIUBAAATAAAAAAAA&#10;AAAAAAAAAAAAAABbQ29udGVudF9UeXBlc10ueG1sUEsBAi0AFAAGAAgAAAAhAFr0LFu/AAAAFQEA&#10;AAsAAAAAAAAAAAAAAAAAHwEAAF9yZWxzLy5yZWxzUEsBAi0AFAAGAAgAAAAhAHXKsQbHAAAA3AAA&#10;AA8AAAAAAAAAAAAAAAAABwIAAGRycy9kb3ducmV2LnhtbFBLBQYAAAAAAwADALcAAAD7AgAAAAA=&#10;">
                  <v:imagedata r:id="rId68" o:title=""/>
                </v:shape>
                <v:shape id="docshape127" o:spid="_x0000_s1030" style="position:absolute;left:8469;top:2152;width:91;height:91;visibility:visible;mso-wrap-style:square;v-text-anchor:top" coordsize="91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rCKwgAAANwAAAAPAAAAZHJzL2Rvd25yZXYueG1sRE9Na4NA&#10;EL0X+h+WCfTWrBFSxLgGCRQS0ks1kBwHd6ISd1bcjdp/3z0Ueny872y/mF5MNLrOsoLNOgJBXFvd&#10;caPgUn2+JyCcR9bYWyYFP+Rgn7++ZJhqO/M3TaVvRAhhl6KC1vshldLVLRl0azsQB+5uR4M+wLGR&#10;esQ5hJtexlH0IQ12HBpaHOjQUv0on0bBcVslz7Nsrod4Tk7b21Rcl69CqbfVUuxAeFr8v/jPfdQK&#10;4k2YH86EIyDzXwAAAP//AwBQSwECLQAUAAYACAAAACEA2+H2y+4AAACFAQAAEwAAAAAAAAAAAAAA&#10;AAAAAAAAW0NvbnRlbnRfVHlwZXNdLnhtbFBLAQItABQABgAIAAAAIQBa9CxbvwAAABUBAAALAAAA&#10;AAAAAAAAAAAAAB8BAABfcmVscy8ucmVsc1BLAQItABQABgAIAAAAIQBDorCKwgAAANwAAAAPAAAA&#10;AAAAAAAAAAAAAAcCAABkcnMvZG93bnJldi54bWxQSwUGAAAAAAMAAwC3AAAA9gIAAAAA&#10;" path="m57,91r-24,l22,86,5,69,,57,,33,5,21,22,4,33,,57,,69,4,86,21r5,12l91,57,86,69,69,86,57,91xe" fillcolor="#854d7e" stroked="f">
                  <v:path arrowok="t" o:connecttype="custom" o:connectlocs="57,2244;33,2244;22,2239;5,2222;0,2210;0,2186;5,2174;22,2157;33,2153;57,2153;69,2157;86,2174;91,2186;91,2210;86,2222;69,2239;57,2244" o:connectangles="0,0,0,0,0,0,0,0,0,0,0,0,0,0,0,0,0"/>
                </v:shape>
                <w10:wrap anchorx="page"/>
              </v:group>
            </w:pict>
          </mc:Fallback>
        </mc:AlternateContent>
      </w:r>
      <w:bookmarkStart w:id="53" w:name="_bookmark3"/>
      <w:bookmarkEnd w:id="53"/>
      <w:r w:rsidR="002A74E7">
        <w:rPr>
          <w:rFonts w:ascii="Arial"/>
          <w:b/>
        </w:rPr>
        <w:t xml:space="preserve">Figure 2. </w:t>
      </w:r>
      <w:r w:rsidR="002A74E7">
        <w:t>Distribution of the tinnitus occurrence (</w:t>
      </w:r>
      <w:r w:rsidR="002A74E7">
        <w:rPr>
          <w:i/>
        </w:rPr>
        <w:t>Did you perceive the tinnitus right now?</w:t>
      </w:r>
      <w:r w:rsidR="002A74E7">
        <w:t>) by country and season for</w:t>
      </w:r>
      <w:r w:rsidR="002A74E7">
        <w:rPr>
          <w:spacing w:val="1"/>
        </w:rPr>
        <w:t xml:space="preserve"> </w:t>
      </w:r>
      <w:r w:rsidR="002A74E7">
        <w:rPr>
          <w:w w:val="95"/>
        </w:rPr>
        <w:t>Switzerland</w:t>
      </w:r>
      <w:r w:rsidR="002A74E7">
        <w:rPr>
          <w:spacing w:val="13"/>
          <w:w w:val="95"/>
        </w:rPr>
        <w:t xml:space="preserve"> </w:t>
      </w:r>
      <w:r w:rsidR="002A74E7">
        <w:rPr>
          <w:w w:val="95"/>
        </w:rPr>
        <w:t>(CH),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Germany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(DE),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the</w:t>
      </w:r>
      <w:r w:rsidR="002A74E7">
        <w:rPr>
          <w:spacing w:val="13"/>
          <w:w w:val="95"/>
        </w:rPr>
        <w:t xml:space="preserve"> </w:t>
      </w:r>
      <w:r w:rsidR="002A74E7">
        <w:rPr>
          <w:w w:val="95"/>
        </w:rPr>
        <w:t>United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States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of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America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(US),</w:t>
      </w:r>
      <w:r w:rsidR="002A74E7">
        <w:rPr>
          <w:spacing w:val="13"/>
          <w:w w:val="95"/>
        </w:rPr>
        <w:t xml:space="preserve"> </w:t>
      </w:r>
      <w:r w:rsidR="002A74E7">
        <w:rPr>
          <w:w w:val="95"/>
        </w:rPr>
        <w:t>the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United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Kingdom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of</w:t>
      </w:r>
      <w:r w:rsidR="002A74E7">
        <w:rPr>
          <w:spacing w:val="13"/>
          <w:w w:val="95"/>
        </w:rPr>
        <w:t xml:space="preserve"> </w:t>
      </w:r>
      <w:r w:rsidR="002A74E7">
        <w:rPr>
          <w:w w:val="95"/>
        </w:rPr>
        <w:t>Great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Britain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&amp;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Northern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Ireland</w:t>
      </w:r>
      <w:r w:rsidR="002A74E7">
        <w:rPr>
          <w:spacing w:val="-45"/>
          <w:w w:val="95"/>
        </w:rPr>
        <w:t xml:space="preserve"> </w:t>
      </w:r>
      <w:r w:rsidR="002A74E7">
        <w:t>(GB),</w:t>
      </w:r>
      <w:r w:rsidR="002A74E7">
        <w:rPr>
          <w:spacing w:val="-2"/>
        </w:rPr>
        <w:t xml:space="preserve"> </w:t>
      </w:r>
      <w:r w:rsidR="002A74E7">
        <w:t>and</w:t>
      </w:r>
      <w:r w:rsidR="002A74E7">
        <w:rPr>
          <w:spacing w:val="-2"/>
        </w:rPr>
        <w:t xml:space="preserve"> </w:t>
      </w:r>
      <w:r w:rsidR="002A74E7">
        <w:t>the</w:t>
      </w:r>
      <w:r w:rsidR="002A74E7">
        <w:rPr>
          <w:spacing w:val="-2"/>
        </w:rPr>
        <w:t xml:space="preserve"> </w:t>
      </w:r>
      <w:r w:rsidR="002A74E7">
        <w:t>Netherlands.</w:t>
      </w:r>
      <w:r w:rsidR="002A74E7">
        <w:rPr>
          <w:spacing w:val="10"/>
        </w:rPr>
        <w:t xml:space="preserve"> </w:t>
      </w:r>
      <w:r w:rsidR="002A74E7">
        <w:rPr>
          <w:i/>
        </w:rPr>
        <w:t>n</w:t>
      </w:r>
      <w:r w:rsidR="002A74E7">
        <w:rPr>
          <w:i/>
          <w:spacing w:val="-2"/>
        </w:rPr>
        <w:t xml:space="preserve"> </w:t>
      </w:r>
      <w:r w:rsidR="002A74E7">
        <w:t>denotes</w:t>
      </w:r>
      <w:r w:rsidR="002A74E7">
        <w:rPr>
          <w:spacing w:val="-2"/>
        </w:rPr>
        <w:t xml:space="preserve"> </w:t>
      </w:r>
      <w:r w:rsidR="002A74E7">
        <w:t>the</w:t>
      </w:r>
      <w:r w:rsidR="002A74E7">
        <w:rPr>
          <w:spacing w:val="-2"/>
        </w:rPr>
        <w:t xml:space="preserve"> </w:t>
      </w:r>
      <w:r w:rsidR="002A74E7">
        <w:t>number</w:t>
      </w:r>
      <w:r w:rsidR="002A74E7">
        <w:rPr>
          <w:spacing w:val="-2"/>
        </w:rPr>
        <w:t xml:space="preserve"> </w:t>
      </w:r>
      <w:r w:rsidR="002A74E7">
        <w:t>of</w:t>
      </w:r>
      <w:r w:rsidR="002A74E7">
        <w:rPr>
          <w:spacing w:val="-2"/>
        </w:rPr>
        <w:t xml:space="preserve"> </w:t>
      </w:r>
      <w:r w:rsidR="002A74E7">
        <w:t>filled</w:t>
      </w:r>
      <w:r w:rsidR="002A74E7">
        <w:rPr>
          <w:spacing w:val="-2"/>
        </w:rPr>
        <w:t xml:space="preserve"> </w:t>
      </w:r>
      <w:r w:rsidR="002A74E7">
        <w:t>out</w:t>
      </w:r>
      <w:r w:rsidR="002A74E7">
        <w:rPr>
          <w:spacing w:val="-2"/>
        </w:rPr>
        <w:t xml:space="preserve"> </w:t>
      </w:r>
      <w:r w:rsidR="002A74E7">
        <w:t>daily</w:t>
      </w:r>
      <w:r w:rsidR="002A74E7">
        <w:rPr>
          <w:spacing w:val="-2"/>
        </w:rPr>
        <w:t xml:space="preserve"> </w:t>
      </w:r>
      <w:r w:rsidR="002A74E7">
        <w:t>questionnaires</w:t>
      </w:r>
      <w:r w:rsidR="002A74E7">
        <w:rPr>
          <w:spacing w:val="-2"/>
        </w:rPr>
        <w:t xml:space="preserve"> </w:t>
      </w:r>
      <w:r w:rsidR="002A74E7">
        <w:t>per</w:t>
      </w:r>
      <w:r w:rsidR="002A74E7">
        <w:rPr>
          <w:spacing w:val="-2"/>
        </w:rPr>
        <w:t xml:space="preserve"> </w:t>
      </w:r>
      <w:r w:rsidR="002A74E7">
        <w:t>country</w:t>
      </w:r>
      <w:r w:rsidR="002A74E7">
        <w:rPr>
          <w:spacing w:val="-2"/>
        </w:rPr>
        <w:t xml:space="preserve"> </w:t>
      </w:r>
      <w:r w:rsidR="002A74E7">
        <w:t>for</w:t>
      </w:r>
      <w:r w:rsidR="002A74E7">
        <w:rPr>
          <w:spacing w:val="-2"/>
        </w:rPr>
        <w:t xml:space="preserve"> </w:t>
      </w:r>
      <w:r w:rsidR="002A74E7">
        <w:t>all</w:t>
      </w:r>
      <w:r w:rsidR="002A74E7">
        <w:rPr>
          <w:spacing w:val="-2"/>
        </w:rPr>
        <w:t xml:space="preserve"> </w:t>
      </w:r>
      <w:r w:rsidR="002A74E7">
        <w:t>seasons.</w:t>
      </w:r>
    </w:p>
    <w:p w14:paraId="4760E9A0" w14:textId="77777777" w:rsidR="0045732C" w:rsidRDefault="0045732C">
      <w:pPr>
        <w:pStyle w:val="BodyText"/>
      </w:pPr>
    </w:p>
    <w:p w14:paraId="6BEF70DF" w14:textId="77777777" w:rsidR="0045732C" w:rsidRDefault="0045732C">
      <w:pPr>
        <w:pStyle w:val="BodyText"/>
      </w:pPr>
    </w:p>
    <w:p w14:paraId="5BC9FB5E" w14:textId="016104A1" w:rsidR="0045732C" w:rsidRDefault="00A42D52">
      <w:pPr>
        <w:pStyle w:val="BodyText"/>
        <w:spacing w:before="1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1AB3A898" wp14:editId="3B56860A">
                <wp:simplePos x="0" y="0"/>
                <wp:positionH relativeFrom="page">
                  <wp:posOffset>720090</wp:posOffset>
                </wp:positionH>
                <wp:positionV relativeFrom="paragraph">
                  <wp:posOffset>103505</wp:posOffset>
                </wp:positionV>
                <wp:extent cx="1336675" cy="1163955"/>
                <wp:effectExtent l="0" t="0" r="0" b="0"/>
                <wp:wrapTopAndBottom/>
                <wp:docPr id="194" name="docshapegroup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6675" cy="1163955"/>
                          <a:chOff x="1134" y="163"/>
                          <a:chExt cx="2105" cy="1833"/>
                        </a:xfrm>
                      </wpg:grpSpPr>
                      <wps:wsp>
                        <wps:cNvPr id="195" name="docshape129"/>
                        <wps:cNvSpPr>
                          <a:spLocks/>
                        </wps:cNvSpPr>
                        <wps:spPr bwMode="auto">
                          <a:xfrm>
                            <a:off x="1833" y="1375"/>
                            <a:ext cx="32" cy="32"/>
                          </a:xfrm>
                          <a:custGeom>
                            <a:avLst/>
                            <a:gdLst>
                              <a:gd name="T0" fmla="+- 0 1854 1834"/>
                              <a:gd name="T1" fmla="*/ T0 w 32"/>
                              <a:gd name="T2" fmla="+- 0 1407 1375"/>
                              <a:gd name="T3" fmla="*/ 1407 h 32"/>
                              <a:gd name="T4" fmla="+- 0 1845 1834"/>
                              <a:gd name="T5" fmla="*/ T4 w 32"/>
                              <a:gd name="T6" fmla="+- 0 1407 1375"/>
                              <a:gd name="T7" fmla="*/ 1407 h 32"/>
                              <a:gd name="T8" fmla="+- 0 1841 1834"/>
                              <a:gd name="T9" fmla="*/ T8 w 32"/>
                              <a:gd name="T10" fmla="+- 0 1405 1375"/>
                              <a:gd name="T11" fmla="*/ 1405 h 32"/>
                              <a:gd name="T12" fmla="+- 0 1835 1834"/>
                              <a:gd name="T13" fmla="*/ T12 w 32"/>
                              <a:gd name="T14" fmla="+- 0 1399 1375"/>
                              <a:gd name="T15" fmla="*/ 1399 h 32"/>
                              <a:gd name="T16" fmla="+- 0 1834 1834"/>
                              <a:gd name="T17" fmla="*/ T16 w 32"/>
                              <a:gd name="T18" fmla="+- 0 1395 1375"/>
                              <a:gd name="T19" fmla="*/ 1395 h 32"/>
                              <a:gd name="T20" fmla="+- 0 1834 1834"/>
                              <a:gd name="T21" fmla="*/ T20 w 32"/>
                              <a:gd name="T22" fmla="+- 0 1387 1375"/>
                              <a:gd name="T23" fmla="*/ 1387 h 32"/>
                              <a:gd name="T24" fmla="+- 0 1835 1834"/>
                              <a:gd name="T25" fmla="*/ T24 w 32"/>
                              <a:gd name="T26" fmla="+- 0 1383 1375"/>
                              <a:gd name="T27" fmla="*/ 1383 h 32"/>
                              <a:gd name="T28" fmla="+- 0 1841 1834"/>
                              <a:gd name="T29" fmla="*/ T28 w 32"/>
                              <a:gd name="T30" fmla="+- 0 1377 1375"/>
                              <a:gd name="T31" fmla="*/ 1377 h 32"/>
                              <a:gd name="T32" fmla="+- 0 1845 1834"/>
                              <a:gd name="T33" fmla="*/ T32 w 32"/>
                              <a:gd name="T34" fmla="+- 0 1375 1375"/>
                              <a:gd name="T35" fmla="*/ 1375 h 32"/>
                              <a:gd name="T36" fmla="+- 0 1854 1834"/>
                              <a:gd name="T37" fmla="*/ T36 w 32"/>
                              <a:gd name="T38" fmla="+- 0 1375 1375"/>
                              <a:gd name="T39" fmla="*/ 1375 h 32"/>
                              <a:gd name="T40" fmla="+- 0 1858 1834"/>
                              <a:gd name="T41" fmla="*/ T40 w 32"/>
                              <a:gd name="T42" fmla="+- 0 1377 1375"/>
                              <a:gd name="T43" fmla="*/ 1377 h 32"/>
                              <a:gd name="T44" fmla="+- 0 1864 1834"/>
                              <a:gd name="T45" fmla="*/ T44 w 32"/>
                              <a:gd name="T46" fmla="+- 0 1383 1375"/>
                              <a:gd name="T47" fmla="*/ 1383 h 32"/>
                              <a:gd name="T48" fmla="+- 0 1866 1834"/>
                              <a:gd name="T49" fmla="*/ T48 w 32"/>
                              <a:gd name="T50" fmla="+- 0 1387 1375"/>
                              <a:gd name="T51" fmla="*/ 1387 h 32"/>
                              <a:gd name="T52" fmla="+- 0 1866 1834"/>
                              <a:gd name="T53" fmla="*/ T52 w 32"/>
                              <a:gd name="T54" fmla="+- 0 1395 1375"/>
                              <a:gd name="T55" fmla="*/ 1395 h 32"/>
                              <a:gd name="T56" fmla="+- 0 1864 1834"/>
                              <a:gd name="T57" fmla="*/ T56 w 32"/>
                              <a:gd name="T58" fmla="+- 0 1399 1375"/>
                              <a:gd name="T59" fmla="*/ 1399 h 32"/>
                              <a:gd name="T60" fmla="+- 0 1858 1834"/>
                              <a:gd name="T61" fmla="*/ T60 w 32"/>
                              <a:gd name="T62" fmla="+- 0 1405 1375"/>
                              <a:gd name="T63" fmla="*/ 1405 h 32"/>
                              <a:gd name="T64" fmla="+- 0 1854 1834"/>
                              <a:gd name="T65" fmla="*/ T64 w 32"/>
                              <a:gd name="T66" fmla="+- 0 1407 1375"/>
                              <a:gd name="T67" fmla="*/ 1407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20" y="32"/>
                                </a:moveTo>
                                <a:lnTo>
                                  <a:pt x="11" y="32"/>
                                </a:lnTo>
                                <a:lnTo>
                                  <a:pt x="7" y="30"/>
                                </a:lnTo>
                                <a:lnTo>
                                  <a:pt x="1" y="24"/>
                                </a:lnTo>
                                <a:lnTo>
                                  <a:pt x="0" y="20"/>
                                </a:lnTo>
                                <a:lnTo>
                                  <a:pt x="0" y="12"/>
                                </a:lnTo>
                                <a:lnTo>
                                  <a:pt x="1" y="8"/>
                                </a:lnTo>
                                <a:lnTo>
                                  <a:pt x="7" y="2"/>
                                </a:lnTo>
                                <a:lnTo>
                                  <a:pt x="11" y="0"/>
                                </a:lnTo>
                                <a:lnTo>
                                  <a:pt x="20" y="0"/>
                                </a:lnTo>
                                <a:lnTo>
                                  <a:pt x="24" y="2"/>
                                </a:lnTo>
                                <a:lnTo>
                                  <a:pt x="30" y="8"/>
                                </a:lnTo>
                                <a:lnTo>
                                  <a:pt x="32" y="12"/>
                                </a:lnTo>
                                <a:lnTo>
                                  <a:pt x="32" y="20"/>
                                </a:lnTo>
                                <a:lnTo>
                                  <a:pt x="30" y="24"/>
                                </a:lnTo>
                                <a:lnTo>
                                  <a:pt x="24" y="30"/>
                                </a:lnTo>
                                <a:lnTo>
                                  <a:pt x="20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CA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docshape130"/>
                        <wps:cNvSpPr>
                          <a:spLocks/>
                        </wps:cNvSpPr>
                        <wps:spPr bwMode="auto">
                          <a:xfrm>
                            <a:off x="1967" y="1187"/>
                            <a:ext cx="56" cy="56"/>
                          </a:xfrm>
                          <a:custGeom>
                            <a:avLst/>
                            <a:gdLst>
                              <a:gd name="T0" fmla="+- 0 2002 1967"/>
                              <a:gd name="T1" fmla="*/ T0 w 56"/>
                              <a:gd name="T2" fmla="+- 0 1243 1187"/>
                              <a:gd name="T3" fmla="*/ 1243 h 56"/>
                              <a:gd name="T4" fmla="+- 0 1988 1967"/>
                              <a:gd name="T5" fmla="*/ T4 w 56"/>
                              <a:gd name="T6" fmla="+- 0 1243 1187"/>
                              <a:gd name="T7" fmla="*/ 1243 h 56"/>
                              <a:gd name="T8" fmla="+- 0 1981 1967"/>
                              <a:gd name="T9" fmla="*/ T8 w 56"/>
                              <a:gd name="T10" fmla="+- 0 1240 1187"/>
                              <a:gd name="T11" fmla="*/ 1240 h 56"/>
                              <a:gd name="T12" fmla="+- 0 1970 1967"/>
                              <a:gd name="T13" fmla="*/ T12 w 56"/>
                              <a:gd name="T14" fmla="+- 0 1229 1187"/>
                              <a:gd name="T15" fmla="*/ 1229 h 56"/>
                              <a:gd name="T16" fmla="+- 0 1967 1967"/>
                              <a:gd name="T17" fmla="*/ T16 w 56"/>
                              <a:gd name="T18" fmla="+- 0 1222 1187"/>
                              <a:gd name="T19" fmla="*/ 1222 h 56"/>
                              <a:gd name="T20" fmla="+- 0 1967 1967"/>
                              <a:gd name="T21" fmla="*/ T20 w 56"/>
                              <a:gd name="T22" fmla="+- 0 1208 1187"/>
                              <a:gd name="T23" fmla="*/ 1208 h 56"/>
                              <a:gd name="T24" fmla="+- 0 1970 1967"/>
                              <a:gd name="T25" fmla="*/ T24 w 56"/>
                              <a:gd name="T26" fmla="+- 0 1201 1187"/>
                              <a:gd name="T27" fmla="*/ 1201 h 56"/>
                              <a:gd name="T28" fmla="+- 0 1981 1967"/>
                              <a:gd name="T29" fmla="*/ T28 w 56"/>
                              <a:gd name="T30" fmla="+- 0 1190 1187"/>
                              <a:gd name="T31" fmla="*/ 1190 h 56"/>
                              <a:gd name="T32" fmla="+- 0 1988 1967"/>
                              <a:gd name="T33" fmla="*/ T32 w 56"/>
                              <a:gd name="T34" fmla="+- 0 1187 1187"/>
                              <a:gd name="T35" fmla="*/ 1187 h 56"/>
                              <a:gd name="T36" fmla="+- 0 2002 1967"/>
                              <a:gd name="T37" fmla="*/ T36 w 56"/>
                              <a:gd name="T38" fmla="+- 0 1187 1187"/>
                              <a:gd name="T39" fmla="*/ 1187 h 56"/>
                              <a:gd name="T40" fmla="+- 0 2009 1967"/>
                              <a:gd name="T41" fmla="*/ T40 w 56"/>
                              <a:gd name="T42" fmla="+- 0 1190 1187"/>
                              <a:gd name="T43" fmla="*/ 1190 h 56"/>
                              <a:gd name="T44" fmla="+- 0 2020 1967"/>
                              <a:gd name="T45" fmla="*/ T44 w 56"/>
                              <a:gd name="T46" fmla="+- 0 1201 1187"/>
                              <a:gd name="T47" fmla="*/ 1201 h 56"/>
                              <a:gd name="T48" fmla="+- 0 2023 1967"/>
                              <a:gd name="T49" fmla="*/ T48 w 56"/>
                              <a:gd name="T50" fmla="+- 0 1208 1187"/>
                              <a:gd name="T51" fmla="*/ 1208 h 56"/>
                              <a:gd name="T52" fmla="+- 0 2023 1967"/>
                              <a:gd name="T53" fmla="*/ T52 w 56"/>
                              <a:gd name="T54" fmla="+- 0 1222 1187"/>
                              <a:gd name="T55" fmla="*/ 1222 h 56"/>
                              <a:gd name="T56" fmla="+- 0 2020 1967"/>
                              <a:gd name="T57" fmla="*/ T56 w 56"/>
                              <a:gd name="T58" fmla="+- 0 1229 1187"/>
                              <a:gd name="T59" fmla="*/ 1229 h 56"/>
                              <a:gd name="T60" fmla="+- 0 2009 1967"/>
                              <a:gd name="T61" fmla="*/ T60 w 56"/>
                              <a:gd name="T62" fmla="+- 0 1240 1187"/>
                              <a:gd name="T63" fmla="*/ 1240 h 56"/>
                              <a:gd name="T64" fmla="+- 0 2002 1967"/>
                              <a:gd name="T65" fmla="*/ T64 w 56"/>
                              <a:gd name="T66" fmla="+- 0 1243 1187"/>
                              <a:gd name="T67" fmla="*/ 1243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35" y="56"/>
                                </a:moveTo>
                                <a:lnTo>
                                  <a:pt x="21" y="56"/>
                                </a:lnTo>
                                <a:lnTo>
                                  <a:pt x="14" y="53"/>
                                </a:lnTo>
                                <a:lnTo>
                                  <a:pt x="3" y="42"/>
                                </a:lnTo>
                                <a:lnTo>
                                  <a:pt x="0" y="35"/>
                                </a:lnTo>
                                <a:lnTo>
                                  <a:pt x="0" y="21"/>
                                </a:lnTo>
                                <a:lnTo>
                                  <a:pt x="3" y="14"/>
                                </a:lnTo>
                                <a:lnTo>
                                  <a:pt x="14" y="3"/>
                                </a:lnTo>
                                <a:lnTo>
                                  <a:pt x="21" y="0"/>
                                </a:lnTo>
                                <a:lnTo>
                                  <a:pt x="35" y="0"/>
                                </a:lnTo>
                                <a:lnTo>
                                  <a:pt x="42" y="3"/>
                                </a:lnTo>
                                <a:lnTo>
                                  <a:pt x="53" y="14"/>
                                </a:lnTo>
                                <a:lnTo>
                                  <a:pt x="56" y="21"/>
                                </a:lnTo>
                                <a:lnTo>
                                  <a:pt x="56" y="35"/>
                                </a:lnTo>
                                <a:lnTo>
                                  <a:pt x="53" y="42"/>
                                </a:lnTo>
                                <a:lnTo>
                                  <a:pt x="42" y="53"/>
                                </a:lnTo>
                                <a:lnTo>
                                  <a:pt x="35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A1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docshape131"/>
                        <wps:cNvSpPr>
                          <a:spLocks/>
                        </wps:cNvSpPr>
                        <wps:spPr bwMode="auto">
                          <a:xfrm>
                            <a:off x="2100" y="948"/>
                            <a:ext cx="80" cy="80"/>
                          </a:xfrm>
                          <a:custGeom>
                            <a:avLst/>
                            <a:gdLst>
                              <a:gd name="T0" fmla="+- 0 2151 2101"/>
                              <a:gd name="T1" fmla="*/ T0 w 80"/>
                              <a:gd name="T2" fmla="+- 0 1028 949"/>
                              <a:gd name="T3" fmla="*/ 1028 h 80"/>
                              <a:gd name="T4" fmla="+- 0 2130 2101"/>
                              <a:gd name="T5" fmla="*/ T4 w 80"/>
                              <a:gd name="T6" fmla="+- 0 1028 949"/>
                              <a:gd name="T7" fmla="*/ 1028 h 80"/>
                              <a:gd name="T8" fmla="+- 0 2120 2101"/>
                              <a:gd name="T9" fmla="*/ T8 w 80"/>
                              <a:gd name="T10" fmla="+- 0 1024 949"/>
                              <a:gd name="T11" fmla="*/ 1024 h 80"/>
                              <a:gd name="T12" fmla="+- 0 2105 2101"/>
                              <a:gd name="T13" fmla="*/ T12 w 80"/>
                              <a:gd name="T14" fmla="+- 0 1009 949"/>
                              <a:gd name="T15" fmla="*/ 1009 h 80"/>
                              <a:gd name="T16" fmla="+- 0 2101 2101"/>
                              <a:gd name="T17" fmla="*/ T16 w 80"/>
                              <a:gd name="T18" fmla="+- 0 999 949"/>
                              <a:gd name="T19" fmla="*/ 999 h 80"/>
                              <a:gd name="T20" fmla="+- 0 2101 2101"/>
                              <a:gd name="T21" fmla="*/ T20 w 80"/>
                              <a:gd name="T22" fmla="+- 0 978 949"/>
                              <a:gd name="T23" fmla="*/ 978 h 80"/>
                              <a:gd name="T24" fmla="+- 0 2105 2101"/>
                              <a:gd name="T25" fmla="*/ T24 w 80"/>
                              <a:gd name="T26" fmla="+- 0 968 949"/>
                              <a:gd name="T27" fmla="*/ 968 h 80"/>
                              <a:gd name="T28" fmla="+- 0 2120 2101"/>
                              <a:gd name="T29" fmla="*/ T28 w 80"/>
                              <a:gd name="T30" fmla="+- 0 953 949"/>
                              <a:gd name="T31" fmla="*/ 953 h 80"/>
                              <a:gd name="T32" fmla="+- 0 2130 2101"/>
                              <a:gd name="T33" fmla="*/ T32 w 80"/>
                              <a:gd name="T34" fmla="+- 0 949 949"/>
                              <a:gd name="T35" fmla="*/ 949 h 80"/>
                              <a:gd name="T36" fmla="+- 0 2151 2101"/>
                              <a:gd name="T37" fmla="*/ T36 w 80"/>
                              <a:gd name="T38" fmla="+- 0 949 949"/>
                              <a:gd name="T39" fmla="*/ 949 h 80"/>
                              <a:gd name="T40" fmla="+- 0 2161 2101"/>
                              <a:gd name="T41" fmla="*/ T40 w 80"/>
                              <a:gd name="T42" fmla="+- 0 953 949"/>
                              <a:gd name="T43" fmla="*/ 953 h 80"/>
                              <a:gd name="T44" fmla="+- 0 2176 2101"/>
                              <a:gd name="T45" fmla="*/ T44 w 80"/>
                              <a:gd name="T46" fmla="+- 0 968 949"/>
                              <a:gd name="T47" fmla="*/ 968 h 80"/>
                              <a:gd name="T48" fmla="+- 0 2180 2101"/>
                              <a:gd name="T49" fmla="*/ T48 w 80"/>
                              <a:gd name="T50" fmla="+- 0 978 949"/>
                              <a:gd name="T51" fmla="*/ 978 h 80"/>
                              <a:gd name="T52" fmla="+- 0 2180 2101"/>
                              <a:gd name="T53" fmla="*/ T52 w 80"/>
                              <a:gd name="T54" fmla="+- 0 999 949"/>
                              <a:gd name="T55" fmla="*/ 999 h 80"/>
                              <a:gd name="T56" fmla="+- 0 2176 2101"/>
                              <a:gd name="T57" fmla="*/ T56 w 80"/>
                              <a:gd name="T58" fmla="+- 0 1009 949"/>
                              <a:gd name="T59" fmla="*/ 1009 h 80"/>
                              <a:gd name="T60" fmla="+- 0 2161 2101"/>
                              <a:gd name="T61" fmla="*/ T60 w 80"/>
                              <a:gd name="T62" fmla="+- 0 1024 949"/>
                              <a:gd name="T63" fmla="*/ 1024 h 80"/>
                              <a:gd name="T64" fmla="+- 0 2151 2101"/>
                              <a:gd name="T65" fmla="*/ T64 w 80"/>
                              <a:gd name="T66" fmla="+- 0 1028 949"/>
                              <a:gd name="T67" fmla="*/ 102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50" y="79"/>
                                </a:moveTo>
                                <a:lnTo>
                                  <a:pt x="29" y="79"/>
                                </a:lnTo>
                                <a:lnTo>
                                  <a:pt x="19" y="75"/>
                                </a:lnTo>
                                <a:lnTo>
                                  <a:pt x="4" y="60"/>
                                </a:lnTo>
                                <a:lnTo>
                                  <a:pt x="0" y="50"/>
                                </a:lnTo>
                                <a:lnTo>
                                  <a:pt x="0" y="29"/>
                                </a:lnTo>
                                <a:lnTo>
                                  <a:pt x="4" y="19"/>
                                </a:lnTo>
                                <a:lnTo>
                                  <a:pt x="19" y="4"/>
                                </a:lnTo>
                                <a:lnTo>
                                  <a:pt x="29" y="0"/>
                                </a:lnTo>
                                <a:lnTo>
                                  <a:pt x="50" y="0"/>
                                </a:lnTo>
                                <a:lnTo>
                                  <a:pt x="60" y="4"/>
                                </a:lnTo>
                                <a:lnTo>
                                  <a:pt x="75" y="19"/>
                                </a:lnTo>
                                <a:lnTo>
                                  <a:pt x="79" y="29"/>
                                </a:lnTo>
                                <a:lnTo>
                                  <a:pt x="79" y="50"/>
                                </a:lnTo>
                                <a:lnTo>
                                  <a:pt x="75" y="60"/>
                                </a:lnTo>
                                <a:lnTo>
                                  <a:pt x="60" y="75"/>
                                </a:lnTo>
                                <a:lnTo>
                                  <a:pt x="50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69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docshape132"/>
                        <wps:cNvSpPr>
                          <a:spLocks/>
                        </wps:cNvSpPr>
                        <wps:spPr bwMode="auto">
                          <a:xfrm>
                            <a:off x="2244" y="790"/>
                            <a:ext cx="85" cy="85"/>
                          </a:xfrm>
                          <a:custGeom>
                            <a:avLst/>
                            <a:gdLst>
                              <a:gd name="T0" fmla="+- 0 2297 2244"/>
                              <a:gd name="T1" fmla="*/ T0 w 85"/>
                              <a:gd name="T2" fmla="+- 0 874 790"/>
                              <a:gd name="T3" fmla="*/ 874 h 85"/>
                              <a:gd name="T4" fmla="+- 0 2275 2244"/>
                              <a:gd name="T5" fmla="*/ T4 w 85"/>
                              <a:gd name="T6" fmla="+- 0 874 790"/>
                              <a:gd name="T7" fmla="*/ 874 h 85"/>
                              <a:gd name="T8" fmla="+- 0 2264 2244"/>
                              <a:gd name="T9" fmla="*/ T8 w 85"/>
                              <a:gd name="T10" fmla="+- 0 870 790"/>
                              <a:gd name="T11" fmla="*/ 870 h 85"/>
                              <a:gd name="T12" fmla="+- 0 2248 2244"/>
                              <a:gd name="T13" fmla="*/ T12 w 85"/>
                              <a:gd name="T14" fmla="+- 0 854 790"/>
                              <a:gd name="T15" fmla="*/ 854 h 85"/>
                              <a:gd name="T16" fmla="+- 0 2244 2244"/>
                              <a:gd name="T17" fmla="*/ T16 w 85"/>
                              <a:gd name="T18" fmla="+- 0 843 790"/>
                              <a:gd name="T19" fmla="*/ 843 h 85"/>
                              <a:gd name="T20" fmla="+- 0 2244 2244"/>
                              <a:gd name="T21" fmla="*/ T20 w 85"/>
                              <a:gd name="T22" fmla="+- 0 821 790"/>
                              <a:gd name="T23" fmla="*/ 821 h 85"/>
                              <a:gd name="T24" fmla="+- 0 2248 2244"/>
                              <a:gd name="T25" fmla="*/ T24 w 85"/>
                              <a:gd name="T26" fmla="+- 0 810 790"/>
                              <a:gd name="T27" fmla="*/ 810 h 85"/>
                              <a:gd name="T28" fmla="+- 0 2264 2244"/>
                              <a:gd name="T29" fmla="*/ T28 w 85"/>
                              <a:gd name="T30" fmla="+- 0 795 790"/>
                              <a:gd name="T31" fmla="*/ 795 h 85"/>
                              <a:gd name="T32" fmla="+- 0 2275 2244"/>
                              <a:gd name="T33" fmla="*/ T32 w 85"/>
                              <a:gd name="T34" fmla="+- 0 790 790"/>
                              <a:gd name="T35" fmla="*/ 790 h 85"/>
                              <a:gd name="T36" fmla="+- 0 2297 2244"/>
                              <a:gd name="T37" fmla="*/ T36 w 85"/>
                              <a:gd name="T38" fmla="+- 0 790 790"/>
                              <a:gd name="T39" fmla="*/ 790 h 85"/>
                              <a:gd name="T40" fmla="+- 0 2308 2244"/>
                              <a:gd name="T41" fmla="*/ T40 w 85"/>
                              <a:gd name="T42" fmla="+- 0 795 790"/>
                              <a:gd name="T43" fmla="*/ 795 h 85"/>
                              <a:gd name="T44" fmla="+- 0 2324 2244"/>
                              <a:gd name="T45" fmla="*/ T44 w 85"/>
                              <a:gd name="T46" fmla="+- 0 810 790"/>
                              <a:gd name="T47" fmla="*/ 810 h 85"/>
                              <a:gd name="T48" fmla="+- 0 2328 2244"/>
                              <a:gd name="T49" fmla="*/ T48 w 85"/>
                              <a:gd name="T50" fmla="+- 0 821 790"/>
                              <a:gd name="T51" fmla="*/ 821 h 85"/>
                              <a:gd name="T52" fmla="+- 0 2328 2244"/>
                              <a:gd name="T53" fmla="*/ T52 w 85"/>
                              <a:gd name="T54" fmla="+- 0 843 790"/>
                              <a:gd name="T55" fmla="*/ 843 h 85"/>
                              <a:gd name="T56" fmla="+- 0 2324 2244"/>
                              <a:gd name="T57" fmla="*/ T56 w 85"/>
                              <a:gd name="T58" fmla="+- 0 854 790"/>
                              <a:gd name="T59" fmla="*/ 854 h 85"/>
                              <a:gd name="T60" fmla="+- 0 2308 2244"/>
                              <a:gd name="T61" fmla="*/ T60 w 85"/>
                              <a:gd name="T62" fmla="+- 0 870 790"/>
                              <a:gd name="T63" fmla="*/ 870 h 85"/>
                              <a:gd name="T64" fmla="+- 0 2297 2244"/>
                              <a:gd name="T65" fmla="*/ T64 w 85"/>
                              <a:gd name="T66" fmla="+- 0 874 790"/>
                              <a:gd name="T67" fmla="*/ 874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" h="85">
                                <a:moveTo>
                                  <a:pt x="53" y="84"/>
                                </a:moveTo>
                                <a:lnTo>
                                  <a:pt x="31" y="84"/>
                                </a:lnTo>
                                <a:lnTo>
                                  <a:pt x="20" y="80"/>
                                </a:lnTo>
                                <a:lnTo>
                                  <a:pt x="4" y="64"/>
                                </a:lnTo>
                                <a:lnTo>
                                  <a:pt x="0" y="53"/>
                                </a:lnTo>
                                <a:lnTo>
                                  <a:pt x="0" y="31"/>
                                </a:lnTo>
                                <a:lnTo>
                                  <a:pt x="4" y="20"/>
                                </a:lnTo>
                                <a:lnTo>
                                  <a:pt x="20" y="5"/>
                                </a:lnTo>
                                <a:lnTo>
                                  <a:pt x="31" y="0"/>
                                </a:lnTo>
                                <a:lnTo>
                                  <a:pt x="53" y="0"/>
                                </a:lnTo>
                                <a:lnTo>
                                  <a:pt x="64" y="5"/>
                                </a:lnTo>
                                <a:lnTo>
                                  <a:pt x="80" y="20"/>
                                </a:lnTo>
                                <a:lnTo>
                                  <a:pt x="84" y="31"/>
                                </a:lnTo>
                                <a:lnTo>
                                  <a:pt x="84" y="53"/>
                                </a:lnTo>
                                <a:lnTo>
                                  <a:pt x="80" y="64"/>
                                </a:lnTo>
                                <a:lnTo>
                                  <a:pt x="64" y="80"/>
                                </a:lnTo>
                                <a:lnTo>
                                  <a:pt x="53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5D8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docshape133"/>
                        <wps:cNvSpPr>
                          <a:spLocks/>
                        </wps:cNvSpPr>
                        <wps:spPr bwMode="auto">
                          <a:xfrm>
                            <a:off x="2392" y="682"/>
                            <a:ext cx="78" cy="78"/>
                          </a:xfrm>
                          <a:custGeom>
                            <a:avLst/>
                            <a:gdLst>
                              <a:gd name="T0" fmla="+- 0 2442 2393"/>
                              <a:gd name="T1" fmla="*/ T0 w 78"/>
                              <a:gd name="T2" fmla="+- 0 760 683"/>
                              <a:gd name="T3" fmla="*/ 760 h 78"/>
                              <a:gd name="T4" fmla="+- 0 2421 2393"/>
                              <a:gd name="T5" fmla="*/ T4 w 78"/>
                              <a:gd name="T6" fmla="+- 0 760 683"/>
                              <a:gd name="T7" fmla="*/ 760 h 78"/>
                              <a:gd name="T8" fmla="+- 0 2411 2393"/>
                              <a:gd name="T9" fmla="*/ T8 w 78"/>
                              <a:gd name="T10" fmla="+- 0 756 683"/>
                              <a:gd name="T11" fmla="*/ 756 h 78"/>
                              <a:gd name="T12" fmla="+- 0 2397 2393"/>
                              <a:gd name="T13" fmla="*/ T12 w 78"/>
                              <a:gd name="T14" fmla="+- 0 742 683"/>
                              <a:gd name="T15" fmla="*/ 742 h 78"/>
                              <a:gd name="T16" fmla="+- 0 2393 2393"/>
                              <a:gd name="T17" fmla="*/ T16 w 78"/>
                              <a:gd name="T18" fmla="+- 0 732 683"/>
                              <a:gd name="T19" fmla="*/ 732 h 78"/>
                              <a:gd name="T20" fmla="+- 0 2393 2393"/>
                              <a:gd name="T21" fmla="*/ T20 w 78"/>
                              <a:gd name="T22" fmla="+- 0 711 683"/>
                              <a:gd name="T23" fmla="*/ 711 h 78"/>
                              <a:gd name="T24" fmla="+- 0 2397 2393"/>
                              <a:gd name="T25" fmla="*/ T24 w 78"/>
                              <a:gd name="T26" fmla="+- 0 701 683"/>
                              <a:gd name="T27" fmla="*/ 701 h 78"/>
                              <a:gd name="T28" fmla="+- 0 2411 2393"/>
                              <a:gd name="T29" fmla="*/ T28 w 78"/>
                              <a:gd name="T30" fmla="+- 0 687 683"/>
                              <a:gd name="T31" fmla="*/ 687 h 78"/>
                              <a:gd name="T32" fmla="+- 0 2421 2393"/>
                              <a:gd name="T33" fmla="*/ T32 w 78"/>
                              <a:gd name="T34" fmla="+- 0 683 683"/>
                              <a:gd name="T35" fmla="*/ 683 h 78"/>
                              <a:gd name="T36" fmla="+- 0 2442 2393"/>
                              <a:gd name="T37" fmla="*/ T36 w 78"/>
                              <a:gd name="T38" fmla="+- 0 683 683"/>
                              <a:gd name="T39" fmla="*/ 683 h 78"/>
                              <a:gd name="T40" fmla="+- 0 2452 2393"/>
                              <a:gd name="T41" fmla="*/ T40 w 78"/>
                              <a:gd name="T42" fmla="+- 0 687 683"/>
                              <a:gd name="T43" fmla="*/ 687 h 78"/>
                              <a:gd name="T44" fmla="+- 0 2466 2393"/>
                              <a:gd name="T45" fmla="*/ T44 w 78"/>
                              <a:gd name="T46" fmla="+- 0 701 683"/>
                              <a:gd name="T47" fmla="*/ 701 h 78"/>
                              <a:gd name="T48" fmla="+- 0 2471 2393"/>
                              <a:gd name="T49" fmla="*/ T48 w 78"/>
                              <a:gd name="T50" fmla="+- 0 711 683"/>
                              <a:gd name="T51" fmla="*/ 711 h 78"/>
                              <a:gd name="T52" fmla="+- 0 2471 2393"/>
                              <a:gd name="T53" fmla="*/ T52 w 78"/>
                              <a:gd name="T54" fmla="+- 0 732 683"/>
                              <a:gd name="T55" fmla="*/ 732 h 78"/>
                              <a:gd name="T56" fmla="+- 0 2466 2393"/>
                              <a:gd name="T57" fmla="*/ T56 w 78"/>
                              <a:gd name="T58" fmla="+- 0 742 683"/>
                              <a:gd name="T59" fmla="*/ 742 h 78"/>
                              <a:gd name="T60" fmla="+- 0 2452 2393"/>
                              <a:gd name="T61" fmla="*/ T60 w 78"/>
                              <a:gd name="T62" fmla="+- 0 756 683"/>
                              <a:gd name="T63" fmla="*/ 756 h 78"/>
                              <a:gd name="T64" fmla="+- 0 2442 2393"/>
                              <a:gd name="T65" fmla="*/ T64 w 78"/>
                              <a:gd name="T66" fmla="+- 0 760 683"/>
                              <a:gd name="T67" fmla="*/ 760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49" y="77"/>
                                </a:moveTo>
                                <a:lnTo>
                                  <a:pt x="28" y="77"/>
                                </a:lnTo>
                                <a:lnTo>
                                  <a:pt x="18" y="73"/>
                                </a:lnTo>
                                <a:lnTo>
                                  <a:pt x="4" y="59"/>
                                </a:lnTo>
                                <a:lnTo>
                                  <a:pt x="0" y="49"/>
                                </a:lnTo>
                                <a:lnTo>
                                  <a:pt x="0" y="28"/>
                                </a:lnTo>
                                <a:lnTo>
                                  <a:pt x="4" y="18"/>
                                </a:lnTo>
                                <a:lnTo>
                                  <a:pt x="18" y="4"/>
                                </a:lnTo>
                                <a:lnTo>
                                  <a:pt x="28" y="0"/>
                                </a:lnTo>
                                <a:lnTo>
                                  <a:pt x="49" y="0"/>
                                </a:lnTo>
                                <a:lnTo>
                                  <a:pt x="59" y="4"/>
                                </a:lnTo>
                                <a:lnTo>
                                  <a:pt x="73" y="18"/>
                                </a:lnTo>
                                <a:lnTo>
                                  <a:pt x="78" y="28"/>
                                </a:lnTo>
                                <a:lnTo>
                                  <a:pt x="78" y="49"/>
                                </a:lnTo>
                                <a:lnTo>
                                  <a:pt x="73" y="59"/>
                                </a:lnTo>
                                <a:lnTo>
                                  <a:pt x="59" y="73"/>
                                </a:lnTo>
                                <a:lnTo>
                                  <a:pt x="49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6D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docshape134"/>
                        <wps:cNvSpPr>
                          <a:spLocks/>
                        </wps:cNvSpPr>
                        <wps:spPr bwMode="auto">
                          <a:xfrm>
                            <a:off x="2540" y="714"/>
                            <a:ext cx="74" cy="74"/>
                          </a:xfrm>
                          <a:custGeom>
                            <a:avLst/>
                            <a:gdLst>
                              <a:gd name="T0" fmla="+- 0 2587 2540"/>
                              <a:gd name="T1" fmla="*/ T0 w 74"/>
                              <a:gd name="T2" fmla="+- 0 789 715"/>
                              <a:gd name="T3" fmla="*/ 789 h 74"/>
                              <a:gd name="T4" fmla="+- 0 2567 2540"/>
                              <a:gd name="T5" fmla="*/ T4 w 74"/>
                              <a:gd name="T6" fmla="+- 0 789 715"/>
                              <a:gd name="T7" fmla="*/ 789 h 74"/>
                              <a:gd name="T8" fmla="+- 0 2558 2540"/>
                              <a:gd name="T9" fmla="*/ T8 w 74"/>
                              <a:gd name="T10" fmla="+- 0 785 715"/>
                              <a:gd name="T11" fmla="*/ 785 h 74"/>
                              <a:gd name="T12" fmla="+- 0 2544 2540"/>
                              <a:gd name="T13" fmla="*/ T12 w 74"/>
                              <a:gd name="T14" fmla="+- 0 771 715"/>
                              <a:gd name="T15" fmla="*/ 771 h 74"/>
                              <a:gd name="T16" fmla="+- 0 2540 2540"/>
                              <a:gd name="T17" fmla="*/ T16 w 74"/>
                              <a:gd name="T18" fmla="+- 0 761 715"/>
                              <a:gd name="T19" fmla="*/ 761 h 74"/>
                              <a:gd name="T20" fmla="+- 0 2540 2540"/>
                              <a:gd name="T21" fmla="*/ T20 w 74"/>
                              <a:gd name="T22" fmla="+- 0 742 715"/>
                              <a:gd name="T23" fmla="*/ 742 h 74"/>
                              <a:gd name="T24" fmla="+- 0 2544 2540"/>
                              <a:gd name="T25" fmla="*/ T24 w 74"/>
                              <a:gd name="T26" fmla="+- 0 732 715"/>
                              <a:gd name="T27" fmla="*/ 732 h 74"/>
                              <a:gd name="T28" fmla="+- 0 2558 2540"/>
                              <a:gd name="T29" fmla="*/ T28 w 74"/>
                              <a:gd name="T30" fmla="+- 0 719 715"/>
                              <a:gd name="T31" fmla="*/ 719 h 74"/>
                              <a:gd name="T32" fmla="+- 0 2567 2540"/>
                              <a:gd name="T33" fmla="*/ T32 w 74"/>
                              <a:gd name="T34" fmla="+- 0 715 715"/>
                              <a:gd name="T35" fmla="*/ 715 h 74"/>
                              <a:gd name="T36" fmla="+- 0 2587 2540"/>
                              <a:gd name="T37" fmla="*/ T36 w 74"/>
                              <a:gd name="T38" fmla="+- 0 715 715"/>
                              <a:gd name="T39" fmla="*/ 715 h 74"/>
                              <a:gd name="T40" fmla="+- 0 2596 2540"/>
                              <a:gd name="T41" fmla="*/ T40 w 74"/>
                              <a:gd name="T42" fmla="+- 0 719 715"/>
                              <a:gd name="T43" fmla="*/ 719 h 74"/>
                              <a:gd name="T44" fmla="+- 0 2610 2540"/>
                              <a:gd name="T45" fmla="*/ T44 w 74"/>
                              <a:gd name="T46" fmla="+- 0 732 715"/>
                              <a:gd name="T47" fmla="*/ 732 h 74"/>
                              <a:gd name="T48" fmla="+- 0 2614 2540"/>
                              <a:gd name="T49" fmla="*/ T48 w 74"/>
                              <a:gd name="T50" fmla="+- 0 742 715"/>
                              <a:gd name="T51" fmla="*/ 742 h 74"/>
                              <a:gd name="T52" fmla="+- 0 2614 2540"/>
                              <a:gd name="T53" fmla="*/ T52 w 74"/>
                              <a:gd name="T54" fmla="+- 0 761 715"/>
                              <a:gd name="T55" fmla="*/ 761 h 74"/>
                              <a:gd name="T56" fmla="+- 0 2610 2540"/>
                              <a:gd name="T57" fmla="*/ T56 w 74"/>
                              <a:gd name="T58" fmla="+- 0 771 715"/>
                              <a:gd name="T59" fmla="*/ 771 h 74"/>
                              <a:gd name="T60" fmla="+- 0 2596 2540"/>
                              <a:gd name="T61" fmla="*/ T60 w 74"/>
                              <a:gd name="T62" fmla="+- 0 785 715"/>
                              <a:gd name="T63" fmla="*/ 785 h 74"/>
                              <a:gd name="T64" fmla="+- 0 2587 2540"/>
                              <a:gd name="T65" fmla="*/ T64 w 74"/>
                              <a:gd name="T66" fmla="+- 0 789 715"/>
                              <a:gd name="T67" fmla="*/ 789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4" h="74">
                                <a:moveTo>
                                  <a:pt x="47" y="74"/>
                                </a:moveTo>
                                <a:lnTo>
                                  <a:pt x="27" y="74"/>
                                </a:lnTo>
                                <a:lnTo>
                                  <a:pt x="18" y="70"/>
                                </a:lnTo>
                                <a:lnTo>
                                  <a:pt x="4" y="56"/>
                                </a:lnTo>
                                <a:lnTo>
                                  <a:pt x="0" y="46"/>
                                </a:lnTo>
                                <a:lnTo>
                                  <a:pt x="0" y="27"/>
                                </a:lnTo>
                                <a:lnTo>
                                  <a:pt x="4" y="17"/>
                                </a:lnTo>
                                <a:lnTo>
                                  <a:pt x="18" y="4"/>
                                </a:lnTo>
                                <a:lnTo>
                                  <a:pt x="27" y="0"/>
                                </a:lnTo>
                                <a:lnTo>
                                  <a:pt x="47" y="0"/>
                                </a:lnTo>
                                <a:lnTo>
                                  <a:pt x="56" y="4"/>
                                </a:lnTo>
                                <a:lnTo>
                                  <a:pt x="70" y="17"/>
                                </a:lnTo>
                                <a:lnTo>
                                  <a:pt x="74" y="27"/>
                                </a:lnTo>
                                <a:lnTo>
                                  <a:pt x="74" y="46"/>
                                </a:lnTo>
                                <a:lnTo>
                                  <a:pt x="70" y="56"/>
                                </a:lnTo>
                                <a:lnTo>
                                  <a:pt x="56" y="70"/>
                                </a:lnTo>
                                <a:lnTo>
                                  <a:pt x="47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77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docshape135"/>
                        <wps:cNvSpPr>
                          <a:spLocks/>
                        </wps:cNvSpPr>
                        <wps:spPr bwMode="auto">
                          <a:xfrm>
                            <a:off x="2679" y="905"/>
                            <a:ext cx="86" cy="86"/>
                          </a:xfrm>
                          <a:custGeom>
                            <a:avLst/>
                            <a:gdLst>
                              <a:gd name="T0" fmla="+- 0 2734 2680"/>
                              <a:gd name="T1" fmla="*/ T0 w 86"/>
                              <a:gd name="T2" fmla="+- 0 991 905"/>
                              <a:gd name="T3" fmla="*/ 991 h 86"/>
                              <a:gd name="T4" fmla="+- 0 2711 2680"/>
                              <a:gd name="T5" fmla="*/ T4 w 86"/>
                              <a:gd name="T6" fmla="+- 0 991 905"/>
                              <a:gd name="T7" fmla="*/ 991 h 86"/>
                              <a:gd name="T8" fmla="+- 0 2700 2680"/>
                              <a:gd name="T9" fmla="*/ T8 w 86"/>
                              <a:gd name="T10" fmla="+- 0 986 905"/>
                              <a:gd name="T11" fmla="*/ 986 h 86"/>
                              <a:gd name="T12" fmla="+- 0 2684 2680"/>
                              <a:gd name="T13" fmla="*/ T12 w 86"/>
                              <a:gd name="T14" fmla="+- 0 970 905"/>
                              <a:gd name="T15" fmla="*/ 970 h 86"/>
                              <a:gd name="T16" fmla="+- 0 2680 2680"/>
                              <a:gd name="T17" fmla="*/ T16 w 86"/>
                              <a:gd name="T18" fmla="+- 0 959 905"/>
                              <a:gd name="T19" fmla="*/ 959 h 86"/>
                              <a:gd name="T20" fmla="+- 0 2680 2680"/>
                              <a:gd name="T21" fmla="*/ T20 w 86"/>
                              <a:gd name="T22" fmla="+- 0 937 905"/>
                              <a:gd name="T23" fmla="*/ 937 h 86"/>
                              <a:gd name="T24" fmla="+- 0 2684 2680"/>
                              <a:gd name="T25" fmla="*/ T24 w 86"/>
                              <a:gd name="T26" fmla="+- 0 926 905"/>
                              <a:gd name="T27" fmla="*/ 926 h 86"/>
                              <a:gd name="T28" fmla="+- 0 2700 2680"/>
                              <a:gd name="T29" fmla="*/ T28 w 86"/>
                              <a:gd name="T30" fmla="+- 0 910 905"/>
                              <a:gd name="T31" fmla="*/ 910 h 86"/>
                              <a:gd name="T32" fmla="+- 0 2711 2680"/>
                              <a:gd name="T33" fmla="*/ T32 w 86"/>
                              <a:gd name="T34" fmla="+- 0 905 905"/>
                              <a:gd name="T35" fmla="*/ 905 h 86"/>
                              <a:gd name="T36" fmla="+- 0 2734 2680"/>
                              <a:gd name="T37" fmla="*/ T36 w 86"/>
                              <a:gd name="T38" fmla="+- 0 905 905"/>
                              <a:gd name="T39" fmla="*/ 905 h 86"/>
                              <a:gd name="T40" fmla="+- 0 2745 2680"/>
                              <a:gd name="T41" fmla="*/ T40 w 86"/>
                              <a:gd name="T42" fmla="+- 0 910 905"/>
                              <a:gd name="T43" fmla="*/ 910 h 86"/>
                              <a:gd name="T44" fmla="+- 0 2761 2680"/>
                              <a:gd name="T45" fmla="*/ T44 w 86"/>
                              <a:gd name="T46" fmla="+- 0 926 905"/>
                              <a:gd name="T47" fmla="*/ 926 h 86"/>
                              <a:gd name="T48" fmla="+- 0 2765 2680"/>
                              <a:gd name="T49" fmla="*/ T48 w 86"/>
                              <a:gd name="T50" fmla="+- 0 937 905"/>
                              <a:gd name="T51" fmla="*/ 937 h 86"/>
                              <a:gd name="T52" fmla="+- 0 2765 2680"/>
                              <a:gd name="T53" fmla="*/ T52 w 86"/>
                              <a:gd name="T54" fmla="+- 0 959 905"/>
                              <a:gd name="T55" fmla="*/ 959 h 86"/>
                              <a:gd name="T56" fmla="+- 0 2761 2680"/>
                              <a:gd name="T57" fmla="*/ T56 w 86"/>
                              <a:gd name="T58" fmla="+- 0 970 905"/>
                              <a:gd name="T59" fmla="*/ 970 h 86"/>
                              <a:gd name="T60" fmla="+- 0 2745 2680"/>
                              <a:gd name="T61" fmla="*/ T60 w 86"/>
                              <a:gd name="T62" fmla="+- 0 986 905"/>
                              <a:gd name="T63" fmla="*/ 986 h 86"/>
                              <a:gd name="T64" fmla="+- 0 2734 2680"/>
                              <a:gd name="T65" fmla="*/ T64 w 86"/>
                              <a:gd name="T66" fmla="+- 0 991 905"/>
                              <a:gd name="T67" fmla="*/ 991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54" y="86"/>
                                </a:moveTo>
                                <a:lnTo>
                                  <a:pt x="31" y="86"/>
                                </a:lnTo>
                                <a:lnTo>
                                  <a:pt x="20" y="81"/>
                                </a:lnTo>
                                <a:lnTo>
                                  <a:pt x="4" y="65"/>
                                </a:lnTo>
                                <a:lnTo>
                                  <a:pt x="0" y="54"/>
                                </a:lnTo>
                                <a:lnTo>
                                  <a:pt x="0" y="32"/>
                                </a:lnTo>
                                <a:lnTo>
                                  <a:pt x="4" y="21"/>
                                </a:lnTo>
                                <a:lnTo>
                                  <a:pt x="20" y="5"/>
                                </a:lnTo>
                                <a:lnTo>
                                  <a:pt x="31" y="0"/>
                                </a:lnTo>
                                <a:lnTo>
                                  <a:pt x="54" y="0"/>
                                </a:lnTo>
                                <a:lnTo>
                                  <a:pt x="65" y="5"/>
                                </a:lnTo>
                                <a:lnTo>
                                  <a:pt x="81" y="21"/>
                                </a:lnTo>
                                <a:lnTo>
                                  <a:pt x="85" y="32"/>
                                </a:lnTo>
                                <a:lnTo>
                                  <a:pt x="85" y="54"/>
                                </a:lnTo>
                                <a:lnTo>
                                  <a:pt x="81" y="65"/>
                                </a:lnTo>
                                <a:lnTo>
                                  <a:pt x="65" y="81"/>
                                </a:lnTo>
                                <a:lnTo>
                                  <a:pt x="54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59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docshape136"/>
                        <wps:cNvSpPr>
                          <a:spLocks/>
                        </wps:cNvSpPr>
                        <wps:spPr bwMode="auto">
                          <a:xfrm>
                            <a:off x="2833" y="1125"/>
                            <a:ext cx="70" cy="70"/>
                          </a:xfrm>
                          <a:custGeom>
                            <a:avLst/>
                            <a:gdLst>
                              <a:gd name="T0" fmla="+- 0 2877 2834"/>
                              <a:gd name="T1" fmla="*/ T0 w 70"/>
                              <a:gd name="T2" fmla="+- 0 1194 1125"/>
                              <a:gd name="T3" fmla="*/ 1194 h 70"/>
                              <a:gd name="T4" fmla="+- 0 2859 2834"/>
                              <a:gd name="T5" fmla="*/ T4 w 70"/>
                              <a:gd name="T6" fmla="+- 0 1194 1125"/>
                              <a:gd name="T7" fmla="*/ 1194 h 70"/>
                              <a:gd name="T8" fmla="+- 0 2850 2834"/>
                              <a:gd name="T9" fmla="*/ T8 w 70"/>
                              <a:gd name="T10" fmla="+- 0 1190 1125"/>
                              <a:gd name="T11" fmla="*/ 1190 h 70"/>
                              <a:gd name="T12" fmla="+- 0 2837 2834"/>
                              <a:gd name="T13" fmla="*/ T12 w 70"/>
                              <a:gd name="T14" fmla="+- 0 1177 1125"/>
                              <a:gd name="T15" fmla="*/ 1177 h 70"/>
                              <a:gd name="T16" fmla="+- 0 2834 2834"/>
                              <a:gd name="T17" fmla="*/ T16 w 70"/>
                              <a:gd name="T18" fmla="+- 0 1169 1125"/>
                              <a:gd name="T19" fmla="*/ 1169 h 70"/>
                              <a:gd name="T20" fmla="+- 0 2834 2834"/>
                              <a:gd name="T21" fmla="*/ T20 w 70"/>
                              <a:gd name="T22" fmla="+- 0 1150 1125"/>
                              <a:gd name="T23" fmla="*/ 1150 h 70"/>
                              <a:gd name="T24" fmla="+- 0 2837 2834"/>
                              <a:gd name="T25" fmla="*/ T24 w 70"/>
                              <a:gd name="T26" fmla="+- 0 1142 1125"/>
                              <a:gd name="T27" fmla="*/ 1142 h 70"/>
                              <a:gd name="T28" fmla="+- 0 2850 2834"/>
                              <a:gd name="T29" fmla="*/ T28 w 70"/>
                              <a:gd name="T30" fmla="+- 0 1129 1125"/>
                              <a:gd name="T31" fmla="*/ 1129 h 70"/>
                              <a:gd name="T32" fmla="+- 0 2859 2834"/>
                              <a:gd name="T33" fmla="*/ T32 w 70"/>
                              <a:gd name="T34" fmla="+- 0 1125 1125"/>
                              <a:gd name="T35" fmla="*/ 1125 h 70"/>
                              <a:gd name="T36" fmla="+- 0 2877 2834"/>
                              <a:gd name="T37" fmla="*/ T36 w 70"/>
                              <a:gd name="T38" fmla="+- 0 1125 1125"/>
                              <a:gd name="T39" fmla="*/ 1125 h 70"/>
                              <a:gd name="T40" fmla="+- 0 2886 2834"/>
                              <a:gd name="T41" fmla="*/ T40 w 70"/>
                              <a:gd name="T42" fmla="+- 0 1129 1125"/>
                              <a:gd name="T43" fmla="*/ 1129 h 70"/>
                              <a:gd name="T44" fmla="+- 0 2899 2834"/>
                              <a:gd name="T45" fmla="*/ T44 w 70"/>
                              <a:gd name="T46" fmla="+- 0 1142 1125"/>
                              <a:gd name="T47" fmla="*/ 1142 h 70"/>
                              <a:gd name="T48" fmla="+- 0 2903 2834"/>
                              <a:gd name="T49" fmla="*/ T48 w 70"/>
                              <a:gd name="T50" fmla="+- 0 1150 1125"/>
                              <a:gd name="T51" fmla="*/ 1150 h 70"/>
                              <a:gd name="T52" fmla="+- 0 2903 2834"/>
                              <a:gd name="T53" fmla="*/ T52 w 70"/>
                              <a:gd name="T54" fmla="+- 0 1169 1125"/>
                              <a:gd name="T55" fmla="*/ 1169 h 70"/>
                              <a:gd name="T56" fmla="+- 0 2899 2834"/>
                              <a:gd name="T57" fmla="*/ T56 w 70"/>
                              <a:gd name="T58" fmla="+- 0 1177 1125"/>
                              <a:gd name="T59" fmla="*/ 1177 h 70"/>
                              <a:gd name="T60" fmla="+- 0 2886 2834"/>
                              <a:gd name="T61" fmla="*/ T60 w 70"/>
                              <a:gd name="T62" fmla="+- 0 1190 1125"/>
                              <a:gd name="T63" fmla="*/ 1190 h 70"/>
                              <a:gd name="T64" fmla="+- 0 2877 2834"/>
                              <a:gd name="T65" fmla="*/ T64 w 70"/>
                              <a:gd name="T66" fmla="+- 0 1194 1125"/>
                              <a:gd name="T67" fmla="*/ 119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43" y="69"/>
                                </a:moveTo>
                                <a:lnTo>
                                  <a:pt x="25" y="69"/>
                                </a:lnTo>
                                <a:lnTo>
                                  <a:pt x="16" y="65"/>
                                </a:lnTo>
                                <a:lnTo>
                                  <a:pt x="3" y="52"/>
                                </a:lnTo>
                                <a:lnTo>
                                  <a:pt x="0" y="44"/>
                                </a:lnTo>
                                <a:lnTo>
                                  <a:pt x="0" y="25"/>
                                </a:lnTo>
                                <a:lnTo>
                                  <a:pt x="3" y="17"/>
                                </a:lnTo>
                                <a:lnTo>
                                  <a:pt x="16" y="4"/>
                                </a:lnTo>
                                <a:lnTo>
                                  <a:pt x="25" y="0"/>
                                </a:lnTo>
                                <a:lnTo>
                                  <a:pt x="43" y="0"/>
                                </a:lnTo>
                                <a:lnTo>
                                  <a:pt x="52" y="4"/>
                                </a:lnTo>
                                <a:lnTo>
                                  <a:pt x="65" y="17"/>
                                </a:lnTo>
                                <a:lnTo>
                                  <a:pt x="69" y="25"/>
                                </a:lnTo>
                                <a:lnTo>
                                  <a:pt x="69" y="44"/>
                                </a:lnTo>
                                <a:lnTo>
                                  <a:pt x="65" y="52"/>
                                </a:lnTo>
                                <a:lnTo>
                                  <a:pt x="52" y="65"/>
                                </a:lnTo>
                                <a:lnTo>
                                  <a:pt x="43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82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docshape137"/>
                        <wps:cNvSpPr>
                          <a:spLocks/>
                        </wps:cNvSpPr>
                        <wps:spPr bwMode="auto">
                          <a:xfrm>
                            <a:off x="2986" y="1409"/>
                            <a:ext cx="54" cy="54"/>
                          </a:xfrm>
                          <a:custGeom>
                            <a:avLst/>
                            <a:gdLst>
                              <a:gd name="T0" fmla="+- 0 3021 2987"/>
                              <a:gd name="T1" fmla="*/ T0 w 54"/>
                              <a:gd name="T2" fmla="+- 0 1463 1410"/>
                              <a:gd name="T3" fmla="*/ 1463 h 54"/>
                              <a:gd name="T4" fmla="+- 0 3007 2987"/>
                              <a:gd name="T5" fmla="*/ T4 w 54"/>
                              <a:gd name="T6" fmla="+- 0 1463 1410"/>
                              <a:gd name="T7" fmla="*/ 1463 h 54"/>
                              <a:gd name="T8" fmla="+- 0 3000 2987"/>
                              <a:gd name="T9" fmla="*/ T8 w 54"/>
                              <a:gd name="T10" fmla="+- 0 1460 1410"/>
                              <a:gd name="T11" fmla="*/ 1460 h 54"/>
                              <a:gd name="T12" fmla="+- 0 2990 2987"/>
                              <a:gd name="T13" fmla="*/ T12 w 54"/>
                              <a:gd name="T14" fmla="+- 0 1450 1410"/>
                              <a:gd name="T15" fmla="*/ 1450 h 54"/>
                              <a:gd name="T16" fmla="+- 0 2987 2987"/>
                              <a:gd name="T17" fmla="*/ T16 w 54"/>
                              <a:gd name="T18" fmla="+- 0 1444 1410"/>
                              <a:gd name="T19" fmla="*/ 1444 h 54"/>
                              <a:gd name="T20" fmla="+- 0 2987 2987"/>
                              <a:gd name="T21" fmla="*/ T20 w 54"/>
                              <a:gd name="T22" fmla="+- 0 1429 1410"/>
                              <a:gd name="T23" fmla="*/ 1429 h 54"/>
                              <a:gd name="T24" fmla="+- 0 2990 2987"/>
                              <a:gd name="T25" fmla="*/ T24 w 54"/>
                              <a:gd name="T26" fmla="+- 0 1423 1410"/>
                              <a:gd name="T27" fmla="*/ 1423 h 54"/>
                              <a:gd name="T28" fmla="+- 0 3000 2987"/>
                              <a:gd name="T29" fmla="*/ T28 w 54"/>
                              <a:gd name="T30" fmla="+- 0 1413 1410"/>
                              <a:gd name="T31" fmla="*/ 1413 h 54"/>
                              <a:gd name="T32" fmla="+- 0 3007 2987"/>
                              <a:gd name="T33" fmla="*/ T32 w 54"/>
                              <a:gd name="T34" fmla="+- 0 1410 1410"/>
                              <a:gd name="T35" fmla="*/ 1410 h 54"/>
                              <a:gd name="T36" fmla="+- 0 3021 2987"/>
                              <a:gd name="T37" fmla="*/ T36 w 54"/>
                              <a:gd name="T38" fmla="+- 0 1410 1410"/>
                              <a:gd name="T39" fmla="*/ 1410 h 54"/>
                              <a:gd name="T40" fmla="+- 0 3028 2987"/>
                              <a:gd name="T41" fmla="*/ T40 w 54"/>
                              <a:gd name="T42" fmla="+- 0 1413 1410"/>
                              <a:gd name="T43" fmla="*/ 1413 h 54"/>
                              <a:gd name="T44" fmla="+- 0 3038 2987"/>
                              <a:gd name="T45" fmla="*/ T44 w 54"/>
                              <a:gd name="T46" fmla="+- 0 1423 1410"/>
                              <a:gd name="T47" fmla="*/ 1423 h 54"/>
                              <a:gd name="T48" fmla="+- 0 3040 2987"/>
                              <a:gd name="T49" fmla="*/ T48 w 54"/>
                              <a:gd name="T50" fmla="+- 0 1429 1410"/>
                              <a:gd name="T51" fmla="*/ 1429 h 54"/>
                              <a:gd name="T52" fmla="+- 0 3040 2987"/>
                              <a:gd name="T53" fmla="*/ T52 w 54"/>
                              <a:gd name="T54" fmla="+- 0 1444 1410"/>
                              <a:gd name="T55" fmla="*/ 1444 h 54"/>
                              <a:gd name="T56" fmla="+- 0 3038 2987"/>
                              <a:gd name="T57" fmla="*/ T56 w 54"/>
                              <a:gd name="T58" fmla="+- 0 1450 1410"/>
                              <a:gd name="T59" fmla="*/ 1450 h 54"/>
                              <a:gd name="T60" fmla="+- 0 3028 2987"/>
                              <a:gd name="T61" fmla="*/ T60 w 54"/>
                              <a:gd name="T62" fmla="+- 0 1460 1410"/>
                              <a:gd name="T63" fmla="*/ 1460 h 54"/>
                              <a:gd name="T64" fmla="+- 0 3021 2987"/>
                              <a:gd name="T65" fmla="*/ T64 w 54"/>
                              <a:gd name="T66" fmla="+- 0 1463 1410"/>
                              <a:gd name="T67" fmla="*/ 1463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4" h="54">
                                <a:moveTo>
                                  <a:pt x="34" y="53"/>
                                </a:moveTo>
                                <a:lnTo>
                                  <a:pt x="20" y="53"/>
                                </a:lnTo>
                                <a:lnTo>
                                  <a:pt x="13" y="50"/>
                                </a:lnTo>
                                <a:lnTo>
                                  <a:pt x="3" y="40"/>
                                </a:lnTo>
                                <a:lnTo>
                                  <a:pt x="0" y="34"/>
                                </a:lnTo>
                                <a:lnTo>
                                  <a:pt x="0" y="19"/>
                                </a:lnTo>
                                <a:lnTo>
                                  <a:pt x="3" y="13"/>
                                </a:lnTo>
                                <a:lnTo>
                                  <a:pt x="13" y="3"/>
                                </a:lnTo>
                                <a:lnTo>
                                  <a:pt x="20" y="0"/>
                                </a:lnTo>
                                <a:lnTo>
                                  <a:pt x="34" y="0"/>
                                </a:lnTo>
                                <a:lnTo>
                                  <a:pt x="41" y="3"/>
                                </a:lnTo>
                                <a:lnTo>
                                  <a:pt x="51" y="13"/>
                                </a:lnTo>
                                <a:lnTo>
                                  <a:pt x="53" y="19"/>
                                </a:lnTo>
                                <a:lnTo>
                                  <a:pt x="53" y="34"/>
                                </a:lnTo>
                                <a:lnTo>
                                  <a:pt x="51" y="40"/>
                                </a:lnTo>
                                <a:lnTo>
                                  <a:pt x="41" y="50"/>
                                </a:lnTo>
                                <a:lnTo>
                                  <a:pt x="34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A5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docshape138"/>
                        <wps:cNvSpPr>
                          <a:spLocks/>
                        </wps:cNvSpPr>
                        <wps:spPr bwMode="auto">
                          <a:xfrm>
                            <a:off x="3126" y="1555"/>
                            <a:ext cx="65" cy="65"/>
                          </a:xfrm>
                          <a:custGeom>
                            <a:avLst/>
                            <a:gdLst>
                              <a:gd name="T0" fmla="+- 0 3168 3127"/>
                              <a:gd name="T1" fmla="*/ T0 w 65"/>
                              <a:gd name="T2" fmla="+- 0 1620 1555"/>
                              <a:gd name="T3" fmla="*/ 1620 h 65"/>
                              <a:gd name="T4" fmla="+- 0 3151 3127"/>
                              <a:gd name="T5" fmla="*/ T4 w 65"/>
                              <a:gd name="T6" fmla="+- 0 1620 1555"/>
                              <a:gd name="T7" fmla="*/ 1620 h 65"/>
                              <a:gd name="T8" fmla="+- 0 3142 3127"/>
                              <a:gd name="T9" fmla="*/ T8 w 65"/>
                              <a:gd name="T10" fmla="+- 0 1616 1555"/>
                              <a:gd name="T11" fmla="*/ 1616 h 65"/>
                              <a:gd name="T12" fmla="+- 0 3130 3127"/>
                              <a:gd name="T13" fmla="*/ T12 w 65"/>
                              <a:gd name="T14" fmla="+- 0 1604 1555"/>
                              <a:gd name="T15" fmla="*/ 1604 h 65"/>
                              <a:gd name="T16" fmla="+- 0 3127 3127"/>
                              <a:gd name="T17" fmla="*/ T16 w 65"/>
                              <a:gd name="T18" fmla="+- 0 1596 1555"/>
                              <a:gd name="T19" fmla="*/ 1596 h 65"/>
                              <a:gd name="T20" fmla="+- 0 3127 3127"/>
                              <a:gd name="T21" fmla="*/ T20 w 65"/>
                              <a:gd name="T22" fmla="+- 0 1579 1555"/>
                              <a:gd name="T23" fmla="*/ 1579 h 65"/>
                              <a:gd name="T24" fmla="+- 0 3130 3127"/>
                              <a:gd name="T25" fmla="*/ T24 w 65"/>
                              <a:gd name="T26" fmla="+- 0 1571 1555"/>
                              <a:gd name="T27" fmla="*/ 1571 h 65"/>
                              <a:gd name="T28" fmla="+- 0 3142 3127"/>
                              <a:gd name="T29" fmla="*/ T28 w 65"/>
                              <a:gd name="T30" fmla="+- 0 1559 1555"/>
                              <a:gd name="T31" fmla="*/ 1559 h 65"/>
                              <a:gd name="T32" fmla="+- 0 3151 3127"/>
                              <a:gd name="T33" fmla="*/ T32 w 65"/>
                              <a:gd name="T34" fmla="+- 0 1555 1555"/>
                              <a:gd name="T35" fmla="*/ 1555 h 65"/>
                              <a:gd name="T36" fmla="+- 0 3168 3127"/>
                              <a:gd name="T37" fmla="*/ T36 w 65"/>
                              <a:gd name="T38" fmla="+- 0 1555 1555"/>
                              <a:gd name="T39" fmla="*/ 1555 h 65"/>
                              <a:gd name="T40" fmla="+- 0 3176 3127"/>
                              <a:gd name="T41" fmla="*/ T40 w 65"/>
                              <a:gd name="T42" fmla="+- 0 1559 1555"/>
                              <a:gd name="T43" fmla="*/ 1559 h 65"/>
                              <a:gd name="T44" fmla="+- 0 3188 3127"/>
                              <a:gd name="T45" fmla="*/ T44 w 65"/>
                              <a:gd name="T46" fmla="+- 0 1571 1555"/>
                              <a:gd name="T47" fmla="*/ 1571 h 65"/>
                              <a:gd name="T48" fmla="+- 0 3192 3127"/>
                              <a:gd name="T49" fmla="*/ T48 w 65"/>
                              <a:gd name="T50" fmla="+- 0 1579 1555"/>
                              <a:gd name="T51" fmla="*/ 1579 h 65"/>
                              <a:gd name="T52" fmla="+- 0 3192 3127"/>
                              <a:gd name="T53" fmla="*/ T52 w 65"/>
                              <a:gd name="T54" fmla="+- 0 1596 1555"/>
                              <a:gd name="T55" fmla="*/ 1596 h 65"/>
                              <a:gd name="T56" fmla="+- 0 3188 3127"/>
                              <a:gd name="T57" fmla="*/ T56 w 65"/>
                              <a:gd name="T58" fmla="+- 0 1604 1555"/>
                              <a:gd name="T59" fmla="*/ 1604 h 65"/>
                              <a:gd name="T60" fmla="+- 0 3176 3127"/>
                              <a:gd name="T61" fmla="*/ T60 w 65"/>
                              <a:gd name="T62" fmla="+- 0 1616 1555"/>
                              <a:gd name="T63" fmla="*/ 1616 h 65"/>
                              <a:gd name="T64" fmla="+- 0 3168 3127"/>
                              <a:gd name="T65" fmla="*/ T64 w 65"/>
                              <a:gd name="T66" fmla="+- 0 1620 1555"/>
                              <a:gd name="T67" fmla="*/ 1620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41" y="65"/>
                                </a:moveTo>
                                <a:lnTo>
                                  <a:pt x="24" y="65"/>
                                </a:lnTo>
                                <a:lnTo>
                                  <a:pt x="15" y="61"/>
                                </a:lnTo>
                                <a:lnTo>
                                  <a:pt x="3" y="49"/>
                                </a:lnTo>
                                <a:lnTo>
                                  <a:pt x="0" y="41"/>
                                </a:lnTo>
                                <a:lnTo>
                                  <a:pt x="0" y="24"/>
                                </a:lnTo>
                                <a:lnTo>
                                  <a:pt x="3" y="16"/>
                                </a:lnTo>
                                <a:lnTo>
                                  <a:pt x="15" y="4"/>
                                </a:lnTo>
                                <a:lnTo>
                                  <a:pt x="24" y="0"/>
                                </a:lnTo>
                                <a:lnTo>
                                  <a:pt x="41" y="0"/>
                                </a:lnTo>
                                <a:lnTo>
                                  <a:pt x="49" y="4"/>
                                </a:lnTo>
                                <a:lnTo>
                                  <a:pt x="61" y="16"/>
                                </a:lnTo>
                                <a:lnTo>
                                  <a:pt x="65" y="24"/>
                                </a:lnTo>
                                <a:lnTo>
                                  <a:pt x="65" y="41"/>
                                </a:lnTo>
                                <a:lnTo>
                                  <a:pt x="61" y="49"/>
                                </a:lnTo>
                                <a:lnTo>
                                  <a:pt x="49" y="61"/>
                                </a:lnTo>
                                <a:lnTo>
                                  <a:pt x="41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8CA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" name="docshape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" y="163"/>
                            <a:ext cx="2105" cy="18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690A70" id="docshapegroup128" o:spid="_x0000_s1026" style="position:absolute;margin-left:56.7pt;margin-top:8.15pt;width:105.25pt;height:91.65pt;z-index:-15719936;mso-wrap-distance-left:0;mso-wrap-distance-right:0;mso-position-horizontal-relative:page" coordorigin="1134,163" coordsize="2105,1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p2TVpxsAAFG+AAAOAAAAZHJzL2Uyb0RvYy54bWzsndtuI8mRhu8X2Hcg&#10;dLkLj1TFszA9htztGRgYewdr7QOwKeoASyKXZLd6/PT7Rx7IjMg/qrSWvAMseNFNSQxl/hWRGRn5&#10;Kav4/e+/PT0Ovq62u4f184ez5ruLs8Hqebm+eXi++3D2X9c//m52NtjtF883i8f18+rD2a+r3dnv&#10;f/jXf/n+ZXO5atf368eb1XaARp53ly+bD2f3+/3m8vx8t7xfPS123603q2e8ebvePi32+HZ7d36z&#10;Xbyg9afH8/biYnL+st7ebLbr5Wq3w08/xTfPfgjt396ulvv/uL3drfaDxw9n0LYP/2/D/5/l//Mf&#10;vl9c3m0Xm/uHZZKx+AdUPC0entHpoalPi/1i8GX7UDX19LDcrnfr2/13y/XT+fr29mG5CteAq2ku&#10;zNX8tF1/2YRrubt8udsc3ATXGj/9w80u//L1l+3g4Qaxm4/OBs+LJwTpZr3c3S82qzvpv2ln4qWX&#10;zd0ljH/abv66+WUbLxVf/rxe/m2Ht8/t+/L9XTQefH758/oG7S6+7NfBS99ut0/SBK5/8C0E49dD&#10;MFbf9oMlftgMh5PJdHw2WOK9ppkM5+NxDNfyHjGV32uaITTL25NhfuuP6dfb5iL/7mwY3j1fXMZ+&#10;g9akTS4MI293dO7ubc79qzguxGwn/jo4F2K0c5t2Hv0a7LJTd6VHi3dE5Q6O7/VlI1cbfDKE88Lw&#10;zh4dttGZeJWIZXcsLpdfdvufVusQksXXn3f78Gt3N/gqBPomSb/GDLp9esQE+fffDS4GzWw8wn+I&#10;QbLPZk02+7fzwfXF4GUQe8TsOLQEKWVLo4vpoDkIPprhUqIZWmrE6J60hTFQtjUbjakqRODQ1vWI&#10;qppkk3h9nqppNutShcSnVTVU1Tybia9mVFVj3D66wAUSZzWl3+GtMfVWY1w/G3J3NaXvr5uWSzO+&#10;H87nXFrp/EasWCAb438MLeqzpgzAdTPh0kwAkD+4tDICkMa91poYeNLaMgbXrTP4TQiGMz762zIE&#10;jVgxr7UmBl5A2zIG1y2fAa0JwXA2pF5ryxBA2pBLMzGYjfgkQCos5mbLp8HQhGA45V4bliHAPOFe&#10;k2So5yefBpJNj2ljyKeBLENlY5ic1GvDMgQyhanXhiYGXpodljG4HvJpMDQhcKWVIXCljUwMZuMZ&#10;naGjMgbXIz4NRiYEXkBHZQjcgI5MDGYTnjxGZQyuR3wajEwIvGkwKkPgToORicFsMuFeK2NwPeLT&#10;YGxC4CWPcRkCN3mMTQw8aeMyBtdjPg3GJgReykUhd5xTbsodmxh4AR2XMbge82kwNiHwFqpxGQJ3&#10;oZqYGHjTYFLG4HrCp8HEhMBb3lHjFl7zlveJiYGXPCZlDK4xV1iVNjEh8AqiSRkCVaehyjzUkYv7&#10;XFouvz2n2hJfDRayV7wIG4PNeieF/TX8hrL+OtftsJJC1DHGlYjxNFW13caIrxijVoo1cLe1FEHB&#10;PJTSuJgec/ghmIfSvtdcigUxxzr/GjGygAfz112pLKpijvXwNa2nbcM11qhXmadLHb7uUmVBEDHI&#10;5a9pXZJ0MH/dpY7SpSLnvaZ1SWbSetxQ9oZJEkwwf92lyqQX87gn7W1dJmIwV5cafy1Nki0whgUY&#10;27MBAMZnud7F5Waxl7mVvxy8fDiT+uY+vMhPn9ZfV9fr8P5eJpiUs+j0sBM8vv/4XNrJlqK0y+/m&#10;101oLfoH9Vl0fn4zv0aj2BKK1S6jKAvq+o2wj+kyit0FdAFfZin5tdTd005sqFtRcmePETIzfNnd&#10;nRS5MOrWLbGFUY8HklWPM1OHPXGRPYaMg54rNKMqe3v5uN6tYrBkpAb2cBiyMtIL/rBbPz7c/Pjw&#10;+CiDdbe9+/zxcTv4ugC+++MfPl59zMNHmT2G1eF5Lb+Wx0RAUpGZRMbzeX3zK/jJdh0ZIJglvrhf&#10;b/9+NngB//twtvvvL4vt6mzw+KdnMKB5M5Jidx++GY2nEuJt+c7n8p3F8xJNfTjbn2E1ky8/7iNk&#10;/LLZPtzdo6cmrG/P6yswsNsHISzAULvLqCp9Awz1f8ajsLIbHhWDK6LArd6PR82lOJDR2sxChltc&#10;Zh4lBZ7APbzGqGUsWI6H/wWPAg9uB430h+ZK2IQpfNzCSREWeyxNTA3WjrDtPQh2eJQY3ZO2TAU2&#10;n2GPRFQh7x9VSf1VqzLll6cKDj601HiqTAE8n2ErTlSV9W/gUbUqy6Na7O+YszSPEivmLcuj5lO0&#10;RoQRHkWkGd+3LXgUiWNTOr8RKyrN+B+quLQyAJFHEWkmAG2LwcqklRGAtJZKk3RUEgdPGuFRtbTW&#10;jv4LjFgiTfOoFlbMa5ZHeQElPIpIMyHAX0m4tDIEjVhRaSYG3iQgPKqWJitnGYJmzqeB5lFixaTJ&#10;al225mUNwqOINDMNEEvqNc2jxIpK0zFw0yzhUUSaCYErTU0DT5rhUZCG+U6SB+FRtTTLo7yAah7l&#10;BdTwqPYCMJhKK1NR5FFEmg5BGOBshmoe5U0Dw6MgDasd81oZg8ijammWR0laYNI0j/KSh+FRrjTC&#10;o4g0Mw28lKt5lJdy0X45Q92AEh5FpJlp4C1Umkd5C5XhUe40IDyqlmZ5lLe8ax7lLe+GR7nJg/Ao&#10;Ik2HINQ6bKxpHlVWRNhtnHiUB9JOPMrzzIlHBfT5Bh4l2RM8Ci+MR0khUu4EPR6VRmjMDC7XaZD3&#10;pbXMGjOHyK+R/kQIiEU/I4MIvrQRajy0dGCi+c38GluKRtDW1VLsDtK6jJLybuHJCd0sJnm020gq&#10;Hrm8Tk2JlvYol/iiqR4nJKsef6Yee0KTxPdF2YysHLn3YVKfrq6aq4/JfScm9cpzbd4ZKezhLJMK&#10;c+q9mRTOhsUpO0clHFhRRlIz/FyQFF7jNH0rkmrGzQDdhcsoeVOFpGKPpYnZEF7gWMQcf+gIeh0i&#10;JTb3g7opXQe3zfCCitI7ERCpuiVTgDmi1GbcE6Ur4BZ7GipK7UHkT+K1KAukLtoRc5XmUWLEfGV4&#10;lJwjpLoIjyLKtOcx7uZUWen5YESVaefLsOLKSvdHHEWUaffPcSSLjK6m9L7YMF2GRbm6ZN06cMp4&#10;NqrWZVjUfEpHvSJRYkN1aee7kSQgiujSzp9PuK7S9WJDdWnXuyOfUKhal6FQ8/GQxVExKLFhugyC&#10;ctMEQVBEl3Y+xhbVVQ58saG6tOtbL6cS/kR0aed7utS4d3RZ+NRM+Hwk8KnWJdVMwf+cOCr05MXR&#10;kqdmOqF5gpyEIrq0851xr7iTN+4tdmpmPOPLX/OPeSIcg6p1Gezk5AkFnbw8YZmTp0vK0qOucAaK&#10;6DLjnudVRZy8vCrFcjEkWi+OBDgRXXrceyuR5k2yXLEZaXmTN/IJb6qVWd7krN4aN3mrt8VNXq4g&#10;uIko0wFonGpH06ay3DnRJtnsO8e20jb2dPqpOv12ok1vpU2Yy0Kb8MJok6wd2ORN83kulzZhISrt&#10;MjvIr5H+SI0sVvncXH43v0YrLAswQuLswj9RF+T1G6E47DKK3UFal1FS3o2k0jHCbk3Jo91GsmrA&#10;B93dyR1fMOpRjtCJVY8TklWPP1OPPaFJ4nuibEdWHgPvQ5uuribzefbxiTa9kTahILK0KbDgd6dN&#10;rRTkGK3TGLvjAagZxnqgTTl1vJU2tfPpoJXuMOtLlKQ23nIACj0bE739mE1Hg4NcDpvEBLVh1ZCu&#10;f9sWN7kwSeXGL9yNV7ekqy9HUrnh9iTp0rdtcdqdSVLbjkCaqoszpGmGs0rETQo0iQ3zk+VMLTY6&#10;TBXjTLUu7XU59M90lU4XG6pLu10kcV2l5xNlqnVp189wYo7pKj0vNkyXpUyeLkaZKl2GMs3ahulS&#10;lElsqC7teviLx5FRplqXdv6soeNL3XwnNlSXdr076hllqnQZyjTFXZIkjooyiQ3TZSmTlyAYZap1&#10;aedDE9VVjnuxobq063HUgudSRplqXdr5nq5y3Hu6LGUa4nwNyxOMMlW6DGVy4qgokxdHS5mG4OlU&#10;V+n8eL6pTvXmfjtn3CvK5I17S5mG+JsI1VU6Px5uqnVJPVcgGCdPKMrk5QlLmTxdjDJVcTR32jl5&#10;VVEmL69ayuTFkVGmWpce9846pCCTtw5JwV24vvXGPWNMlS7DmJx1WyEmb922hMnLE4ww1bp00nFq&#10;HAWYyiLnxJdOfAl3c12f7q7zIOM/6e46rBSBL405X4pnfWaZdHh8Seol7AsPdpkW5NdIjqTwFau8&#10;8c/v5lfFl3KX+c38Go1iSz0nZqIRtHWhI9Rdwl+6NSXlIeu5h7WSE7pbkkUR/XUbSWaGUXd3Qgb7&#10;lSMkYtXjhGTV48/UI9R1OTSJ74ly8kM1Yt6HL80/jj/NMjI88aU38iXUl5YvhYN2786XhvN4jG8y&#10;C/zqyJemqMaEL+E1Dr238qXRqB20w3m4jE6+FHssTTRfmuJZCJNZ1U75B1YxuR/UDekdXzvCtpxJ&#10;0rsOIK+6JV17OZJKyuFJ0kVvO2q4JLXhEL5USzJ8aYqnWRA3Kb4kNsxPli8NZT/LYlc6PT7niejS&#10;Xp9iHDBdpdPFhurSbhdJXFfp+ciXiC7t+imez8N0lZ4XG6ZLFiu133B0Eb5U6zJ8aYoRQXQpviQ2&#10;VJd2PfzF40j4EtGlnT/FCTKmq3S92FBd2vXuqCd8qdZl+NIEd6IRXVIqxBDhYWliw3RZvuQlCMKX&#10;iC7tfGiiuspxLzZUl3Y98CXPpYQvEV3a+Z6uctx7uixfGuFgC8sThC/VugxfcuKo+JIXR8uXRnho&#10;EtVVOj/yJaJLO98Z94oveePe8qXRlGd7coqp1mX4kpMnFF/y8oTlS54uKSEPkyg+yYno0uPeyauK&#10;L3l51fIlL46ELxFdetw765DiS946ZPmSN+4JX6p1Gb7krNuKL3nrtuVLXp4gfInoMuOel12KL5VF&#10;zokvnfjSiS91PXvsn8SXMJOFL+GFnV9Kj7ua5idGeXwJT24WinGwyzAov0Yo1CSrsBtzMQ0WBDSF&#10;zNoFMSJbiTepuC0lAJP3pFlMfi1xFqR1dZeUd4OV5IRudJQ82m0kywp80N3dNJKqHuUSXzQVH63t&#10;eipZ9fgz9dgTmiQexl0etSMrB+V9+NLVj5NP88wVT3zpTXwJN9LXfCkMzXfnS2PZIkgeibeAFnwJ&#10;SSHwpTwl3sqXxtjTtdIdxmgJj8p9X3ig+DT0WJoYvjSbD6Z4yI9ppyx9pzDBPq1qSFe+7RjP/GGS&#10;9K5DYE7Vkqm9uCS11XYkIVmUZGKMh+4ySeVuLzy6qZZk+dIM5zhqN2m+BBvmJ8uXxnJOiMWudHri&#10;S5Wr5L7n4hKn2FMxXaXTxYbq0m4XSVxX6fnEl2pd2vVT3OHDdJWeFxumy/IlTxfjS5Uuy5fAEogu&#10;zZcij6ub0q6Hv3gcGV+qG9POlz0h01W6Pu0b66a061tv1DO+VDVm+NK04emhzDNiw+Jo+ZKXIBhf&#10;qnVp58NXzF9yL/9hyy42VJd2fevlUsaXal3a+Z4uNe4dXZYvjefgOCRPML5U6TJ8yYmj4kteHC1f&#10;muAcHdVVOj/xpVqXdr4z7jVfihy6bkq7vp00fD5KqXYYFPH8Up3vLV/ieULzJSdPWL7k6WJ8qbpI&#10;c37JyauaLzl51fIlL46ML9W6tPOddUhq6YPrvXXI8iVv3DO+VOmyfImv25ovOeu25UtenmB8qdZl&#10;xj2vcTRfKoqcE1868aUTX/ot+BLqDuFLI86XUJ/Jfi9Md8xRly8Zu0wL8qvmS91wBYLQJZJ5F55I&#10;fOk1Rjgj39VS7A4fJNRl9Dq+FJ3Qc3WvMZKVDD7IXs9ezK/Rm9Pogx7lCJ001eOEZIXD111eSD32&#10;hCaJh3FXW1IBlSMrX9v78KU/XE2n8xzSE196I1/CZsieXwpA5d350iTdpznHJ/Zh8Bz50gwTItwf&#10;lwfoW/nSFB8o1k7iGbsSHpX7vsCX0HNQcrz1TfOl+bwZHOQejUrUISa4z6RqCDOzIB2t/DmXSdK7&#10;Drllr2pJ116OJEy4Q6nqSdJFbzu9wE6IeKmsegNfqiUZvjSfTZibFF8SG+Yny5cmMyd2pdMjXyK6&#10;tNflkdQkfOqp4GJDdWm3i6Oot8iH1BFd2vXzMZ6Sk2fBcVjJfdrHIMKG6bJ8ydNF+FKty/Cl+XDK&#10;dCm+JDZUl3Y9/MXjSPgS0aWdP2/p+FL3x4kN1aVd7456wpdqXYYvzcESSBzV+SWxYbosX/ISBOFL&#10;RJd2PjRRXWWyERuqS7u+9XIp4UtEl3a+p0uNe0eX5UtTfPwny16EL9W6DF9y4qj4khdHy5eEcVBd&#10;pfPT/XFVqjf3xznjXvElb9zb80vTieOv0vnp/rhKl+FLTp5QfMnLE5YveboIX6rjaPiSk1cVXxIb&#10;Nu6lsFULthNHwpeILjPu+Tqk+JK3Dlm+5I17wpdqXYYvOeu24kveum35kpcnCF8iurTznRpH8aWy&#10;yDnxpRNfOvGl34AvYSaH++P4074lO4MCxOnewZfSrWEHu0wL8mskIlL4Smv5YEl+N7+WB4qQdLrw&#10;RGwJ8vqNUKZ1GcUrRK3dZZSUd2tKTujmKsmj3UbprFp3d3BjIEfdyuX+R/i8xwnJqsefqcee0CTx&#10;PVG2IyuPgffhS3PUCPFDzDBoT3zpjXwJRMXypVBfvjtfmslWCaO1abDHxHw8AiZBm+EAU544bwVM&#10;M3zaeIvPho/dFDv4XEPixpV4gCn0WDIoDZiaZo6Prz4IPrZU0o5ghLMAVVt619fOUNoyVXrnIWeY&#10;qpZ0/eWqKimTq0rXvlAFcEJ8pfYd4Ta5SpXBTOhRPnorR/foLAWaghXzliVNM5AMJow8ial2mDnJ&#10;1DTyKfVMWun8YEWlaf+LKi6tDEA6zFR7TQegaSby4XjEa2UEghWTZnmTJ43wptprhjc1DcYGk6aI&#10;U7Ci0uz4dwJKkBORpkPQNDgfQaWVIQhWVJqOgTsJCHWqpRnqBFU8oIo7BSsmzYInL2sQ8ESk6RCI&#10;w6jX1NGmYEWl6Ri0Xpol7IlI0yHwpelpgAtg0ix+mgFns+RB8FMtzeCnECrRZ5cTBaCCFZWmY9DO&#10;8CxqKq1MRemEU5U8DIFyp4FiUO40sBBqfoGbgMlawA45VdIMhHKTh8JQbvKwHMqTRjhUHVCpRwt4&#10;5KZcRaLclGtRlBdQgqKINDsNnIVKwSh3obI0ypsGhEbV0gyNcpd3xaPc5d0CKS95yA7j8FeWazwj&#10;ktZDOhOhU16mKSQVrPIMPTGpE5M6ManfgEkhz4QzT/yZ4LKkYo84yTe4uWeekCVKu0wY8ms684Q0&#10;IVbdrCV2iQWnCxJFJoW/JvUbxUIBCSaLya9RVNoF5wMy+c38qpR3dyeFMy4vrMRud8mj3Uay2qKl&#10;7u4S++k584TQSVM9TkhWPf5MPfaEJonvibIdWdnf78OkPg5n7fxjGhwnJvVGJoUpYplUmC7vzqTw&#10;17MwWpvRRcg4RyYlJaMwqQM1fSOTGl7IE5IStyyBU3XoKfZYmhgmNZrgc6JHgC8Boh0xC7x2KJwa&#10;McKniFcITFfCw4sLQBaiShVhUoPVLZkSzFOl9uOeKl0EQxWYFFFVbgXD0adalWVSIzxrgTlLMymx&#10;Yt6yTArP/afCCJMi0rTvm5HQFRJHdf4pWFFp2v/iLi6tDEBkUkSaDkAzwt1nVFoZgWDFpFkm5Ukj&#10;TKqWZpnUSOgK8ZpmUmJFpekYtF5AZWk9TKbrls+AVocASIpPTHUQKlhRaToG7iQgTKr2mmVSo4ZL&#10;00xKrJg0w6TcrEGYFJGmQyCxpAHVTEqsqDQdAzfNEiZFpOkQ+NL0NHCkGSYFabhhmGQ1wqRqaZZJ&#10;eQHVTMoLqDkVNbwYOtLUNEBSYAuBZVLeNNBMSqxYQA2TGl7IjcPMa2UM4sGo2muWSXnJQzMpL3lI&#10;oVlgJFcaYVJEmp0GTsrVTEoSM/OaYVJuQAmTItLsNHAWKs2kZDlj0gyTcqcBYVK1NMukvOVdMylv&#10;eTdMyk0esg85rgaBSRFpOhOFCowtVJpJlRXRiUmdmNSJSf0GTAqTWZgUXmQAHplTAjZ4V3aC+Zk9&#10;x/czQ4h2+RxRtsvv5tdEdhJu6gYy0QgVRD9uisccXP4TwVXPB7nF7rCL6epONjnwQ7dRckK3cEiW&#10;lrqNpCzq7U4Wbhj1KJcFWawyVcwRya8xMsmqx5+px57QJPGoP7o8mvxwGFlZz/swqU9/uBpf/TEJ&#10;ODGpNzIpDFnLpMJj0d6bSQ0b2VbKaB2j9AuIZ/VtP1hiYZAyRJjUgXS+lUk1+Gh09BfYWgmcKiYV&#10;eyxNdCncTFps4g6CHSYlRveDui24tiyr5cOCmSpVhMlWpG7JlGCeqhKJBOlMlS6Ch3LghKlS2xA5&#10;J1Wrskxq0kyoszSTEiumyzCpYTO8oMIIkyLStO+byQXAD4mjZlJiRaVp/4u7uLQyAJFJEWk6AI08&#10;uYNKKyMQrJg0w6RcaYRJ1dIskxpPwaSI1zSTEisqTcfADShhUkSaDkEzxvO5qLQyBMGKStMxcCcB&#10;YVK1NMukxjgPyaRpJiVWTJplUl7WIEyKSNMhEFVcWpmDghWVpmMw9NIsYVJEmg6BL01PA1wAk2aZ&#10;lHyYPctqhEnV0iyT8gKqmZQXUMukmhlfnORjuY+b8cCkiDQdAncaaCYlk4V6Tcdg2Mz5WkDOSdXS&#10;LJPykodmUl7ysEzKkybF7dFreLg8W6hkH1SsxG7K1UxKEjPzmmVSXkAJkyJe0yFwFyrNpLyFyjIp&#10;bxoQJlVLs0zKW941k/KWd8ukvOQBHUVAA5Mi0sw08AoizaTKOu3EpE5M6sSkfgMmJfMbTAovjEkl&#10;vhBnPOaoy6SQ0csdYyYM+TUxKfQlVt13m0WIgjWuC2mkc1LdLUWjtvu4UWI24WYkl27JvgTKu1tC&#10;R2LUzWKSR3uMUGT1dieLBoyabuUSX1j1OCFZQVyX01OPPaGR6gQ99kTZjqw8Ut6HSX38OPt4lS/m&#10;/y+T2jwsL/Fv8O3p8XknX304u9/vN5fn57vl/eppsftuvVk9493b9fZpsce327vzm+3i5eH57unx&#10;HE8Vn5zjt/Zftquz1MjTq9p4Wmz/9mXzu+X6abPYP3x+eHzY/xqaQxYRUc9ff3lY/rKN3yz/8vWX&#10;7eDhBqMQT7up8FaY6PJLYhd/ayHX8vN6+bfd4Hn98X7xfLe62m1Wyz2GOxrIP9pu1y/3q8XNTn4s&#10;A1e3Er5VSj4/Pmx+fHh8lFQnX6dr3r7Gbevb24fl6tN6+eVp9byPvtuuHnH56+fd/cNmdzbYXq6e&#10;Pq9wnds/3QRBuG90u/xP6A58bbffrvbLe+n8FiLSz5FzDm8ExUeRcjm7DXz3+eXP65vVh7PFl/06&#10;5OlM5CBqgGWzaRLibVD8hb4yy2sbcbnQvEZujIyzO//2Zrvb/7RaPw3kC6iG0ND64uvPO5EMadlE&#10;RD+vxXfy8ywsfYlv8dXL5u7y5W4Tfu1uu9jcPyw/LfaL8vtgdblq1/frx5vV9of/AQAA//8DAFBL&#10;AwQKAAAAAAAAACEA6yiQPsomAADKJgAAFAAAAGRycy9tZWRpYS9pbWFnZTEucG5niVBORw0KGgoA&#10;AAANSUhEUgAAARkAAAD0CAYAAACvvVL/AAAABmJLR0QA/wD/AP+gvaeTAAAACXBIWXMAAA7EAAAO&#10;xAGVKw4bAAAgAElEQVR4nO3deVQTV/sH8GeSQMISdoKAqFgQUEBEKAqyiftWLdVaq69ad0vFXdyr&#10;da2KWrfiUm1daBXF3VoBARFcQFFUUCiLbIKCQIAkQHJ/f/QNb5ofIFomA/T5nHPPkTs3d55E+Tpb&#10;ZoAQAtiwtVR7+PCh0++//z6Y6Tpash0/fnyik5PTQwAgAEAoipJ17dr1z6+//npvWlqajXzco0eP&#10;HN3d3W8fPHhwRkPzFBYWdnB3d7+9YcOGlUy/J1U2DiDUgrZt27bk/Pnzo6uqqrSYrqUl7N+/f+7X&#10;X3+9r2vXrpnffvvtt3p6emWEECotLc325MmTXx46dGhGaWmpgZaWVlV5eblufHy8u6+v782G5hKL&#10;xbz4+Hh3a2vrdFW/DyZhyCDUiOPHj08KCAjY271792fx8fHuurq65YrLg4ODFy5duvT7uro6/D1q&#10;An44bUR6err11q1blz19+rQHRVHEyMjojYeHx+05c+Yc0NHRqZCPO3bs2JRffvnlPyKRSAMAwNra&#10;On316tXfKf7v+fz5c5vDhw9Pnzp16tHu3bs/U1zPjz/+OFsoFPKXLFmyTd63du3adVZWVhkDBgyI&#10;2LRp04qkpKTeAAC+vr43v/vuu9UsFksGALBz584FDx8+7FVbW6um+Pq5c+fut7S0zDp8+PD04uJi&#10;QUBAwN7g4OCFUVFR/TU1NavXrVu3Niws7LNp06YdsbW1TVN+71u3bl3G4XDqFi1atKMlP9OmVFdX&#10;a86ZM+eAnp5e2dWrV4cpBwwAgKamZvXevXsDVFVTW8ViugD0bunp6dZeXl6xZ86cGWtnZ5fq4uKS&#10;qKGhIfr++++XPnz4sJd83J49e76ZOnXq0aqqKi1XV9f7Dg4OKefPnx89YMCAiIKCAjP5uMzMzK7b&#10;t29fnJ6ebq28rl9//XX8kSNHpin27dmz55uQkJBZbm5udwsKCsx69OjxlKIosmnTphXLli3bKh+X&#10;nZ3dpaKiQkcmk7GeP39uI2/V1dWaAABnzpwZu3fv3gAfH5/oiIiIAZ07d84hhFCdOnV6uWvXrvk7&#10;d+5coFzP06dPewQFBW15+/atfkt9ns1x48aNgVVVVVpjxowJ79y5c44q193e4JZMK1dZWandv3//&#10;qMrKSu2YmBhvZ2fnB/JlEomEKxaLeQAAcXFx/ebPn7/Lzc3t7q1btzzV1NRqAQDGjRt3evDgwdc/&#10;/fTTc3fu3OnzoXXEx8e7nzhxYuKECRNOAQDU1dVxfHx8ooODgxcGBQVtMTQ0LNm9e3dgSUmJYXh4&#10;+JiLFy+OamiewsJC06FDh15TDrLRo0efP3Xq1IQdO3Ys0tbWrpT3h4SEzGKxWLIZM2Ycaqo+Qghl&#10;ZmZW0Nz38/Dhw14dOnR41dhyeah9yPGT27dve2zatGmFcn9ZWZne+87VHmDItHJXrlwZnpeX13H7&#10;9u2LFQMGAIDL5Uq4XK4EAODkyZNfymQy1v79++fKAwYAYMCAARGff/75b6GhoV+8ePGiW7du3V58&#10;SB2enp635AEDAMDhcOq++OKL0Nu3b3tkZ2d3MTQ0LAEAoCiKNDUPl8uV7Nmz5xvl/rlz5+4PCwv7&#10;7NSpUxNmzpx5EABAJBJpHD9+fNLgwYOvN2drQrG+d9HU1Kxu7tj3FRMT4x0bG+tF1/xtDYZMK/fq&#10;1asOAAC9e/dOamrc69evjQEAnJyckpWX9erV62FoaOgXxcXFgg8NGWNj49fKferq6jXKfe8KGYFA&#10;UNzQL7ivr+9NW1vbtJCQkFnykDl9+vS4srIyvVmzZoW8qz6KosiOHTsWvWucKqxYsWLThg0bVin3&#10;Z2dnd7G0tMxioiYmYcigVmPOnDkHAgMDdyclJfXu3bt3UkhIyCxzc/P8ESNGXG7O648dOzaluesa&#10;N27c6aa2ZthsthQAQCgU8ps7J2oYhkwrJ98ykB88fdc4kUikoaWlVaW4TP7ad21ltIR/so7Jkyf/&#10;vHz58s0hISGz5s2b90NCQkLfNWvWrJf/wjdFJpOxpk6derS56xo4cOCNpkLG09PzFgDA5cuXRyie&#10;QUPvD88utXJ9+vS5AwDwyy+//KepcfLdpNOnT49T7K+trVULDw8fo6amVmtvb/8EAEB+zEa+KyZX&#10;Xl6u+/jxY8d/Ui9FUYQQQn3Ia3V1dcsnTJhwKjQ09Ivt27cvZrPZ0ncd8JVjsViywsJC0+Y2U1PT&#10;wqbm69KlS7a/v//Zx48fOzZ16vzu3btu8ssFUCOYvuQY27vblClTjgIACQoK2iwWi7mEECgvL9cJ&#10;DQ0dn5qaaksIgeLiYmNLS8tMPp9fkZSU5EwIgZqaGrWAgIA9AEBWr169Xj5fWVmZrra2ttDMzCw/&#10;MzPTkhACr169MvHy8orR1NSssrGxSVNcv76+fqm/v3+Ycl0HDx6cAQAkMTGxt7xvyZIl3wMAOXDg&#10;wOykpCTnpKQkZ6FQqE0IgUGDBl23sLB42dR7ffDgQS/47+X7I0eOvMjk5y4SiXg+Pj43AYAsWbLk&#10;+9zc3I5CoVC7oqKCf+/ePdfZs2cfUFNTqykrK9MlhEBsbKwnAJCVK1duaGi+rKysLgBAJk+efIzp&#10;f1OqbIwXgO3dra6uju3v7x8GAERNTa2Gx+OJKIqSsdnsOsVf8NTUVFtDQ8M3FEXJeDyeSE1NrQYA&#10;yH/+85+flee8cOHCKBaLJZX/QrNYLOmiRYu2e3t7R/+TkHn9+rWRs7NzknxeACAxMTFehDQvZAgh&#10;4ObmdgcAyOXLl4cz/dkLhUJtb2/vaMX3I296enpv16xZs04qlbIIwZBprFGE0L6bjlpIXFxcv+fP&#10;n9tQFEWMjY1f9+3bN8HIyOiN4pjy8nLdK1euDFe84tfLyyu2ofkeP37seP/+fVcWiyVzc3O72717&#10;92cFBQVmUqmUbWFhkSsfl52d3UVDQ0NkYmJSpPh6oVDILy4uFlhYWOQqn2l6+fJlp9raWjUAAHNz&#10;83wejycuLCw0ra2tVevUqdPLpt6nm5vb3VevXnXIysqybC3HQpKSknonJyc7Afy1a9a1a9dMd3f3&#10;eMXLBcRiMS8/P99cX1//rYGBQanyHHV1dZycnJzOOjo6FQ2drWuvMGRQq/Lw4cNezs7OD9atW7d2&#10;zZo165muB/1zGDKoVTh37tynSUlJvU+cODGxrKxM78WLF92Ut5xQ29Qmzy49f/7cJjMzsyvTdaCW&#10;8+DBA+fLly+PsLS0zIqIiBiAAdN+tMktGVdX1/sCgaD4ypUrw5muBSHUtDa5JYMQajswZBBCtMKQ&#10;QQjRCkMGIUQrDBmEEK0wZBBCtMKQQQjRCkMGIUQrDBmEEK0wZBBCtMKQQQjRCkMGIUQrDBmEEK0w&#10;ZBBCtMKQQQjRCkMGIUQrDBmEEK0wZBBCtMKQQQjRCkMGIUQrDBmEEK0wZBBCtMKQQQjRCkMGIUQr&#10;DBmEEK0wZBBCtMKQQQjRCkMGIUQrDBmEEK0wZBBCtMKQQQjRCkMGIUQrDBmEEK0wZBBCtMKQQQjR&#10;CkMGIUQrDBmEEK0wZBBCtMKQQQjRCkMGIUQrDBmEEK1aPGSePHliHxgYuNvJySlZT0+vTFdXt7xv&#10;374J9+7d+7ih8Rs2bFhlbGz8WkdHp0JXV7d87NixZ4RCIb+l60IIMaPFQ2bnzp0LwsPDx/j4+ERv&#10;3bp12dq1a9fl5eV19Pb2jrl+/fpgxbFnz571X7169XeTJk06fuzYsSlbtmwJ+v3334csXrx4e0vX&#10;hRBiCCGkRVtKSop9XV0dW7EvNze3o5aWVuWAAQNuyPvKy8t1BAJBkaur6z3FsatWrfoOAEh0dLR3&#10;Y+twcXG5P2zYsCstXTs2bNhavrX4loy9vf0TNpstVezr2LFjnoWFRa5IJNKQ98XExHgXFxcL5s+f&#10;v0tx7IIFC3YCAISFhX3W0rUhhFRPJQd+i4uLBdnZ2V1sbW3T5H3Pnz+3AQBwcHBIURxrYGBQamZm&#10;VpCWlmaritoQQvRSScgEBgbuJoRQCxcuDJb3yWQyFgAAl8uVKI/ncrkS+XK5DRs2rHJ0dHzs6Oj4&#10;ODU11Y7+qhFCLYFD9wpWrFix6bfffvv8559/nty9e/dnHzqPsbHxaysrqwwAgPz8fPOWqxAhRCda&#10;Q2b9+vVrNm/evHz//v1zJ02adPyfzDVr1qyQWbNmhQAAuLq63m+ZChFCdKNtd2njxo0r165du273&#10;7t2Bc+bMOaC83MjI6A0AwMuXLzsp9kulUnZBQYGZsbHxa7pqQwipDi0hs3nz5uWrVq3asG3btiXz&#10;5s37oaExXl5esRRFkTNnzoxV7L906dJIiUTC9fb2jqGjNoSQalGEkBadcN++fV8HBATsHTFixOVF&#10;ixbtUFympaVVpbirExAQsPfgwYMz796969arV6+HZWVlep6enrcAAJKSknqrq6vXNLQOV1fX+wKB&#10;oPjKlSvDW7R4hFDLa+kLb0aNGnUBAEhDzc7O7pni2MrKSi1bW9tUNptdp6OjU87lcsWamppViYmJ&#10;vZtaB16Mhw1b22ktfuD32LFjU8RiMa+hZWpqarWKP2tpaVU9evSo5x9//DFIIpFwKYoiHh4et01M&#10;TIpaui6EEDNaPGT09fXfvs94dXX1mhEjRlxu6ToQQq0D3uoBIUQrDBmEEK0wZBBCtMKQQQjRCkMG&#10;IUQrDBmEEK0wZBBCtMKQQQjRCkMGIUQrDBmEEK0wZBBCtMKQQQjRCkMGIUQrDBmEEK0wZBBCtMKQ&#10;QQjR6v/dtKqoqMjk2LFjU1JSUhwIIRQAgIWFRe7EiRNP2NvbP1F9iQihtuxvIXP79m2PsWPHniks&#10;LDRVHrhr1675e/fuDZg+ffph1ZWHEGrr6neXnj592sPX1/cmIYQ6d+7cp2KxmCeTyVhSqZR97969&#10;jx0cHFJmzJhx6OjRo1OZLBgh1LbUh8ylS5dGcjicusTERJcxY8aEc7lcCUVRhMViyVxdXe/Hx8e7&#10;Ozk5JYeFhX3GZMEIobalPmRkMhnL3Nw839zcPL+hgWpqarVOTk7JMpkMDxYjhJqtPjAsLS2zqqqq&#10;tOQHextSWVmpbWlpmaWa0hBC7UF9yIwdO/aMkZHRm3nz5v0gkUi4ygOPHDky7ebNm75Lly79XrUl&#10;IoTasvqzS9nZ2V3s7e2fHDhwYM61a9eG+vr63lRXV68hhFAPHjxwvnv3rpufn1/ktm3blihOsGbN&#10;mvX4MDaEUGPqn4UdGxvr9SEPuU9NTbWztbVNa/HKmoDPwkao7ajfkvH09LxVU1Oj/r4TKD96FiGE&#10;FNWHDEVRBAMDIdTS8HQ0QohWf/taQXFxsWDx4sXb4+Pj3evq6v7f95oAAIKCgrbMnj37R9WUhxBq&#10;6+qDJCcnp7O7u3t8YWGhqYuLS6Kenl5ZQy8wMDAoVV15CKG2rj5kTp8+Pa6wsND04sWLo0aMGHGZ&#10;yaIQQu1H/TGZ2tpaNWNj49cYMAihllQfMlZWVhkSiYSL301CCLWk+kD57LPPwmxtbdOWL1++uanv&#10;LyGE0PuoPybDYrFkly5dGtm/f/+omzdv+vbs2fNRQy/w9/c/O2TIkN9VVyJCqC2rDxmZTMaaNGnS&#10;8SdPntgDANy/f9+1oRdYW1unY8gghJqrfncpNDT0i+vXrw9esGDBzrKyMj1CCNVQw29hI4TeR/2W&#10;zMuXLzvp6+u/DQ4OXshkQQih9qV+S0ZfX/8ti8WSMVkMQqj9qQ+ZCRMmnGKz2dJLly6NZLIghFD7&#10;Ur+7JJFIuDNmzDj0+eef/xYYGLjbyckpuaEX9OzZ85Gq7x+DEGq76kMmNTXVbuPGjSsBALZs2RLU&#10;2Au2bNkShCGDEGqu+pBxdHR8HBERMeBdL7CyssqgtySEUHtSHzJ6enplfn5+kUwWgxBqfxq8Z0xh&#10;YaHpq1evOlAURRo7NoMQQs3xty9DisVi3vjx4381NzfPd3Z2fuDs7PxAviwiImJAz549H+Xm5lqo&#10;vkyEUFtVHzIikUhj4MCBN86ePeu/YMGCnQsWLNipONDLyys2KyvL8sKFC5+ovkyEUFtVHzJnzpwZ&#10;GxcX1+/cuXOf7tixY5HyfWXU1dVr3N3d4xv7ThNCCDWkPmTy8/PNLSwsckeOHHmpscHGxsavS0pK&#10;DFVTGkKoPagPGRaLJVP8WgFFUUR5sFQqZeO9ZhBC76M+ZPh8vjAvL6/jn3/++VFDA0tLSw2ioqL6&#10;CwSCYtWVhxBq6+pDxt/f/yyfzxcOHjz4+tOnT3soDsrJyek8aNCgP0pLSw1mzpx5UPVlIoTaqvrr&#10;ZExMTIpiY2O9Bg8efN3e3v6Jurp6DSGEMjExKXrz5o0Rm82Wnj59elzfvn0TmCwYIdS2/O06GQcH&#10;h5SEhIS+33zzzR5nZ+cHbm5udy0tLbNGjx59/saNGwNHjx59/l0TSqVSdnR0tM/27dsXf/nllydH&#10;jBhx+datW56Njd++ffvijh075hkbG78WCATFkyZNOl5VVaXVEm8OIdQKEEJatOXn55sBAFFTU6vp&#10;0qVLFgCQ0NDQ8Q2NvXjx4kgAIHPmzNl/8uTJCcHBwQs0NTWrAgIC9jS1DhcXl/vDhg270tK1Y8OG&#10;reVb/R+SkpKcHR0dHzU1eOjQoVd/+umnqU2NEYlEvPv377uIxWJudHS0d2MhU1FRwTc1NS1wdnZO&#10;kslklLw/KChoM0VRsri4OI/G1oEhgw1b22n1u0uVlZXajx8/dmxqqyc1NdWuuLhY0NQYHo8ndnFx&#10;SeRyuZKmxsXGxnoVFhaaLliwYKfi6fJFixbtIIRQp0+fHtecLTGEUOv2Xg9yE4lEGi214tTUVDuA&#10;v26CpdhvZGT0xszMrODZs2fdW2pdCCHmcJYsWbINACAvL68jAID8Z2Wpqal2RUVFJpaWllktsWL5&#10;kyob2uLhcrkS5SdZbtmyJejcuXOfAgCkpaXZ4vU6CLUNnO3bty9W7FD+WY7NZktnzpx58LPPPgtT&#10;TWl/p62tXWlkZPQGAIDD4dQxUQNC6P1xysvLdQEA4uPj3YcOHXpN/rMydXX1Gh6PJ1Ztef8TEBCw&#10;NyAgYC8AgKur632m6kAIvR+Ojo5OBQCAh4fH7YSEhL7yn+lmaGhYAvDXblq3bt1eyPulUim7sLDQ&#10;1MXFJVEVdSCE6PW37y716dPnjqpW3K9fvzgAgLNnz/or9l+9enWYWCzmeXl5xaqqFoQQfd7r7FJz&#10;JScnO925c6eP/AxRRkaG1Z07d/rcu3fvY/kYGxub5zNnzjx4+PDh6fLnb1dWVmqvXr36O1tb27Tp&#10;06cfpqM2hJBqUYT8vzs6/GNdu3bNzMrKslTu5/F4YsXT4EKhkN+rV6+H8kfkVldXa9bW1qpFR0f7&#10;NLVV5erqel8gEBRfuXJleIsXjxBqUQ3eSPyfunXrlmdtba2acr/yY3D5fL4wJSXF4cqVK8MlEgmX&#10;oiji5eUV27Fjxzw66kIIqR4tIWNubp7f3LEaGhoipk6LI4ToR8sxGYQQksOQQQjRCkMGIUQrDBmE&#10;EK0wZBBCtMKQQQjRCkMGIUQrDBmEEK0wZBBCtMKQQQjRCkMGIUQrDBmEEK0wZBBCtMKQQQjRCkMG&#10;IUQrDBmEEK0wZBBCtMKQQQjRCkMGIUQrDBmEEK0wZBBCtMKQQQjRCkMGIUQrDBmEEK0wZBBCtMKQ&#10;QQjRCkMGIUQrDBmEEK0wZBBCtMKQQQjRCkMGIUQrDBmEEK0wZBBCtMKQQQjRCkMGIUQrDBmEEK0w&#10;ZBBCtMKQQQjRCkMGIUQrDBmEEK0wZBBCtMKQQQjRCkMGIUQrDBmEEK0wZBBCtMKQQQjRisN0AW1B&#10;XbVY8Or+43Wi4lIXAACuvs5zE1eHb7m6/Ayma0OotcOQeYe6arHgzwuRNyVvy7vL+0SvS10q84r6&#10;d/3Ez5enr/OcyfoQau1wd+kdXkYm/KIYMHJ11SLTnGuxFwghFBN1IdRWYMg0gchk7MrcwkGNLZeU&#10;VdjUVFR2VWVNCLU1GDJNo/7bGkcIWzWlINQ2Ycg0haKkbB63pNHlLKqOzVUvVWFFCLU57TpkpLW1&#10;2rXVIpM6scTwQ15PURQxcenxXWPLjey77eNo8N58eIUItX+Mh8wPP/wwz8rKKsPCwiK3U6dOL6dP&#10;n35YJBJp/JM5CSGs/FuJPzw7crYk9Vj4q2c/nX3z5/mI6LpqseB95zJytN3dwa3nSuV+g+5WB009&#10;nBf8kzoR+jdg9BT2tWvXhgYGBu7+6quvfvLw8LhdVFRksn79+jU6OjoVwcHBCz9kTkIIlRt551jZ&#10;i6xJiv1VBcXef16IvPnRaD8fjgbv9fvMKejdY5NOV4uzotelvQEAuHo6zzUFBkkfUh9C/zaMhUxV&#10;VZXWjBkzDjk6Oj4+fPjwdIqiCABAaWmpQXBw8MJx48ad7tOnz533nbcy79VA5YCRk7wt71784Nly&#10;Mw/n9w4wnr7Oc7wmBqH3x9juUmxsrFd+fr75okWLdsgDBgBgyZIl22QyGeu33377/EPmFZeW92hy&#10;eUmZ/YfMixD6MIyFzNOnT3sAADg5OSUr9gsEgmJTU9NC+XKEUNvG2O6STCZjAQDweDyx8jIejyeW&#10;SqV/u/5kx44diy5cuPAJAMCLFy+6CQSC4obm1TDUe9TUejWM9JObWo4QalmMn11qLhaLJeNwOHUc&#10;DqdOcfdKmXbHDlEG3a0ONrSMZ6SfbOzcfQt9VSKElLWZkFmwYMHOqKio/lFRUf2tra3Tmxpr7u06&#10;27hX960Uhy36bxfhdzK71nVUfz8Oj4sXzyGkQoztLunr678FAMjPzzfv1q3bC3m/TCZjFRYWmjo7&#10;Oz/40LkpiiKmfZ2CTD52WEOkMi5FUVKWGqe6JepGCL0fxrZk+vXrFwcAcP78+dGK/devXx8sFot5&#10;np6et/7pOlhsdg1bXU2IAYMQcxgLGTs7u9SpU6ceDQkJmfXixYtuAAAikUhj9erV31lbW6fPnDmz&#10;weMqCKG2hdErfnfu3LkgKiqqf8+ePR8JBIJioVDIr6ys1I6KiuqvoaEhaux11dXVGm/fvtWLj493&#10;V2W9CKH3RxHS6IkalRAKhfwLFy58IpFIuBRFER8fn+iuXbtmNvUaLS2tqurqak1V1YgQ+nCMh8yH&#10;OHz48DSJRMK1trZu8h67r1+/Npo4ceLJ+fPn7xw6dOjvqqqvOZKTk3suW7bs++3bty92cHBIYboe&#10;RZcvXx6+Z8+eeaGhoeMNDAzeMl2Poh9//HHW9evXh4SHh49huhZlq1at2lBeXq6zZ8+eeUzXomzK&#10;lClH7ezs0pYtW7ZV1etuk/f4nT59+pHmjMvLy+sIANCjR49ngwYN+oPeqt4Ph8OpAwBwdXW97+Xl&#10;Fct0PYoyMzO7AgD4+PjEdOjQ4RXT9Si6du3aUA6HU9fa/j4BAHbt2jUfAKA11qapqSkyNTUtZKK2&#10;NnOdDEKobWqTu0vNJZPJWBUVFToaGhoiLpcrYboeRbW1tWpVVVVa2tralfKtmtZCIpFwRSKRho6O&#10;TgWLxZIxXY8ikUikIZFIuHp6emVM16KssrJSmxBC8fl8IdO1KKuoqNBhs9lSLS2tKlWvu12HDEKI&#10;eW3ymEx7UFlZqV1bW6umqalZ3dq2stD7k0gkXPkZTz6fL2xtW6dMapfHZG7cuDEwKChoy4ABAyK6&#10;dev2Yvbs2T8yXRPAX8EydOjQa8bGxq/5fL7QwMCgVEdHp+Krr776ielT8m/fvtW3trZOb6glJyc7&#10;MVnbwoULgxurzd7e/gmTtQEAbN68ebmhoWGJgYFBqYGBQWnnzp1zIiMj/VRZQ1xcXL+VK1duHDJk&#10;yO/dunV78cUXX4Q2NK6wsNA0ODh44YQJE07Z29s/sba2Ti8sLDSls7Z2uSWzcePGlU+ePLHv3bt3&#10;Un5+vnlBQYEZ0zUBANTU1KhrampWr1q1aoOVlVUGm82W3rhxY+CuXbvmp6Wl2TJ5caFUKmVnZGRY&#10;ffLJJxeUvzdmZGTE6M3S+/XrF6d8DEYikXA3bdq0YsiQIYxemrB169ZlK1as2PT111/vmzp16tHq&#10;6mrNRYsW7Zg4ceKJlJQUB1V9drt27ZofGRnp5+zs/ODNmzdGubm5Fg2NS0hI6BsUFLSlR48eT9ls&#10;tjQjI8OqtrZWjdbiCCHtrr1588ZQ/mczM7P8kSNHXmS6pqbanDlz9gMAKS4uNmaqhtevXxsBADl0&#10;6NB0pj+P5rTQ0NDxAEDOnDnzGVM1VFZWamloaFT3798/UiaTUfL+V69emWhoaFRPnjz5mKpqKSkp&#10;MZDX4ODg8NjDwyOusZrFYjGXEAKbN28OAgCSk5PTic7a2uWWjKGhYePPSmqF5P9L43588x05cmSa&#10;kZHRm1GjRl1kqoa3b9/qi0QijX79+sUp3uPIxMSkyMbG5vmlS5dGEkKopu5/1FIMDAyadQsTJs4u&#10;tctjMm0BIYQihFDR0dE+x44dm/Lll1+elN/+gkl79uz5xsHBIcXW1jZt+PDhVxITE12YrklZTk5O&#10;58jISL9JkyYdV1dXr2G6HtLA89AJIVRpaanB27dv9ZmoqTXBkGHAoUOHZrBYLBmLxZL5+vredHNz&#10;u3vkyJFpTNdlY2Pz3N3dPd7f3//ssGHDrt67d+9jX1/fm1FRUf2Zrk3R0aNHpxJCqGnTpjXrym+6&#10;GBgYlGpqalZHREQMULxdbE5OTue0tDRbgIYD6F+H6X1rultrPCaTnZ3dOTw8fHR4ePjohQsX7mCx&#10;WNJp06YdZrImxWMK8paenm5lZmaWb2pqWlBbW8th+nMjhIBUKmV16tQpx83N7Q7TtRBCYMeOHQsB&#10;gIwfPz706tWrQ8PCwvzt7Oye6erqlgEAKSkpMVB1TU0dk1Fsqjomw/hfEt2tNYaMcvvhhx++AQAS&#10;FRXly3Qtym3p0qVbAYAUFBSYMl0LIQSuX78+CABISEjITKZrkbedO3fONzExecXlcsUmJiav1q1b&#10;t2b27NkHAICUlZXpqrqe1hYy7fLAb1vTq1evhwD/+0Jna9IajnkoOnLkyDRNTc3q8ePH/8p0LcOh&#10;qecAAAZeSURBVHLz58/fNX/+/F2KfT4+PtGmpqaFOjo6FUzV1VrgMZlWICcnpzNA6/uFlkql7Nu3&#10;b3twOJw6Js5KKCspKTE8f/786LFjx55pzb+8kZGRfrdu3fKcOnXqUVWcWWrt2uWWTHJystOjR496&#10;AgBUV1dr5uXldfz5558nAwD4+vre7NSp00sm6jp16tSEzMzMrr6+vjcFAkGxVCply69OtrCwyGXy&#10;wrLdu3cHymQylvzCN6FQyF+/fv2amzdv+gYGBu5uDb/UJ06cmFhTU6PO9AFfRQkJCX2fPHli36dP&#10;nzs8Hk+clpZm+9VXX/3k6el5a926dWtVVUdqaqrdvXv3Pgb469S6WCzmyf/Ne3h43LayssoAABCL&#10;xTz501kfPHjgDABw9uxZfwMDg1LabgXB9P4sHW3t2rXfqqmp1TTUzp8//wlTdZ0/f/4TgUBQBABE&#10;sfn5+UUweSEeIQS2bdu2mMfjiRTrUlNTq1mzZs06pv8+5c3FxeW+nZ3dM6brUGzXr18fpPy5OTs7&#10;JxUVFQlUWcfu3bvnNfZv/ujRo1Pk44qKigSNjRs0aNB1OmrDb2EzIDc316K4uFhACKFMTEyKLCws&#10;cpmuCQCgrq6Ok5mZ2bWiokIHAMDKyiqjNd5SobWpqalRT09PtxaJRBpcLlfS2u50yDQMGYQQrfDA&#10;L0KIVhgyCCFaYcgghGiFIYMQohWGDGqXYmJivEeMGHE5JSXFgela/u0wZFCblZyc7PTpp5+eu3Pn&#10;Th/lZfn5+eZXrlwZXlJSYshEbeh/MGRQm1VUVGQSHh4+Jj8/35zpWlDj2uXXChA96urqOH/++edH&#10;FEURKyurDMVnMuXk5HSuqqrSEggExY3d11YsFvOysrIsCSEUm82WduvW7cW7vtuTlZVlKRKJNJqa&#10;tzkKCgrMysrK9Ph8vrC1XPz4r8H0ZdnYWncbO3bsaXt7+5Q//vhjYOfOnbPhv5fOOzo6PkpPT7fK&#10;zMy09Pb2jpb3q6urS8LCwvyV57l69epQQ0PDN6Bw+b2VlVV6enq6leK4FStWbNTX1y9NSkpy/vjj&#10;j+/Kx3I4nNqDBw/OkI/bt2/fXD6fXwEARFtbW6ivr1+qr69fOm/evN2EEDh58uQEACDnzp0b4+/v&#10;H6a43jlz5uxn+nP9NzXGC8DWutuQIUOu8fn8ik6dOuX89ttv4xISEvocPXp0CofDqfX09Izt0aPH&#10;k/Xr169OSEjoc+PGjQGWlpaZfD6/4uXLlxbyORITE3traWlV2tjYpEVGRvZPTk7uGRYW5s/n8ys+&#10;+uijDMXvbQUGBu4CANKlS5esXbt2BSYkJPSJiIjw6969+1M1NbWaxMTE3oQQyMjI+Ojbb79dCwAk&#10;KCho84ULF0ZduHBhVHJyck9C/hcy5ubmeQEBAXvi4+P7xsXFeQwfPvwytKEbpreHxngB2Fp3GzJk&#10;yDVo4IZac+fO3QcAZOnSpVsV+y9evDgSAMiPP/44S97n4uJyn8fjiVJSUuwVx544ceJL5S0Lecjs&#10;27dvruLYpKQkZwAgy5cv3yTvk9/AqqEtJ3nIKD8xQCgUauvo6JT7+flFMP3Z/lsaHvhF72RiYlLk&#10;6+t7U7HPxsbmOQCA8kPEbG1t0wAAhEIhH+CvW20kJia6+Pn5RSo/iG3ChAmnBAJBcXR0tI/yOidO&#10;nHhC8Wf5aysrK7Xlfc25V4vyPNra2pVdunTJVpwH0QtDBr1TU49qeddjXOrq6jgADT8gjqIoYmho&#10;WNLQw8Wa83iY5oQMPmaGeRgyqM3Cu861DRgyiFbq6uo1HA6nrqHHpkqlUnZBQYHZh97aE0OmbcCQ&#10;QbTi8Xji/v37R0VHR/soP79p27ZtS8rLy3VHjBhx+UPmll+nIz/+g1onvBgP0e7w4cPT+/Tpc2f8&#10;+PG/rl27dp2BgUFpRkaG1fr169f069cvbtWqVRs+ZF57e/snenp6ZcuWLdt6586dPmw2W+rh4XF7&#10;woQJp1r6PaAPhyGDmuTo6PhYW1u7Urm/Y8eOed7e3jHKuzqamprV3t7eMYpX1VpYWOReu3Zt6LRp&#10;044EBATsBfhrK2TYsGFXf/7558k8Hk8sH2tlZZXh7e0dw2azpYrzslgsmbe3d4y1tXW6vM/IyOhN&#10;ZGSk38aNG1fKn9jYpUuXbIC/zoh5e3vHNHT7UFdX1/ut7ckQ7dn/Ac5ZKdm4hDL8AAAAAElFTkSu&#10;QmCCUEsDBBQABgAIAAAAIQB7/ojQ4AAAAAoBAAAPAAAAZHJzL2Rvd25yZXYueG1sTI9BS8NAEIXv&#10;gv9hGcGb3aTRYGI2pRT1VARbQbxNs9MkNLsbstsk/feOJ3ubN/N4871iNZtOjDT41lkF8SICQbZy&#10;urW1gq/928MzCB/QauycJQUX8rAqb28KzLWb7CeNu1ALDrE+RwVNCH0upa8aMugXrifLt6MbDAaW&#10;Qy31gBOHm04uoyiVBlvLHxrsadNQddqdjYL3Cad1Er+O29Nxc/nZP318b2NS6v5uXr+ACDSHfzP8&#10;4TM6lMx0cGervehYx8kjW3lIExBsSJZJBuLAiyxLQZaFvK5Q/gI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Mp2TVpxsAAFG+AAAOAAAAAAAAAAAAAAAAADoCAABk&#10;cnMvZTJvRG9jLnhtbFBLAQItAAoAAAAAAAAAIQDrKJA+yiYAAMomAAAUAAAAAAAAAAAAAAAAAA0e&#10;AABkcnMvbWVkaWEvaW1hZ2UxLnBuZ1BLAQItABQABgAIAAAAIQB7/ojQ4AAAAAoBAAAPAAAAAAAA&#10;AAAAAAAAAAlFAABkcnMvZG93bnJldi54bWxQSwECLQAUAAYACAAAACEAqiYOvrwAAAAhAQAAGQAA&#10;AAAAAAAAAAAAAAAWRgAAZHJzL19yZWxzL2Uyb0RvYy54bWwucmVsc1BLBQYAAAAABgAGAHwBAAAJ&#10;RwAAAAA=&#10;">
                <v:shape id="docshape129" o:spid="_x0000_s1027" style="position:absolute;left:1833;top:1375;width:32;height:32;visibility:visible;mso-wrap-style:square;v-text-anchor:top" coordsize="32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HNFxAAAANwAAAAPAAAAZHJzL2Rvd25yZXYueG1sRE9Na8JA&#10;EL0X/A/LCF5C3VRotamrSGmheBGNhx6H7JiNZmfT7Kqpv94VBG/zeJ8znXe2FidqfeVYwcswBUFc&#10;OF1xqWCbfz9PQPiArLF2TAr+ycN81nuaYqbdmdd02oRSxBD2GSowITSZlL4wZNEPXUMcuZ1rLYYI&#10;21LqFs8x3NZylKZv0mLFscFgQ5+GisPmaBWMczx+JVt7+TW1Wa52h/wvSfZKDfrd4gNEoC48xHf3&#10;j47z31/h9ky8QM6uAAAA//8DAFBLAQItABQABgAIAAAAIQDb4fbL7gAAAIUBAAATAAAAAAAAAAAA&#10;AAAAAAAAAABbQ29udGVudF9UeXBlc10ueG1sUEsBAi0AFAAGAAgAAAAhAFr0LFu/AAAAFQEAAAsA&#10;AAAAAAAAAAAAAAAAHwEAAF9yZWxzLy5yZWxzUEsBAi0AFAAGAAgAAAAhANk4c0XEAAAA3AAAAA8A&#10;AAAAAAAAAAAAAAAABwIAAGRycy9kb3ducmV2LnhtbFBLBQYAAAAAAwADALcAAAD4AgAAAAA=&#10;" path="m20,32r-9,l7,30,1,24,,20,,12,1,8,7,2,11,r9,l24,2r6,6l32,12r,8l30,24r-6,6l20,32xe" fillcolor="#ebcac4" stroked="f">
                  <v:path arrowok="t" o:connecttype="custom" o:connectlocs="20,1407;11,1407;7,1405;1,1399;0,1395;0,1387;1,1383;7,1377;11,1375;20,1375;24,1377;30,1383;32,1387;32,1395;30,1399;24,1405;20,1407" o:connectangles="0,0,0,0,0,0,0,0,0,0,0,0,0,0,0,0,0"/>
                </v:shape>
                <v:shape id="docshape130" o:spid="_x0000_s1028" style="position:absolute;left:1967;top:1187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wj7wAAAANwAAAAPAAAAZHJzL2Rvd25yZXYueG1sRE/NTsMw&#10;DL4j8Q6RkbixZByqUZZN08YkDlwoPIDVmDSisasma7u3J0hI3Pzp+/V2v8ReTTSmIGxhvTKgiFtx&#10;gb2Fz4/zwwZUysgOe2GycKUE+93tzRZrJzO/09Rkr0oIpxotdDkPtdap7ShiWslAXLgvGSPmAkev&#10;3YhzCY+9fjSm0hEDl4YOBzp21H43l2ghNOZF5jSFg5Fq2Lwl35zEW3t/txyeQWVa8r/4z/3qyvyn&#10;Cn6fKRfo3Q8AAAD//wMAUEsBAi0AFAAGAAgAAAAhANvh9svuAAAAhQEAABMAAAAAAAAAAAAAAAAA&#10;AAAAAFtDb250ZW50X1R5cGVzXS54bWxQSwECLQAUAAYACAAAACEAWvQsW78AAAAVAQAACwAAAAAA&#10;AAAAAAAAAAAfAQAAX3JlbHMvLnJlbHNQSwECLQAUAAYACAAAACEAiGMI+8AAAADcAAAADwAAAAAA&#10;AAAAAAAAAAAHAgAAZHJzL2Rvd25yZXYueG1sUEsFBgAAAAADAAMAtwAAAPQCAAAAAA==&#10;" path="m35,56r-14,l14,53,3,42,,35,,21,3,14,14,3,21,,35,r7,3l53,14r3,7l56,35r-3,7l42,53r-7,3xe" fillcolor="#daa1ac" stroked="f">
                  <v:path arrowok="t" o:connecttype="custom" o:connectlocs="35,1243;21,1243;14,1240;3,1229;0,1222;0,1208;3,1201;14,1190;21,1187;35,1187;42,1190;53,1201;56,1208;56,1222;53,1229;42,1240;35,1243" o:connectangles="0,0,0,0,0,0,0,0,0,0,0,0,0,0,0,0,0"/>
                </v:shape>
                <v:shape id="docshape131" o:spid="_x0000_s1029" style="position:absolute;left:2100;top:948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Z8CwgAAANwAAAAPAAAAZHJzL2Rvd25yZXYueG1sRE9Li8Iw&#10;EL4L/ocwwl6KputB3a5RZNldvImP9Tw2s02xmZQmavXXG0HwNh/fc6bz1lbiTI0vHSt4H6QgiHOn&#10;Sy4U7LY//QkIH5A1Vo5JwZU8zGfdzhQz7S68pvMmFCKGsM9QgQmhzqT0uSGLfuBq4sj9u8ZiiLAp&#10;pG7wEsNtJYdpOpIWS44NBmv6MpQfNyeroL3tDubbn26UHH5xuP9LaCUTpd567eITRKA2vMRP91LH&#10;+R9jeDwTL5CzOwAAAP//AwBQSwECLQAUAAYACAAAACEA2+H2y+4AAACFAQAAEwAAAAAAAAAAAAAA&#10;AAAAAAAAW0NvbnRlbnRfVHlwZXNdLnhtbFBLAQItABQABgAIAAAAIQBa9CxbvwAAABUBAAALAAAA&#10;AAAAAAAAAAAAAB8BAABfcmVscy8ucmVsc1BLAQItABQABgAIAAAAIQB1BZ8CwgAAANwAAAAPAAAA&#10;AAAAAAAAAAAAAAcCAABkcnMvZG93bnJldi54bWxQSwUGAAAAAAMAAwC3AAAA9gIAAAAA&#10;" path="m50,79r-21,l19,75,4,60,,50,,29,4,19,19,4,29,,50,,60,4,75,19r4,10l79,50,75,60,60,75,50,79xe" fillcolor="#aa6990" stroked="f">
                  <v:path arrowok="t" o:connecttype="custom" o:connectlocs="50,1028;29,1028;19,1024;4,1009;0,999;0,978;4,968;19,953;29,949;50,949;60,953;75,968;79,978;79,999;75,1009;60,1024;50,1028" o:connectangles="0,0,0,0,0,0,0,0,0,0,0,0,0,0,0,0,0"/>
                </v:shape>
                <v:shape id="docshape132" o:spid="_x0000_s1030" style="position:absolute;left:2244;top:790;width:85;height:85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xHNxQAAANwAAAAPAAAAZHJzL2Rvd25yZXYueG1sRI9Bb8Iw&#10;DIXvSPsPkSftBuk4oNEREEKatMMOrAWJo9V4TUfjlCaU7t/PByRutt7ze59Xm9G3aqA+NoENvM4y&#10;UMRVsA3XBg7lx/QNVEzIFtvAZOCPImzWT5MV5jbc+JuGItVKQjjmaMCl1OVax8qRxzgLHbFoP6H3&#10;mGTta217vEm4b/U8yxbaY8PS4LCjnaPqXFy9gXY//F6K/fG03UV/Lp1ffJ3KizEvz+P2HVSiMT3M&#10;9+tPK/hLoZVnZAK9/gcAAP//AwBQSwECLQAUAAYACAAAACEA2+H2y+4AAACFAQAAEwAAAAAAAAAA&#10;AAAAAAAAAAAAW0NvbnRlbnRfVHlwZXNdLnhtbFBLAQItABQABgAIAAAAIQBa9CxbvwAAABUBAAAL&#10;AAAAAAAAAAAAAAAAAB8BAABfcmVscy8ucmVsc1BLAQItABQABgAIAAAAIQBwRxHNxQAAANwAAAAP&#10;AAAAAAAAAAAAAAAAAAcCAABkcnMvZG93bnJldi54bWxQSwUGAAAAAAMAAwC3AAAA+QIAAAAA&#10;" path="m53,84r-22,l20,80,4,64,,53,,31,4,20,20,5,31,,53,,64,5,80,20r4,11l84,53,80,64,64,80,53,84xe" fillcolor="#9c5d89" stroked="f">
                  <v:path arrowok="t" o:connecttype="custom" o:connectlocs="53,874;31,874;20,870;4,854;0,843;0,821;4,810;20,795;31,790;53,790;64,795;80,810;84,821;84,843;80,854;64,870;53,874" o:connectangles="0,0,0,0,0,0,0,0,0,0,0,0,0,0,0,0,0"/>
                </v:shape>
                <v:shape id="docshape133" o:spid="_x0000_s1031" style="position:absolute;left:2392;top:682;width:78;height:78;visibility:visible;mso-wrap-style:square;v-text-anchor:top" coordsize="78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hgrwgAAANwAAAAPAAAAZHJzL2Rvd25yZXYueG1sRE9Li8Iw&#10;EL4L+x/CCHvTVBfEVqOIUvTgwcde9jY0Y1NsJt0mavffbwTB23x8z5kvO1uLO7W+cqxgNExAEBdO&#10;V1wq+D7ngykIH5A11o5JwR95WC4+enPMtHvwke6nUIoYwj5DBSaEJpPSF4Ys+qFriCN3ca3FEGFb&#10;St3iI4bbWo6TZCItVhwbDDa0NlRcTzerYGN+LuuvfFznt2q3LdP976o5oFKf/W41AxGoC2/xy73T&#10;cX6awvOZeIFc/AMAAP//AwBQSwECLQAUAAYACAAAACEA2+H2y+4AAACFAQAAEwAAAAAAAAAAAAAA&#10;AAAAAAAAW0NvbnRlbnRfVHlwZXNdLnhtbFBLAQItABQABgAIAAAAIQBa9CxbvwAAABUBAAALAAAA&#10;AAAAAAAAAAAAAB8BAABfcmVscy8ucmVsc1BLAQItABQABgAIAAAAIQDJ0hgrwgAAANwAAAAPAAAA&#10;AAAAAAAAAAAAAAcCAABkcnMvZG93bnJldi54bWxQSwUGAAAAAAMAAwC3AAAA9gIAAAAA&#10;" path="m49,77r-21,l18,73,4,59,,49,,28,4,18,18,4,28,,49,,59,4,73,18r5,10l78,49,73,59,59,73,49,77xe" fillcolor="#af6d91" stroked="f">
                  <v:path arrowok="t" o:connecttype="custom" o:connectlocs="49,760;28,760;18,756;4,742;0,732;0,711;4,701;18,687;28,683;49,683;59,687;73,701;78,711;78,732;73,742;59,756;49,760" o:connectangles="0,0,0,0,0,0,0,0,0,0,0,0,0,0,0,0,0"/>
                </v:shape>
                <v:shape id="docshape134" o:spid="_x0000_s1032" style="position:absolute;left:2540;top:714;width:74;height:74;visibility:visible;mso-wrap-style:square;v-text-anchor:top" coordsize="74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6EvxAAAANwAAAAPAAAAZHJzL2Rvd25yZXYueG1sRI9Ba8JA&#10;FITvQv/D8gredFMRkegqkiKolGC1F2+P7DOJZt/G7GrSf98tCB6HmfmGmS87U4kHNa60rOBjGIEg&#10;zqwuOVfwc1wPpiCcR9ZYWSYFv+RguXjrzTHWtuVvehx8LgKEXYwKCu/rWEqXFWTQDW1NHLyzbQz6&#10;IJtc6gbbADeVHEXRRBosOSwUWFNSUHY93I2CUzvdmL3dJruvCd3G6TH9TC6pUv33bjUD4anzr/Cz&#10;vdEKAhH+z4QjIBd/AAAA//8DAFBLAQItABQABgAIAAAAIQDb4fbL7gAAAIUBAAATAAAAAAAAAAAA&#10;AAAAAAAAAABbQ29udGVudF9UeXBlc10ueG1sUEsBAi0AFAAGAAgAAAAhAFr0LFu/AAAAFQEAAAsA&#10;AAAAAAAAAAAAAAAAHwEAAF9yZWxzLy5yZWxzUEsBAi0AFAAGAAgAAAAhAE2DoS/EAAAA3AAAAA8A&#10;AAAAAAAAAAAAAAAABwIAAGRycy9kb3ducmV2LnhtbFBLBQYAAAAAAwADALcAAAD4AgAAAAA=&#10;" path="m47,74r-20,l18,70,4,56,,46,,27,4,17,18,4,27,,47,r9,4l70,17r4,10l74,46,70,56,56,70r-9,4xe" fillcolor="#ba7797" stroked="f">
                  <v:path arrowok="t" o:connecttype="custom" o:connectlocs="47,789;27,789;18,785;4,771;0,761;0,742;4,732;18,719;27,715;47,715;56,719;70,732;74,742;74,761;70,771;56,785;47,789" o:connectangles="0,0,0,0,0,0,0,0,0,0,0,0,0,0,0,0,0"/>
                </v:shape>
                <v:shape id="docshape135" o:spid="_x0000_s1033" style="position:absolute;left:2679;top:905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m97xwAAANwAAAAPAAAAZHJzL2Rvd25yZXYueG1sRI9Pa8JA&#10;FMTvgt9heUIvUjemtNTUVaq0KiUX/0Cvj+wziWbfhuzWxG/vFgSPw8z8hpnOO1OJCzWutKxgPIpA&#10;EGdWl5wrOOy/n99BOI+ssbJMCq7kYD7r96aYaNvyli47n4sAYZeggsL7OpHSZQUZdCNbEwfvaBuD&#10;Psgml7rBNsBNJeMoepMGSw4LBda0LCg77/6MgtdtPDwtVj9fZ/uyTPfrNp38LlKlngbd5wcIT51/&#10;hO/tjVYQR2P4PxOOgJzdAAAA//8DAFBLAQItABQABgAIAAAAIQDb4fbL7gAAAIUBAAATAAAAAAAA&#10;AAAAAAAAAAAAAABbQ29udGVudF9UeXBlc10ueG1sUEsBAi0AFAAGAAgAAAAhAFr0LFu/AAAAFQEA&#10;AAsAAAAAAAAAAAAAAAAAHwEAAF9yZWxzLy5yZWxzUEsBAi0AFAAGAAgAAAAhAI86b3vHAAAA3AAA&#10;AA8AAAAAAAAAAAAAAAAABwIAAGRycy9kb3ducmV2LnhtbFBLBQYAAAAAAwADALcAAAD7AgAAAAA=&#10;" path="m54,86r-23,l20,81,4,65,,54,,32,4,21,20,5,31,,54,,65,5,81,21r4,11l85,54,81,65,65,81,54,86xe" fillcolor="#995987" stroked="f">
                  <v:path arrowok="t" o:connecttype="custom" o:connectlocs="54,991;31,991;20,986;4,970;0,959;0,937;4,926;20,910;31,905;54,905;65,910;81,926;85,937;85,959;81,970;65,986;54,991" o:connectangles="0,0,0,0,0,0,0,0,0,0,0,0,0,0,0,0,0"/>
                </v:shape>
                <v:shape id="docshape136" o:spid="_x0000_s1034" style="position:absolute;left:2833;top:1125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pqDxAAAANwAAAAPAAAAZHJzL2Rvd25yZXYueG1sRI9bi8Iw&#10;FITfF/wP4Qi+rakFl6UaRbyAPsjiDfHt0BzbYHNSmqj1328WFnwcZuYbZjxtbSUe1HjjWMGgn4Ag&#10;zp02XCg4Hlaf3yB8QNZYOSYFL/IwnXQ+xphp9+QdPfahEBHCPkMFZQh1JqXPS7Lo+64mjt7VNRZD&#10;lE0hdYPPCLeVTJPkS1o0HBdKrGleUn7b362C2ZYWtw0uw/lizruf4+nijBwq1eu2sxGIQG14h//b&#10;a60gTVL4OxOPgJz8AgAA//8DAFBLAQItABQABgAIAAAAIQDb4fbL7gAAAIUBAAATAAAAAAAAAAAA&#10;AAAAAAAAAABbQ29udGVudF9UeXBlc10ueG1sUEsBAi0AFAAGAAgAAAAhAFr0LFu/AAAAFQEAAAsA&#10;AAAAAAAAAAAAAAAAHwEAAF9yZWxzLy5yZWxzUEsBAi0AFAAGAAgAAAAhAF9KmoPEAAAA3AAAAA8A&#10;AAAAAAAAAAAAAAAABwIAAGRycy9kb3ducmV2LnhtbFBLBQYAAAAAAwADALcAAAD4AgAAAAA=&#10;" path="m43,69r-18,l16,65,3,52,,44,,25,3,17,16,4,25,,43,r9,4l65,17r4,8l69,44r-4,8l52,65r-9,4xe" fillcolor="#c3829c" stroked="f">
                  <v:path arrowok="t" o:connecttype="custom" o:connectlocs="43,1194;25,1194;16,1190;3,1177;0,1169;0,1150;3,1142;16,1129;25,1125;43,1125;52,1129;65,1142;69,1150;69,1169;65,1177;52,1190;43,1194" o:connectangles="0,0,0,0,0,0,0,0,0,0,0,0,0,0,0,0,0"/>
                </v:shape>
                <v:shape id="docshape137" o:spid="_x0000_s1035" style="position:absolute;left:2986;top:1409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UkpxwAAANwAAAAPAAAAZHJzL2Rvd25yZXYueG1sRI/dagIx&#10;FITvhb5DOIXeiCZuRXQ1igiFFgpF+4OXh81xd3Vzsmyirj69KQheDjPzDTNbtLYSJ2p86VjDoK9A&#10;EGfOlJxr+Pl+641B+IBssHJMGi7kYTF/6swwNe7MazptQi4ihH2KGooQ6lRKnxVk0fddTRy9nWss&#10;hiibXJoGzxFuK5koNZIWS44LBda0Kig7bI5Ww8fXZzLpDvbq8ltdE3fYDY9/aqv1y3O7nIII1IZH&#10;+N5+NxoS9Qr/Z+IRkPMbAAAA//8DAFBLAQItABQABgAIAAAAIQDb4fbL7gAAAIUBAAATAAAAAAAA&#10;AAAAAAAAAAAAAABbQ29udGVudF9UeXBlc10ueG1sUEsBAi0AFAAGAAgAAAAhAFr0LFu/AAAAFQEA&#10;AAsAAAAAAAAAAAAAAAAAHwEAAF9yZWxzLy5yZWxzUEsBAi0AFAAGAAgAAAAhAHg9SSnHAAAA3AAA&#10;AA8AAAAAAAAAAAAAAAAABwIAAGRycy9kb3ducmV2LnhtbFBLBQYAAAAAAwADALcAAAD7AgAAAAA=&#10;" path="m34,53r-14,l13,50,3,40,,34,,19,3,13,13,3,20,,34,r7,3l51,13r2,6l53,34r-2,6l41,50r-7,3xe" fillcolor="#dba5ae" stroked="f">
                  <v:path arrowok="t" o:connecttype="custom" o:connectlocs="34,1463;20,1463;13,1460;3,1450;0,1444;0,1429;3,1423;13,1413;20,1410;34,1410;41,1413;51,1423;53,1429;53,1444;51,1450;41,1460;34,1463" o:connectangles="0,0,0,0,0,0,0,0,0,0,0,0,0,0,0,0,0"/>
                </v:shape>
                <v:shape id="docshape138" o:spid="_x0000_s1036" style="position:absolute;left:3126;top:1555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Zl9wwAAANwAAAAPAAAAZHJzL2Rvd25yZXYueG1sRI9RSwMx&#10;EITfBf9D2IJvdtMiomfTUhXFBy20+gOWyzY5etkcSdqe/94Igo/DzHzDLFZj6NWJU+6iGJhNNSiW&#10;NtpOnIGvz5frO1C5kFjqo7CBb86wWl5eLKix8SxbPu2KUxUiuSEDvpShQcyt50B5GgeW6u1jClSq&#10;TA5tonOFhx7nWt9ioE7qgqeBnzy3h90xGNgc0e/1+4fD7ePrIdw/u9Th2pirybh+AFV4LP/hv/ab&#10;NTDXN/B7ph4BXP4AAAD//wMAUEsBAi0AFAAGAAgAAAAhANvh9svuAAAAhQEAABMAAAAAAAAAAAAA&#10;AAAAAAAAAFtDb250ZW50X1R5cGVzXS54bWxQSwECLQAUAAYACAAAACEAWvQsW78AAAAVAQAACwAA&#10;AAAAAAAAAAAAAAAfAQAAX3JlbHMvLnJlbHNQSwECLQAUAAYACAAAACEA5q2ZfcMAAADcAAAADwAA&#10;AAAAAAAAAAAAAAAHAgAAZHJzL2Rvd25yZXYueG1sUEsFBgAAAAADAAMAtwAAAPcCAAAAAA==&#10;" path="m41,65r-17,l15,61,3,49,,41,,24,3,16,15,4,24,,41,r8,4l61,16r4,8l65,41r-4,8l49,61r-8,4xe" fillcolor="#cc8ca1" stroked="f">
                  <v:path arrowok="t" o:connecttype="custom" o:connectlocs="41,1620;24,1620;15,1616;3,1604;0,1596;0,1579;3,1571;15,1559;24,1555;41,1555;49,1559;61,1571;65,1579;65,1596;61,1604;49,1616;41,1620" o:connectangles="0,0,0,0,0,0,0,0,0,0,0,0,0,0,0,0,0"/>
                </v:shape>
                <v:shape id="docshape139" o:spid="_x0000_s1037" type="#_x0000_t75" style="position:absolute;left:1134;top:163;width:2105;height:1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Y8UwgAAANwAAAAPAAAAZHJzL2Rvd25yZXYueG1sRI9bi8Iw&#10;FITfBf9DOMK+aaKwq3SNshSEPrnUy/uhOb1gc1KaWOu/3wjCPg4z8w2z3Y+2FQP1vnGsYblQIIgL&#10;ZxquNFzOh/kGhA/IBlvHpOFJHva76WSLiXEPzmk4hUpECPsENdQhdImUvqjJol+4jjh6pesthij7&#10;SpoeHxFuW7lS6ktabDgu1NhRWlNxO92thmOZXdW6dEOaZd299emQ57dfrT9m4883iEBj+A+/25nR&#10;sFKf8DoTj4Dc/QEAAP//AwBQSwECLQAUAAYACAAAACEA2+H2y+4AAACFAQAAEwAAAAAAAAAAAAAA&#10;AAAAAAAAW0NvbnRlbnRfVHlwZXNdLnhtbFBLAQItABQABgAIAAAAIQBa9CxbvwAAABUBAAALAAAA&#10;AAAAAAAAAAAAAB8BAABfcmVscy8ucmVsc1BLAQItABQABgAIAAAAIQCYxY8UwgAAANwAAAAPAAAA&#10;AAAAAAAAAAAAAAcCAABkcnMvZG93bnJldi54bWxQSwUGAAAAAAMAAwC3AAAA9gIAAAAA&#10;">
                  <v:imagedata r:id="rId7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50CCCAA9" wp14:editId="2D58A852">
                <wp:simplePos x="0" y="0"/>
                <wp:positionH relativeFrom="page">
                  <wp:posOffset>2148205</wp:posOffset>
                </wp:positionH>
                <wp:positionV relativeFrom="paragraph">
                  <wp:posOffset>104775</wp:posOffset>
                </wp:positionV>
                <wp:extent cx="1135380" cy="1163320"/>
                <wp:effectExtent l="0" t="0" r="0" b="0"/>
                <wp:wrapTopAndBottom/>
                <wp:docPr id="180" name="docshapegroup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5380" cy="1163320"/>
                          <a:chOff x="3383" y="165"/>
                          <a:chExt cx="1788" cy="1832"/>
                        </a:xfrm>
                      </wpg:grpSpPr>
                      <wps:wsp>
                        <wps:cNvPr id="181" name="docshape141"/>
                        <wps:cNvSpPr>
                          <a:spLocks/>
                        </wps:cNvSpPr>
                        <wps:spPr bwMode="auto">
                          <a:xfrm>
                            <a:off x="3448" y="1561"/>
                            <a:ext cx="82" cy="82"/>
                          </a:xfrm>
                          <a:custGeom>
                            <a:avLst/>
                            <a:gdLst>
                              <a:gd name="T0" fmla="+- 0 3500 3449"/>
                              <a:gd name="T1" fmla="*/ T0 w 82"/>
                              <a:gd name="T2" fmla="+- 0 1643 1562"/>
                              <a:gd name="T3" fmla="*/ 1643 h 82"/>
                              <a:gd name="T4" fmla="+- 0 3479 3449"/>
                              <a:gd name="T5" fmla="*/ T4 w 82"/>
                              <a:gd name="T6" fmla="+- 0 1643 1562"/>
                              <a:gd name="T7" fmla="*/ 1643 h 82"/>
                              <a:gd name="T8" fmla="+- 0 3468 3449"/>
                              <a:gd name="T9" fmla="*/ T8 w 82"/>
                              <a:gd name="T10" fmla="+- 0 1639 1562"/>
                              <a:gd name="T11" fmla="*/ 1639 h 82"/>
                              <a:gd name="T12" fmla="+- 0 3453 3449"/>
                              <a:gd name="T13" fmla="*/ T12 w 82"/>
                              <a:gd name="T14" fmla="+- 0 1624 1562"/>
                              <a:gd name="T15" fmla="*/ 1624 h 82"/>
                              <a:gd name="T16" fmla="+- 0 3449 3449"/>
                              <a:gd name="T17" fmla="*/ T16 w 82"/>
                              <a:gd name="T18" fmla="+- 0 1613 1562"/>
                              <a:gd name="T19" fmla="*/ 1613 h 82"/>
                              <a:gd name="T20" fmla="+- 0 3449 3449"/>
                              <a:gd name="T21" fmla="*/ T20 w 82"/>
                              <a:gd name="T22" fmla="+- 0 1592 1562"/>
                              <a:gd name="T23" fmla="*/ 1592 h 82"/>
                              <a:gd name="T24" fmla="+- 0 3453 3449"/>
                              <a:gd name="T25" fmla="*/ T24 w 82"/>
                              <a:gd name="T26" fmla="+- 0 1581 1562"/>
                              <a:gd name="T27" fmla="*/ 1581 h 82"/>
                              <a:gd name="T28" fmla="+- 0 3468 3449"/>
                              <a:gd name="T29" fmla="*/ T28 w 82"/>
                              <a:gd name="T30" fmla="+- 0 1566 1562"/>
                              <a:gd name="T31" fmla="*/ 1566 h 82"/>
                              <a:gd name="T32" fmla="+- 0 3479 3449"/>
                              <a:gd name="T33" fmla="*/ T32 w 82"/>
                              <a:gd name="T34" fmla="+- 0 1562 1562"/>
                              <a:gd name="T35" fmla="*/ 1562 h 82"/>
                              <a:gd name="T36" fmla="+- 0 3500 3449"/>
                              <a:gd name="T37" fmla="*/ T36 w 82"/>
                              <a:gd name="T38" fmla="+- 0 1562 1562"/>
                              <a:gd name="T39" fmla="*/ 1562 h 82"/>
                              <a:gd name="T40" fmla="+- 0 3511 3449"/>
                              <a:gd name="T41" fmla="*/ T40 w 82"/>
                              <a:gd name="T42" fmla="+- 0 1566 1562"/>
                              <a:gd name="T43" fmla="*/ 1566 h 82"/>
                              <a:gd name="T44" fmla="+- 0 3526 3449"/>
                              <a:gd name="T45" fmla="*/ T44 w 82"/>
                              <a:gd name="T46" fmla="+- 0 1581 1562"/>
                              <a:gd name="T47" fmla="*/ 1581 h 82"/>
                              <a:gd name="T48" fmla="+- 0 3530 3449"/>
                              <a:gd name="T49" fmla="*/ T48 w 82"/>
                              <a:gd name="T50" fmla="+- 0 1592 1562"/>
                              <a:gd name="T51" fmla="*/ 1592 h 82"/>
                              <a:gd name="T52" fmla="+- 0 3530 3449"/>
                              <a:gd name="T53" fmla="*/ T52 w 82"/>
                              <a:gd name="T54" fmla="+- 0 1613 1562"/>
                              <a:gd name="T55" fmla="*/ 1613 h 82"/>
                              <a:gd name="T56" fmla="+- 0 3526 3449"/>
                              <a:gd name="T57" fmla="*/ T56 w 82"/>
                              <a:gd name="T58" fmla="+- 0 1624 1562"/>
                              <a:gd name="T59" fmla="*/ 1624 h 82"/>
                              <a:gd name="T60" fmla="+- 0 3511 3449"/>
                              <a:gd name="T61" fmla="*/ T60 w 82"/>
                              <a:gd name="T62" fmla="+- 0 1639 1562"/>
                              <a:gd name="T63" fmla="*/ 1639 h 82"/>
                              <a:gd name="T64" fmla="+- 0 3500 3449"/>
                              <a:gd name="T65" fmla="*/ T64 w 82"/>
                              <a:gd name="T66" fmla="+- 0 1643 1562"/>
                              <a:gd name="T67" fmla="*/ 1643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51" y="81"/>
                                </a:moveTo>
                                <a:lnTo>
                                  <a:pt x="30" y="81"/>
                                </a:lnTo>
                                <a:lnTo>
                                  <a:pt x="19" y="77"/>
                                </a:lnTo>
                                <a:lnTo>
                                  <a:pt x="4" y="62"/>
                                </a:lnTo>
                                <a:lnTo>
                                  <a:pt x="0" y="51"/>
                                </a:lnTo>
                                <a:lnTo>
                                  <a:pt x="0" y="30"/>
                                </a:lnTo>
                                <a:lnTo>
                                  <a:pt x="4" y="19"/>
                                </a:lnTo>
                                <a:lnTo>
                                  <a:pt x="19" y="4"/>
                                </a:lnTo>
                                <a:lnTo>
                                  <a:pt x="30" y="0"/>
                                </a:lnTo>
                                <a:lnTo>
                                  <a:pt x="51" y="0"/>
                                </a:lnTo>
                                <a:lnTo>
                                  <a:pt x="62" y="4"/>
                                </a:lnTo>
                                <a:lnTo>
                                  <a:pt x="77" y="19"/>
                                </a:lnTo>
                                <a:lnTo>
                                  <a:pt x="81" y="30"/>
                                </a:lnTo>
                                <a:lnTo>
                                  <a:pt x="81" y="51"/>
                                </a:lnTo>
                                <a:lnTo>
                                  <a:pt x="77" y="62"/>
                                </a:lnTo>
                                <a:lnTo>
                                  <a:pt x="62" y="77"/>
                                </a:lnTo>
                                <a:lnTo>
                                  <a:pt x="51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64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docshape142"/>
                        <wps:cNvSpPr>
                          <a:spLocks/>
                        </wps:cNvSpPr>
                        <wps:spPr bwMode="auto">
                          <a:xfrm>
                            <a:off x="3596" y="1501"/>
                            <a:ext cx="77" cy="77"/>
                          </a:xfrm>
                          <a:custGeom>
                            <a:avLst/>
                            <a:gdLst>
                              <a:gd name="T0" fmla="+- 0 3645 3596"/>
                              <a:gd name="T1" fmla="*/ T0 w 77"/>
                              <a:gd name="T2" fmla="+- 0 1578 1501"/>
                              <a:gd name="T3" fmla="*/ 1578 h 77"/>
                              <a:gd name="T4" fmla="+- 0 3625 3596"/>
                              <a:gd name="T5" fmla="*/ T4 w 77"/>
                              <a:gd name="T6" fmla="+- 0 1578 1501"/>
                              <a:gd name="T7" fmla="*/ 1578 h 77"/>
                              <a:gd name="T8" fmla="+- 0 3615 3596"/>
                              <a:gd name="T9" fmla="*/ T8 w 77"/>
                              <a:gd name="T10" fmla="+- 0 1574 1501"/>
                              <a:gd name="T11" fmla="*/ 1574 h 77"/>
                              <a:gd name="T12" fmla="+- 0 3601 3596"/>
                              <a:gd name="T13" fmla="*/ T12 w 77"/>
                              <a:gd name="T14" fmla="+- 0 1560 1501"/>
                              <a:gd name="T15" fmla="*/ 1560 h 77"/>
                              <a:gd name="T16" fmla="+- 0 3596 3596"/>
                              <a:gd name="T17" fmla="*/ T16 w 77"/>
                              <a:gd name="T18" fmla="+- 0 1550 1501"/>
                              <a:gd name="T19" fmla="*/ 1550 h 77"/>
                              <a:gd name="T20" fmla="+- 0 3596 3596"/>
                              <a:gd name="T21" fmla="*/ T20 w 77"/>
                              <a:gd name="T22" fmla="+- 0 1530 1501"/>
                              <a:gd name="T23" fmla="*/ 1530 h 77"/>
                              <a:gd name="T24" fmla="+- 0 3601 3596"/>
                              <a:gd name="T25" fmla="*/ T24 w 77"/>
                              <a:gd name="T26" fmla="+- 0 1520 1501"/>
                              <a:gd name="T27" fmla="*/ 1520 h 77"/>
                              <a:gd name="T28" fmla="+- 0 3615 3596"/>
                              <a:gd name="T29" fmla="*/ T28 w 77"/>
                              <a:gd name="T30" fmla="+- 0 1505 1501"/>
                              <a:gd name="T31" fmla="*/ 1505 h 77"/>
                              <a:gd name="T32" fmla="+- 0 3625 3596"/>
                              <a:gd name="T33" fmla="*/ T32 w 77"/>
                              <a:gd name="T34" fmla="+- 0 1501 1501"/>
                              <a:gd name="T35" fmla="*/ 1501 h 77"/>
                              <a:gd name="T36" fmla="+- 0 3645 3596"/>
                              <a:gd name="T37" fmla="*/ T36 w 77"/>
                              <a:gd name="T38" fmla="+- 0 1501 1501"/>
                              <a:gd name="T39" fmla="*/ 1501 h 77"/>
                              <a:gd name="T40" fmla="+- 0 3655 3596"/>
                              <a:gd name="T41" fmla="*/ T40 w 77"/>
                              <a:gd name="T42" fmla="+- 0 1505 1501"/>
                              <a:gd name="T43" fmla="*/ 1505 h 77"/>
                              <a:gd name="T44" fmla="+- 0 3669 3596"/>
                              <a:gd name="T45" fmla="*/ T44 w 77"/>
                              <a:gd name="T46" fmla="+- 0 1520 1501"/>
                              <a:gd name="T47" fmla="*/ 1520 h 77"/>
                              <a:gd name="T48" fmla="+- 0 3673 3596"/>
                              <a:gd name="T49" fmla="*/ T48 w 77"/>
                              <a:gd name="T50" fmla="+- 0 1530 1501"/>
                              <a:gd name="T51" fmla="*/ 1530 h 77"/>
                              <a:gd name="T52" fmla="+- 0 3673 3596"/>
                              <a:gd name="T53" fmla="*/ T52 w 77"/>
                              <a:gd name="T54" fmla="+- 0 1550 1501"/>
                              <a:gd name="T55" fmla="*/ 1550 h 77"/>
                              <a:gd name="T56" fmla="+- 0 3669 3596"/>
                              <a:gd name="T57" fmla="*/ T56 w 77"/>
                              <a:gd name="T58" fmla="+- 0 1560 1501"/>
                              <a:gd name="T59" fmla="*/ 1560 h 77"/>
                              <a:gd name="T60" fmla="+- 0 3655 3596"/>
                              <a:gd name="T61" fmla="*/ T60 w 77"/>
                              <a:gd name="T62" fmla="+- 0 1574 1501"/>
                              <a:gd name="T63" fmla="*/ 1574 h 77"/>
                              <a:gd name="T64" fmla="+- 0 3645 3596"/>
                              <a:gd name="T65" fmla="*/ T64 w 77"/>
                              <a:gd name="T66" fmla="+- 0 1578 1501"/>
                              <a:gd name="T67" fmla="*/ 1578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7" h="77">
                                <a:moveTo>
                                  <a:pt x="49" y="77"/>
                                </a:moveTo>
                                <a:lnTo>
                                  <a:pt x="29" y="77"/>
                                </a:lnTo>
                                <a:lnTo>
                                  <a:pt x="19" y="73"/>
                                </a:lnTo>
                                <a:lnTo>
                                  <a:pt x="5" y="59"/>
                                </a:lnTo>
                                <a:lnTo>
                                  <a:pt x="0" y="49"/>
                                </a:lnTo>
                                <a:lnTo>
                                  <a:pt x="0" y="29"/>
                                </a:lnTo>
                                <a:lnTo>
                                  <a:pt x="5" y="19"/>
                                </a:lnTo>
                                <a:lnTo>
                                  <a:pt x="19" y="4"/>
                                </a:lnTo>
                                <a:lnTo>
                                  <a:pt x="29" y="0"/>
                                </a:lnTo>
                                <a:lnTo>
                                  <a:pt x="49" y="0"/>
                                </a:lnTo>
                                <a:lnTo>
                                  <a:pt x="59" y="4"/>
                                </a:lnTo>
                                <a:lnTo>
                                  <a:pt x="73" y="19"/>
                                </a:lnTo>
                                <a:lnTo>
                                  <a:pt x="77" y="29"/>
                                </a:lnTo>
                                <a:lnTo>
                                  <a:pt x="77" y="49"/>
                                </a:lnTo>
                                <a:lnTo>
                                  <a:pt x="73" y="59"/>
                                </a:lnTo>
                                <a:lnTo>
                                  <a:pt x="59" y="73"/>
                                </a:lnTo>
                                <a:lnTo>
                                  <a:pt x="49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709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docshape143"/>
                        <wps:cNvSpPr>
                          <a:spLocks/>
                        </wps:cNvSpPr>
                        <wps:spPr bwMode="auto">
                          <a:xfrm>
                            <a:off x="3739" y="1327"/>
                            <a:ext cx="83" cy="83"/>
                          </a:xfrm>
                          <a:custGeom>
                            <a:avLst/>
                            <a:gdLst>
                              <a:gd name="T0" fmla="+- 0 3791 3739"/>
                              <a:gd name="T1" fmla="*/ T0 w 83"/>
                              <a:gd name="T2" fmla="+- 0 1410 1327"/>
                              <a:gd name="T3" fmla="*/ 1410 h 83"/>
                              <a:gd name="T4" fmla="+- 0 3770 3739"/>
                              <a:gd name="T5" fmla="*/ T4 w 83"/>
                              <a:gd name="T6" fmla="+- 0 1410 1327"/>
                              <a:gd name="T7" fmla="*/ 1410 h 83"/>
                              <a:gd name="T8" fmla="+- 0 3759 3739"/>
                              <a:gd name="T9" fmla="*/ T8 w 83"/>
                              <a:gd name="T10" fmla="+- 0 1405 1327"/>
                              <a:gd name="T11" fmla="*/ 1405 h 83"/>
                              <a:gd name="T12" fmla="+- 0 3744 3739"/>
                              <a:gd name="T13" fmla="*/ T12 w 83"/>
                              <a:gd name="T14" fmla="+- 0 1390 1327"/>
                              <a:gd name="T15" fmla="*/ 1390 h 83"/>
                              <a:gd name="T16" fmla="+- 0 3739 3739"/>
                              <a:gd name="T17" fmla="*/ T16 w 83"/>
                              <a:gd name="T18" fmla="+- 0 1379 1327"/>
                              <a:gd name="T19" fmla="*/ 1379 h 83"/>
                              <a:gd name="T20" fmla="+- 0 3739 3739"/>
                              <a:gd name="T21" fmla="*/ T20 w 83"/>
                              <a:gd name="T22" fmla="+- 0 1358 1327"/>
                              <a:gd name="T23" fmla="*/ 1358 h 83"/>
                              <a:gd name="T24" fmla="+- 0 3744 3739"/>
                              <a:gd name="T25" fmla="*/ T24 w 83"/>
                              <a:gd name="T26" fmla="+- 0 1347 1327"/>
                              <a:gd name="T27" fmla="*/ 1347 h 83"/>
                              <a:gd name="T28" fmla="+- 0 3759 3739"/>
                              <a:gd name="T29" fmla="*/ T28 w 83"/>
                              <a:gd name="T30" fmla="+- 0 1332 1327"/>
                              <a:gd name="T31" fmla="*/ 1332 h 83"/>
                              <a:gd name="T32" fmla="+- 0 3770 3739"/>
                              <a:gd name="T33" fmla="*/ T32 w 83"/>
                              <a:gd name="T34" fmla="+- 0 1327 1327"/>
                              <a:gd name="T35" fmla="*/ 1327 h 83"/>
                              <a:gd name="T36" fmla="+- 0 3791 3739"/>
                              <a:gd name="T37" fmla="*/ T36 w 83"/>
                              <a:gd name="T38" fmla="+- 0 1327 1327"/>
                              <a:gd name="T39" fmla="*/ 1327 h 83"/>
                              <a:gd name="T40" fmla="+- 0 3802 3739"/>
                              <a:gd name="T41" fmla="*/ T40 w 83"/>
                              <a:gd name="T42" fmla="+- 0 1332 1327"/>
                              <a:gd name="T43" fmla="*/ 1332 h 83"/>
                              <a:gd name="T44" fmla="+- 0 3817 3739"/>
                              <a:gd name="T45" fmla="*/ T44 w 83"/>
                              <a:gd name="T46" fmla="+- 0 1347 1327"/>
                              <a:gd name="T47" fmla="*/ 1347 h 83"/>
                              <a:gd name="T48" fmla="+- 0 3822 3739"/>
                              <a:gd name="T49" fmla="*/ T48 w 83"/>
                              <a:gd name="T50" fmla="+- 0 1358 1327"/>
                              <a:gd name="T51" fmla="*/ 1358 h 83"/>
                              <a:gd name="T52" fmla="+- 0 3822 3739"/>
                              <a:gd name="T53" fmla="*/ T52 w 83"/>
                              <a:gd name="T54" fmla="+- 0 1379 1327"/>
                              <a:gd name="T55" fmla="*/ 1379 h 83"/>
                              <a:gd name="T56" fmla="+- 0 3817 3739"/>
                              <a:gd name="T57" fmla="*/ T56 w 83"/>
                              <a:gd name="T58" fmla="+- 0 1390 1327"/>
                              <a:gd name="T59" fmla="*/ 1390 h 83"/>
                              <a:gd name="T60" fmla="+- 0 3802 3739"/>
                              <a:gd name="T61" fmla="*/ T60 w 83"/>
                              <a:gd name="T62" fmla="+- 0 1405 1327"/>
                              <a:gd name="T63" fmla="*/ 1405 h 83"/>
                              <a:gd name="T64" fmla="+- 0 3791 3739"/>
                              <a:gd name="T65" fmla="*/ T64 w 83"/>
                              <a:gd name="T66" fmla="+- 0 1410 1327"/>
                              <a:gd name="T67" fmla="*/ 1410 h 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3" h="83">
                                <a:moveTo>
                                  <a:pt x="52" y="83"/>
                                </a:moveTo>
                                <a:lnTo>
                                  <a:pt x="31" y="83"/>
                                </a:lnTo>
                                <a:lnTo>
                                  <a:pt x="20" y="78"/>
                                </a:lnTo>
                                <a:lnTo>
                                  <a:pt x="5" y="63"/>
                                </a:lnTo>
                                <a:lnTo>
                                  <a:pt x="0" y="52"/>
                                </a:lnTo>
                                <a:lnTo>
                                  <a:pt x="0" y="31"/>
                                </a:lnTo>
                                <a:lnTo>
                                  <a:pt x="5" y="20"/>
                                </a:lnTo>
                                <a:lnTo>
                                  <a:pt x="20" y="5"/>
                                </a:lnTo>
                                <a:lnTo>
                                  <a:pt x="31" y="0"/>
                                </a:lnTo>
                                <a:lnTo>
                                  <a:pt x="52" y="0"/>
                                </a:lnTo>
                                <a:lnTo>
                                  <a:pt x="63" y="5"/>
                                </a:lnTo>
                                <a:lnTo>
                                  <a:pt x="78" y="20"/>
                                </a:lnTo>
                                <a:lnTo>
                                  <a:pt x="83" y="31"/>
                                </a:lnTo>
                                <a:lnTo>
                                  <a:pt x="83" y="52"/>
                                </a:lnTo>
                                <a:lnTo>
                                  <a:pt x="78" y="63"/>
                                </a:lnTo>
                                <a:lnTo>
                                  <a:pt x="63" y="78"/>
                                </a:lnTo>
                                <a:lnTo>
                                  <a:pt x="52" y="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62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docshape144"/>
                        <wps:cNvSpPr>
                          <a:spLocks/>
                        </wps:cNvSpPr>
                        <wps:spPr bwMode="auto">
                          <a:xfrm>
                            <a:off x="3885" y="1101"/>
                            <a:ext cx="82" cy="82"/>
                          </a:xfrm>
                          <a:custGeom>
                            <a:avLst/>
                            <a:gdLst>
                              <a:gd name="T0" fmla="+- 0 3937 3885"/>
                              <a:gd name="T1" fmla="*/ T0 w 82"/>
                              <a:gd name="T2" fmla="+- 0 1183 1101"/>
                              <a:gd name="T3" fmla="*/ 1183 h 82"/>
                              <a:gd name="T4" fmla="+- 0 3915 3885"/>
                              <a:gd name="T5" fmla="*/ T4 w 82"/>
                              <a:gd name="T6" fmla="+- 0 1183 1101"/>
                              <a:gd name="T7" fmla="*/ 1183 h 82"/>
                              <a:gd name="T8" fmla="+- 0 3905 3885"/>
                              <a:gd name="T9" fmla="*/ T8 w 82"/>
                              <a:gd name="T10" fmla="+- 0 1178 1101"/>
                              <a:gd name="T11" fmla="*/ 1178 h 82"/>
                              <a:gd name="T12" fmla="+- 0 3890 3885"/>
                              <a:gd name="T13" fmla="*/ T12 w 82"/>
                              <a:gd name="T14" fmla="+- 0 1163 1101"/>
                              <a:gd name="T15" fmla="*/ 1163 h 82"/>
                              <a:gd name="T16" fmla="+- 0 3885 3885"/>
                              <a:gd name="T17" fmla="*/ T16 w 82"/>
                              <a:gd name="T18" fmla="+- 0 1153 1101"/>
                              <a:gd name="T19" fmla="*/ 1153 h 82"/>
                              <a:gd name="T20" fmla="+- 0 3885 3885"/>
                              <a:gd name="T21" fmla="*/ T20 w 82"/>
                              <a:gd name="T22" fmla="+- 0 1131 1101"/>
                              <a:gd name="T23" fmla="*/ 1131 h 82"/>
                              <a:gd name="T24" fmla="+- 0 3890 3885"/>
                              <a:gd name="T25" fmla="*/ T24 w 82"/>
                              <a:gd name="T26" fmla="+- 0 1121 1101"/>
                              <a:gd name="T27" fmla="*/ 1121 h 82"/>
                              <a:gd name="T28" fmla="+- 0 3905 3885"/>
                              <a:gd name="T29" fmla="*/ T28 w 82"/>
                              <a:gd name="T30" fmla="+- 0 1106 1101"/>
                              <a:gd name="T31" fmla="*/ 1106 h 82"/>
                              <a:gd name="T32" fmla="+- 0 3915 3885"/>
                              <a:gd name="T33" fmla="*/ T32 w 82"/>
                              <a:gd name="T34" fmla="+- 0 1101 1101"/>
                              <a:gd name="T35" fmla="*/ 1101 h 82"/>
                              <a:gd name="T36" fmla="+- 0 3937 3885"/>
                              <a:gd name="T37" fmla="*/ T36 w 82"/>
                              <a:gd name="T38" fmla="+- 0 1101 1101"/>
                              <a:gd name="T39" fmla="*/ 1101 h 82"/>
                              <a:gd name="T40" fmla="+- 0 3947 3885"/>
                              <a:gd name="T41" fmla="*/ T40 w 82"/>
                              <a:gd name="T42" fmla="+- 0 1106 1101"/>
                              <a:gd name="T43" fmla="*/ 1106 h 82"/>
                              <a:gd name="T44" fmla="+- 0 3962 3885"/>
                              <a:gd name="T45" fmla="*/ T44 w 82"/>
                              <a:gd name="T46" fmla="+- 0 1121 1101"/>
                              <a:gd name="T47" fmla="*/ 1121 h 82"/>
                              <a:gd name="T48" fmla="+- 0 3967 3885"/>
                              <a:gd name="T49" fmla="*/ T48 w 82"/>
                              <a:gd name="T50" fmla="+- 0 1131 1101"/>
                              <a:gd name="T51" fmla="*/ 1131 h 82"/>
                              <a:gd name="T52" fmla="+- 0 3967 3885"/>
                              <a:gd name="T53" fmla="*/ T52 w 82"/>
                              <a:gd name="T54" fmla="+- 0 1153 1101"/>
                              <a:gd name="T55" fmla="*/ 1153 h 82"/>
                              <a:gd name="T56" fmla="+- 0 3962 3885"/>
                              <a:gd name="T57" fmla="*/ T56 w 82"/>
                              <a:gd name="T58" fmla="+- 0 1163 1101"/>
                              <a:gd name="T59" fmla="*/ 1163 h 82"/>
                              <a:gd name="T60" fmla="+- 0 3947 3885"/>
                              <a:gd name="T61" fmla="*/ T60 w 82"/>
                              <a:gd name="T62" fmla="+- 0 1178 1101"/>
                              <a:gd name="T63" fmla="*/ 1178 h 82"/>
                              <a:gd name="T64" fmla="+- 0 3937 3885"/>
                              <a:gd name="T65" fmla="*/ T64 w 82"/>
                              <a:gd name="T66" fmla="+- 0 1183 1101"/>
                              <a:gd name="T67" fmla="*/ 1183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52" y="82"/>
                                </a:moveTo>
                                <a:lnTo>
                                  <a:pt x="30" y="82"/>
                                </a:lnTo>
                                <a:lnTo>
                                  <a:pt x="20" y="77"/>
                                </a:lnTo>
                                <a:lnTo>
                                  <a:pt x="5" y="62"/>
                                </a:lnTo>
                                <a:lnTo>
                                  <a:pt x="0" y="52"/>
                                </a:lnTo>
                                <a:lnTo>
                                  <a:pt x="0" y="30"/>
                                </a:lnTo>
                                <a:lnTo>
                                  <a:pt x="5" y="20"/>
                                </a:lnTo>
                                <a:lnTo>
                                  <a:pt x="20" y="5"/>
                                </a:lnTo>
                                <a:lnTo>
                                  <a:pt x="30" y="0"/>
                                </a:lnTo>
                                <a:lnTo>
                                  <a:pt x="52" y="0"/>
                                </a:lnTo>
                                <a:lnTo>
                                  <a:pt x="62" y="5"/>
                                </a:lnTo>
                                <a:lnTo>
                                  <a:pt x="77" y="20"/>
                                </a:lnTo>
                                <a:lnTo>
                                  <a:pt x="82" y="30"/>
                                </a:lnTo>
                                <a:lnTo>
                                  <a:pt x="82" y="52"/>
                                </a:lnTo>
                                <a:lnTo>
                                  <a:pt x="77" y="62"/>
                                </a:lnTo>
                                <a:lnTo>
                                  <a:pt x="62" y="77"/>
                                </a:lnTo>
                                <a:lnTo>
                                  <a:pt x="52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64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docshape145"/>
                        <wps:cNvSpPr>
                          <a:spLocks/>
                        </wps:cNvSpPr>
                        <wps:spPr bwMode="auto">
                          <a:xfrm>
                            <a:off x="4028" y="872"/>
                            <a:ext cx="86" cy="87"/>
                          </a:xfrm>
                          <a:custGeom>
                            <a:avLst/>
                            <a:gdLst>
                              <a:gd name="T0" fmla="+- 0 4083 4028"/>
                              <a:gd name="T1" fmla="*/ T0 w 86"/>
                              <a:gd name="T2" fmla="+- 0 958 872"/>
                              <a:gd name="T3" fmla="*/ 958 h 87"/>
                              <a:gd name="T4" fmla="+- 0 4060 4028"/>
                              <a:gd name="T5" fmla="*/ T4 w 86"/>
                              <a:gd name="T6" fmla="+- 0 958 872"/>
                              <a:gd name="T7" fmla="*/ 958 h 87"/>
                              <a:gd name="T8" fmla="+- 0 4049 4028"/>
                              <a:gd name="T9" fmla="*/ T8 w 86"/>
                              <a:gd name="T10" fmla="+- 0 954 872"/>
                              <a:gd name="T11" fmla="*/ 954 h 87"/>
                              <a:gd name="T12" fmla="+- 0 4033 4028"/>
                              <a:gd name="T13" fmla="*/ T12 w 86"/>
                              <a:gd name="T14" fmla="+- 0 938 872"/>
                              <a:gd name="T15" fmla="*/ 938 h 87"/>
                              <a:gd name="T16" fmla="+- 0 4028 4028"/>
                              <a:gd name="T17" fmla="*/ T16 w 86"/>
                              <a:gd name="T18" fmla="+- 0 927 872"/>
                              <a:gd name="T19" fmla="*/ 927 h 87"/>
                              <a:gd name="T20" fmla="+- 0 4028 4028"/>
                              <a:gd name="T21" fmla="*/ T20 w 86"/>
                              <a:gd name="T22" fmla="+- 0 904 872"/>
                              <a:gd name="T23" fmla="*/ 904 h 87"/>
                              <a:gd name="T24" fmla="+- 0 4033 4028"/>
                              <a:gd name="T25" fmla="*/ T24 w 86"/>
                              <a:gd name="T26" fmla="+- 0 893 872"/>
                              <a:gd name="T27" fmla="*/ 893 h 87"/>
                              <a:gd name="T28" fmla="+- 0 4049 4028"/>
                              <a:gd name="T29" fmla="*/ T28 w 86"/>
                              <a:gd name="T30" fmla="+- 0 877 872"/>
                              <a:gd name="T31" fmla="*/ 877 h 87"/>
                              <a:gd name="T32" fmla="+- 0 4060 4028"/>
                              <a:gd name="T33" fmla="*/ T32 w 86"/>
                              <a:gd name="T34" fmla="+- 0 872 872"/>
                              <a:gd name="T35" fmla="*/ 872 h 87"/>
                              <a:gd name="T36" fmla="+- 0 4083 4028"/>
                              <a:gd name="T37" fmla="*/ T36 w 86"/>
                              <a:gd name="T38" fmla="+- 0 872 872"/>
                              <a:gd name="T39" fmla="*/ 872 h 87"/>
                              <a:gd name="T40" fmla="+- 0 4094 4028"/>
                              <a:gd name="T41" fmla="*/ T40 w 86"/>
                              <a:gd name="T42" fmla="+- 0 877 872"/>
                              <a:gd name="T43" fmla="*/ 877 h 87"/>
                              <a:gd name="T44" fmla="+- 0 4110 4028"/>
                              <a:gd name="T45" fmla="*/ T44 w 86"/>
                              <a:gd name="T46" fmla="+- 0 893 872"/>
                              <a:gd name="T47" fmla="*/ 893 h 87"/>
                              <a:gd name="T48" fmla="+- 0 4114 4028"/>
                              <a:gd name="T49" fmla="*/ T48 w 86"/>
                              <a:gd name="T50" fmla="+- 0 904 872"/>
                              <a:gd name="T51" fmla="*/ 904 h 87"/>
                              <a:gd name="T52" fmla="+- 0 4114 4028"/>
                              <a:gd name="T53" fmla="*/ T52 w 86"/>
                              <a:gd name="T54" fmla="+- 0 927 872"/>
                              <a:gd name="T55" fmla="*/ 927 h 87"/>
                              <a:gd name="T56" fmla="+- 0 4110 4028"/>
                              <a:gd name="T57" fmla="*/ T56 w 86"/>
                              <a:gd name="T58" fmla="+- 0 938 872"/>
                              <a:gd name="T59" fmla="*/ 938 h 87"/>
                              <a:gd name="T60" fmla="+- 0 4094 4028"/>
                              <a:gd name="T61" fmla="*/ T60 w 86"/>
                              <a:gd name="T62" fmla="+- 0 954 872"/>
                              <a:gd name="T63" fmla="*/ 954 h 87"/>
                              <a:gd name="T64" fmla="+- 0 4083 4028"/>
                              <a:gd name="T65" fmla="*/ T64 w 86"/>
                              <a:gd name="T66" fmla="+- 0 958 872"/>
                              <a:gd name="T67" fmla="*/ 958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7">
                                <a:moveTo>
                                  <a:pt x="55" y="86"/>
                                </a:moveTo>
                                <a:lnTo>
                                  <a:pt x="32" y="86"/>
                                </a:lnTo>
                                <a:lnTo>
                                  <a:pt x="21" y="82"/>
                                </a:lnTo>
                                <a:lnTo>
                                  <a:pt x="5" y="66"/>
                                </a:lnTo>
                                <a:lnTo>
                                  <a:pt x="0" y="55"/>
                                </a:lnTo>
                                <a:lnTo>
                                  <a:pt x="0" y="32"/>
                                </a:lnTo>
                                <a:lnTo>
                                  <a:pt x="5" y="21"/>
                                </a:lnTo>
                                <a:lnTo>
                                  <a:pt x="21" y="5"/>
                                </a:lnTo>
                                <a:lnTo>
                                  <a:pt x="32" y="0"/>
                                </a:lnTo>
                                <a:lnTo>
                                  <a:pt x="55" y="0"/>
                                </a:lnTo>
                                <a:lnTo>
                                  <a:pt x="66" y="5"/>
                                </a:lnTo>
                                <a:lnTo>
                                  <a:pt x="82" y="21"/>
                                </a:lnTo>
                                <a:lnTo>
                                  <a:pt x="86" y="32"/>
                                </a:lnTo>
                                <a:lnTo>
                                  <a:pt x="86" y="55"/>
                                </a:lnTo>
                                <a:lnTo>
                                  <a:pt x="82" y="66"/>
                                </a:lnTo>
                                <a:lnTo>
                                  <a:pt x="66" y="82"/>
                                </a:lnTo>
                                <a:lnTo>
                                  <a:pt x="55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59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docshape146"/>
                        <wps:cNvSpPr>
                          <a:spLocks/>
                        </wps:cNvSpPr>
                        <wps:spPr bwMode="auto">
                          <a:xfrm>
                            <a:off x="4174" y="717"/>
                            <a:ext cx="85" cy="85"/>
                          </a:xfrm>
                          <a:custGeom>
                            <a:avLst/>
                            <a:gdLst>
                              <a:gd name="T0" fmla="+- 0 4228 4175"/>
                              <a:gd name="T1" fmla="*/ T0 w 85"/>
                              <a:gd name="T2" fmla="+- 0 801 717"/>
                              <a:gd name="T3" fmla="*/ 801 h 85"/>
                              <a:gd name="T4" fmla="+- 0 4206 4175"/>
                              <a:gd name="T5" fmla="*/ T4 w 85"/>
                              <a:gd name="T6" fmla="+- 0 801 717"/>
                              <a:gd name="T7" fmla="*/ 801 h 85"/>
                              <a:gd name="T8" fmla="+- 0 4195 4175"/>
                              <a:gd name="T9" fmla="*/ T8 w 85"/>
                              <a:gd name="T10" fmla="+- 0 797 717"/>
                              <a:gd name="T11" fmla="*/ 797 h 85"/>
                              <a:gd name="T12" fmla="+- 0 4179 4175"/>
                              <a:gd name="T13" fmla="*/ T12 w 85"/>
                              <a:gd name="T14" fmla="+- 0 781 717"/>
                              <a:gd name="T15" fmla="*/ 781 h 85"/>
                              <a:gd name="T16" fmla="+- 0 4175 4175"/>
                              <a:gd name="T17" fmla="*/ T16 w 85"/>
                              <a:gd name="T18" fmla="+- 0 770 717"/>
                              <a:gd name="T19" fmla="*/ 770 h 85"/>
                              <a:gd name="T20" fmla="+- 0 4175 4175"/>
                              <a:gd name="T21" fmla="*/ T20 w 85"/>
                              <a:gd name="T22" fmla="+- 0 748 717"/>
                              <a:gd name="T23" fmla="*/ 748 h 85"/>
                              <a:gd name="T24" fmla="+- 0 4179 4175"/>
                              <a:gd name="T25" fmla="*/ T24 w 85"/>
                              <a:gd name="T26" fmla="+- 0 737 717"/>
                              <a:gd name="T27" fmla="*/ 737 h 85"/>
                              <a:gd name="T28" fmla="+- 0 4195 4175"/>
                              <a:gd name="T29" fmla="*/ T28 w 85"/>
                              <a:gd name="T30" fmla="+- 0 722 717"/>
                              <a:gd name="T31" fmla="*/ 722 h 85"/>
                              <a:gd name="T32" fmla="+- 0 4206 4175"/>
                              <a:gd name="T33" fmla="*/ T32 w 85"/>
                              <a:gd name="T34" fmla="+- 0 717 717"/>
                              <a:gd name="T35" fmla="*/ 717 h 85"/>
                              <a:gd name="T36" fmla="+- 0 4228 4175"/>
                              <a:gd name="T37" fmla="*/ T36 w 85"/>
                              <a:gd name="T38" fmla="+- 0 717 717"/>
                              <a:gd name="T39" fmla="*/ 717 h 85"/>
                              <a:gd name="T40" fmla="+- 0 4239 4175"/>
                              <a:gd name="T41" fmla="*/ T40 w 85"/>
                              <a:gd name="T42" fmla="+- 0 722 717"/>
                              <a:gd name="T43" fmla="*/ 722 h 85"/>
                              <a:gd name="T44" fmla="+- 0 4255 4175"/>
                              <a:gd name="T45" fmla="*/ T44 w 85"/>
                              <a:gd name="T46" fmla="+- 0 737 717"/>
                              <a:gd name="T47" fmla="*/ 737 h 85"/>
                              <a:gd name="T48" fmla="+- 0 4259 4175"/>
                              <a:gd name="T49" fmla="*/ T48 w 85"/>
                              <a:gd name="T50" fmla="+- 0 748 717"/>
                              <a:gd name="T51" fmla="*/ 748 h 85"/>
                              <a:gd name="T52" fmla="+- 0 4259 4175"/>
                              <a:gd name="T53" fmla="*/ T52 w 85"/>
                              <a:gd name="T54" fmla="+- 0 770 717"/>
                              <a:gd name="T55" fmla="*/ 770 h 85"/>
                              <a:gd name="T56" fmla="+- 0 4255 4175"/>
                              <a:gd name="T57" fmla="*/ T56 w 85"/>
                              <a:gd name="T58" fmla="+- 0 781 717"/>
                              <a:gd name="T59" fmla="*/ 781 h 85"/>
                              <a:gd name="T60" fmla="+- 0 4239 4175"/>
                              <a:gd name="T61" fmla="*/ T60 w 85"/>
                              <a:gd name="T62" fmla="+- 0 797 717"/>
                              <a:gd name="T63" fmla="*/ 797 h 85"/>
                              <a:gd name="T64" fmla="+- 0 4228 4175"/>
                              <a:gd name="T65" fmla="*/ T64 w 85"/>
                              <a:gd name="T66" fmla="+- 0 801 717"/>
                              <a:gd name="T67" fmla="*/ 801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" h="85">
                                <a:moveTo>
                                  <a:pt x="53" y="84"/>
                                </a:moveTo>
                                <a:lnTo>
                                  <a:pt x="31" y="84"/>
                                </a:lnTo>
                                <a:lnTo>
                                  <a:pt x="20" y="80"/>
                                </a:lnTo>
                                <a:lnTo>
                                  <a:pt x="4" y="64"/>
                                </a:lnTo>
                                <a:lnTo>
                                  <a:pt x="0" y="53"/>
                                </a:lnTo>
                                <a:lnTo>
                                  <a:pt x="0" y="31"/>
                                </a:lnTo>
                                <a:lnTo>
                                  <a:pt x="4" y="20"/>
                                </a:lnTo>
                                <a:lnTo>
                                  <a:pt x="20" y="5"/>
                                </a:lnTo>
                                <a:lnTo>
                                  <a:pt x="31" y="0"/>
                                </a:lnTo>
                                <a:lnTo>
                                  <a:pt x="53" y="0"/>
                                </a:lnTo>
                                <a:lnTo>
                                  <a:pt x="64" y="5"/>
                                </a:lnTo>
                                <a:lnTo>
                                  <a:pt x="80" y="20"/>
                                </a:lnTo>
                                <a:lnTo>
                                  <a:pt x="84" y="31"/>
                                </a:lnTo>
                                <a:lnTo>
                                  <a:pt x="84" y="53"/>
                                </a:lnTo>
                                <a:lnTo>
                                  <a:pt x="80" y="64"/>
                                </a:lnTo>
                                <a:lnTo>
                                  <a:pt x="64" y="80"/>
                                </a:lnTo>
                                <a:lnTo>
                                  <a:pt x="53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5D8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docshape147"/>
                        <wps:cNvSpPr>
                          <a:spLocks/>
                        </wps:cNvSpPr>
                        <wps:spPr bwMode="auto">
                          <a:xfrm>
                            <a:off x="4323" y="604"/>
                            <a:ext cx="78" cy="78"/>
                          </a:xfrm>
                          <a:custGeom>
                            <a:avLst/>
                            <a:gdLst>
                              <a:gd name="T0" fmla="+- 0 4373 4324"/>
                              <a:gd name="T1" fmla="*/ T0 w 78"/>
                              <a:gd name="T2" fmla="+- 0 682 605"/>
                              <a:gd name="T3" fmla="*/ 682 h 78"/>
                              <a:gd name="T4" fmla="+- 0 4352 4324"/>
                              <a:gd name="T5" fmla="*/ T4 w 78"/>
                              <a:gd name="T6" fmla="+- 0 682 605"/>
                              <a:gd name="T7" fmla="*/ 682 h 78"/>
                              <a:gd name="T8" fmla="+- 0 4342 4324"/>
                              <a:gd name="T9" fmla="*/ T8 w 78"/>
                              <a:gd name="T10" fmla="+- 0 678 605"/>
                              <a:gd name="T11" fmla="*/ 678 h 78"/>
                              <a:gd name="T12" fmla="+- 0 4328 4324"/>
                              <a:gd name="T13" fmla="*/ T12 w 78"/>
                              <a:gd name="T14" fmla="+- 0 664 605"/>
                              <a:gd name="T15" fmla="*/ 664 h 78"/>
                              <a:gd name="T16" fmla="+- 0 4324 4324"/>
                              <a:gd name="T17" fmla="*/ T16 w 78"/>
                              <a:gd name="T18" fmla="+- 0 654 605"/>
                              <a:gd name="T19" fmla="*/ 654 h 78"/>
                              <a:gd name="T20" fmla="+- 0 4324 4324"/>
                              <a:gd name="T21" fmla="*/ T20 w 78"/>
                              <a:gd name="T22" fmla="+- 0 633 605"/>
                              <a:gd name="T23" fmla="*/ 633 h 78"/>
                              <a:gd name="T24" fmla="+- 0 4328 4324"/>
                              <a:gd name="T25" fmla="*/ T24 w 78"/>
                              <a:gd name="T26" fmla="+- 0 623 605"/>
                              <a:gd name="T27" fmla="*/ 623 h 78"/>
                              <a:gd name="T28" fmla="+- 0 4342 4324"/>
                              <a:gd name="T29" fmla="*/ T28 w 78"/>
                              <a:gd name="T30" fmla="+- 0 609 605"/>
                              <a:gd name="T31" fmla="*/ 609 h 78"/>
                              <a:gd name="T32" fmla="+- 0 4352 4324"/>
                              <a:gd name="T33" fmla="*/ T32 w 78"/>
                              <a:gd name="T34" fmla="+- 0 605 605"/>
                              <a:gd name="T35" fmla="*/ 605 h 78"/>
                              <a:gd name="T36" fmla="+- 0 4373 4324"/>
                              <a:gd name="T37" fmla="*/ T36 w 78"/>
                              <a:gd name="T38" fmla="+- 0 605 605"/>
                              <a:gd name="T39" fmla="*/ 605 h 78"/>
                              <a:gd name="T40" fmla="+- 0 4383 4324"/>
                              <a:gd name="T41" fmla="*/ T40 w 78"/>
                              <a:gd name="T42" fmla="+- 0 609 605"/>
                              <a:gd name="T43" fmla="*/ 609 h 78"/>
                              <a:gd name="T44" fmla="+- 0 4397 4324"/>
                              <a:gd name="T45" fmla="*/ T44 w 78"/>
                              <a:gd name="T46" fmla="+- 0 623 605"/>
                              <a:gd name="T47" fmla="*/ 623 h 78"/>
                              <a:gd name="T48" fmla="+- 0 4401 4324"/>
                              <a:gd name="T49" fmla="*/ T48 w 78"/>
                              <a:gd name="T50" fmla="+- 0 633 605"/>
                              <a:gd name="T51" fmla="*/ 633 h 78"/>
                              <a:gd name="T52" fmla="+- 0 4401 4324"/>
                              <a:gd name="T53" fmla="*/ T52 w 78"/>
                              <a:gd name="T54" fmla="+- 0 654 605"/>
                              <a:gd name="T55" fmla="*/ 654 h 78"/>
                              <a:gd name="T56" fmla="+- 0 4397 4324"/>
                              <a:gd name="T57" fmla="*/ T56 w 78"/>
                              <a:gd name="T58" fmla="+- 0 664 605"/>
                              <a:gd name="T59" fmla="*/ 664 h 78"/>
                              <a:gd name="T60" fmla="+- 0 4383 4324"/>
                              <a:gd name="T61" fmla="*/ T60 w 78"/>
                              <a:gd name="T62" fmla="+- 0 678 605"/>
                              <a:gd name="T63" fmla="*/ 678 h 78"/>
                              <a:gd name="T64" fmla="+- 0 4373 4324"/>
                              <a:gd name="T65" fmla="*/ T64 w 78"/>
                              <a:gd name="T66" fmla="+- 0 682 605"/>
                              <a:gd name="T67" fmla="*/ 682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49" y="77"/>
                                </a:moveTo>
                                <a:lnTo>
                                  <a:pt x="28" y="77"/>
                                </a:lnTo>
                                <a:lnTo>
                                  <a:pt x="18" y="73"/>
                                </a:lnTo>
                                <a:lnTo>
                                  <a:pt x="4" y="59"/>
                                </a:lnTo>
                                <a:lnTo>
                                  <a:pt x="0" y="49"/>
                                </a:lnTo>
                                <a:lnTo>
                                  <a:pt x="0" y="28"/>
                                </a:lnTo>
                                <a:lnTo>
                                  <a:pt x="4" y="18"/>
                                </a:lnTo>
                                <a:lnTo>
                                  <a:pt x="18" y="4"/>
                                </a:lnTo>
                                <a:lnTo>
                                  <a:pt x="28" y="0"/>
                                </a:lnTo>
                                <a:lnTo>
                                  <a:pt x="49" y="0"/>
                                </a:lnTo>
                                <a:lnTo>
                                  <a:pt x="59" y="4"/>
                                </a:lnTo>
                                <a:lnTo>
                                  <a:pt x="73" y="18"/>
                                </a:lnTo>
                                <a:lnTo>
                                  <a:pt x="77" y="28"/>
                                </a:lnTo>
                                <a:lnTo>
                                  <a:pt x="77" y="49"/>
                                </a:lnTo>
                                <a:lnTo>
                                  <a:pt x="73" y="59"/>
                                </a:lnTo>
                                <a:lnTo>
                                  <a:pt x="59" y="73"/>
                                </a:lnTo>
                                <a:lnTo>
                                  <a:pt x="49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6D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docshape148"/>
                        <wps:cNvSpPr>
                          <a:spLocks/>
                        </wps:cNvSpPr>
                        <wps:spPr bwMode="auto">
                          <a:xfrm>
                            <a:off x="4464" y="627"/>
                            <a:ext cx="88" cy="88"/>
                          </a:xfrm>
                          <a:custGeom>
                            <a:avLst/>
                            <a:gdLst>
                              <a:gd name="T0" fmla="+- 0 4520 4464"/>
                              <a:gd name="T1" fmla="*/ T0 w 88"/>
                              <a:gd name="T2" fmla="+- 0 715 627"/>
                              <a:gd name="T3" fmla="*/ 715 h 88"/>
                              <a:gd name="T4" fmla="+- 0 4496 4464"/>
                              <a:gd name="T5" fmla="*/ T4 w 88"/>
                              <a:gd name="T6" fmla="+- 0 715 627"/>
                              <a:gd name="T7" fmla="*/ 715 h 88"/>
                              <a:gd name="T8" fmla="+- 0 4485 4464"/>
                              <a:gd name="T9" fmla="*/ T8 w 88"/>
                              <a:gd name="T10" fmla="+- 0 710 627"/>
                              <a:gd name="T11" fmla="*/ 710 h 88"/>
                              <a:gd name="T12" fmla="+- 0 4469 4464"/>
                              <a:gd name="T13" fmla="*/ T12 w 88"/>
                              <a:gd name="T14" fmla="+- 0 694 627"/>
                              <a:gd name="T15" fmla="*/ 694 h 88"/>
                              <a:gd name="T16" fmla="+- 0 4464 4464"/>
                              <a:gd name="T17" fmla="*/ T16 w 88"/>
                              <a:gd name="T18" fmla="+- 0 683 627"/>
                              <a:gd name="T19" fmla="*/ 683 h 88"/>
                              <a:gd name="T20" fmla="+- 0 4464 4464"/>
                              <a:gd name="T21" fmla="*/ T20 w 88"/>
                              <a:gd name="T22" fmla="+- 0 660 627"/>
                              <a:gd name="T23" fmla="*/ 660 h 88"/>
                              <a:gd name="T24" fmla="+- 0 4469 4464"/>
                              <a:gd name="T25" fmla="*/ T24 w 88"/>
                              <a:gd name="T26" fmla="+- 0 648 627"/>
                              <a:gd name="T27" fmla="*/ 648 h 88"/>
                              <a:gd name="T28" fmla="+- 0 4485 4464"/>
                              <a:gd name="T29" fmla="*/ T28 w 88"/>
                              <a:gd name="T30" fmla="+- 0 632 627"/>
                              <a:gd name="T31" fmla="*/ 632 h 88"/>
                              <a:gd name="T32" fmla="+- 0 4496 4464"/>
                              <a:gd name="T33" fmla="*/ T32 w 88"/>
                              <a:gd name="T34" fmla="+- 0 627 627"/>
                              <a:gd name="T35" fmla="*/ 627 h 88"/>
                              <a:gd name="T36" fmla="+- 0 4520 4464"/>
                              <a:gd name="T37" fmla="*/ T36 w 88"/>
                              <a:gd name="T38" fmla="+- 0 627 627"/>
                              <a:gd name="T39" fmla="*/ 627 h 88"/>
                              <a:gd name="T40" fmla="+- 0 4531 4464"/>
                              <a:gd name="T41" fmla="*/ T40 w 88"/>
                              <a:gd name="T42" fmla="+- 0 632 627"/>
                              <a:gd name="T43" fmla="*/ 632 h 88"/>
                              <a:gd name="T44" fmla="+- 0 4547 4464"/>
                              <a:gd name="T45" fmla="*/ T44 w 88"/>
                              <a:gd name="T46" fmla="+- 0 648 627"/>
                              <a:gd name="T47" fmla="*/ 648 h 88"/>
                              <a:gd name="T48" fmla="+- 0 4552 4464"/>
                              <a:gd name="T49" fmla="*/ T48 w 88"/>
                              <a:gd name="T50" fmla="+- 0 660 627"/>
                              <a:gd name="T51" fmla="*/ 660 h 88"/>
                              <a:gd name="T52" fmla="+- 0 4552 4464"/>
                              <a:gd name="T53" fmla="*/ T52 w 88"/>
                              <a:gd name="T54" fmla="+- 0 683 627"/>
                              <a:gd name="T55" fmla="*/ 683 h 88"/>
                              <a:gd name="T56" fmla="+- 0 4547 4464"/>
                              <a:gd name="T57" fmla="*/ T56 w 88"/>
                              <a:gd name="T58" fmla="+- 0 694 627"/>
                              <a:gd name="T59" fmla="*/ 694 h 88"/>
                              <a:gd name="T60" fmla="+- 0 4531 4464"/>
                              <a:gd name="T61" fmla="*/ T60 w 88"/>
                              <a:gd name="T62" fmla="+- 0 710 627"/>
                              <a:gd name="T63" fmla="*/ 710 h 88"/>
                              <a:gd name="T64" fmla="+- 0 4520 4464"/>
                              <a:gd name="T65" fmla="*/ T64 w 88"/>
                              <a:gd name="T66" fmla="+- 0 715 627"/>
                              <a:gd name="T67" fmla="*/ 715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" h="88">
                                <a:moveTo>
                                  <a:pt x="56" y="88"/>
                                </a:moveTo>
                                <a:lnTo>
                                  <a:pt x="32" y="88"/>
                                </a:lnTo>
                                <a:lnTo>
                                  <a:pt x="21" y="83"/>
                                </a:lnTo>
                                <a:lnTo>
                                  <a:pt x="5" y="67"/>
                                </a:lnTo>
                                <a:lnTo>
                                  <a:pt x="0" y="56"/>
                                </a:lnTo>
                                <a:lnTo>
                                  <a:pt x="0" y="33"/>
                                </a:lnTo>
                                <a:lnTo>
                                  <a:pt x="5" y="21"/>
                                </a:lnTo>
                                <a:lnTo>
                                  <a:pt x="21" y="5"/>
                                </a:lnTo>
                                <a:lnTo>
                                  <a:pt x="32" y="0"/>
                                </a:lnTo>
                                <a:lnTo>
                                  <a:pt x="56" y="0"/>
                                </a:lnTo>
                                <a:lnTo>
                                  <a:pt x="67" y="5"/>
                                </a:lnTo>
                                <a:lnTo>
                                  <a:pt x="83" y="21"/>
                                </a:lnTo>
                                <a:lnTo>
                                  <a:pt x="88" y="33"/>
                                </a:lnTo>
                                <a:lnTo>
                                  <a:pt x="88" y="56"/>
                                </a:lnTo>
                                <a:lnTo>
                                  <a:pt x="83" y="67"/>
                                </a:lnTo>
                                <a:lnTo>
                                  <a:pt x="67" y="83"/>
                                </a:lnTo>
                                <a:lnTo>
                                  <a:pt x="56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56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docshape149"/>
                        <wps:cNvSpPr>
                          <a:spLocks/>
                        </wps:cNvSpPr>
                        <wps:spPr bwMode="auto">
                          <a:xfrm>
                            <a:off x="4608" y="845"/>
                            <a:ext cx="91" cy="91"/>
                          </a:xfrm>
                          <a:custGeom>
                            <a:avLst/>
                            <a:gdLst>
                              <a:gd name="T0" fmla="+- 0 4665 4608"/>
                              <a:gd name="T1" fmla="*/ T0 w 91"/>
                              <a:gd name="T2" fmla="+- 0 935 845"/>
                              <a:gd name="T3" fmla="*/ 935 h 91"/>
                              <a:gd name="T4" fmla="+- 0 4642 4608"/>
                              <a:gd name="T5" fmla="*/ T4 w 91"/>
                              <a:gd name="T6" fmla="+- 0 935 845"/>
                              <a:gd name="T7" fmla="*/ 935 h 91"/>
                              <a:gd name="T8" fmla="+- 0 4630 4608"/>
                              <a:gd name="T9" fmla="*/ T8 w 91"/>
                              <a:gd name="T10" fmla="+- 0 931 845"/>
                              <a:gd name="T11" fmla="*/ 931 h 91"/>
                              <a:gd name="T12" fmla="+- 0 4613 4608"/>
                              <a:gd name="T13" fmla="*/ T12 w 91"/>
                              <a:gd name="T14" fmla="+- 0 914 845"/>
                              <a:gd name="T15" fmla="*/ 914 h 91"/>
                              <a:gd name="T16" fmla="+- 0 4608 4608"/>
                              <a:gd name="T17" fmla="*/ T16 w 91"/>
                              <a:gd name="T18" fmla="+- 0 902 845"/>
                              <a:gd name="T19" fmla="*/ 902 h 91"/>
                              <a:gd name="T20" fmla="+- 0 4608 4608"/>
                              <a:gd name="T21" fmla="*/ T20 w 91"/>
                              <a:gd name="T22" fmla="+- 0 878 845"/>
                              <a:gd name="T23" fmla="*/ 878 h 91"/>
                              <a:gd name="T24" fmla="+- 0 4613 4608"/>
                              <a:gd name="T25" fmla="*/ T24 w 91"/>
                              <a:gd name="T26" fmla="+- 0 867 845"/>
                              <a:gd name="T27" fmla="*/ 867 h 91"/>
                              <a:gd name="T28" fmla="+- 0 4630 4608"/>
                              <a:gd name="T29" fmla="*/ T28 w 91"/>
                              <a:gd name="T30" fmla="+- 0 850 845"/>
                              <a:gd name="T31" fmla="*/ 850 h 91"/>
                              <a:gd name="T32" fmla="+- 0 4642 4608"/>
                              <a:gd name="T33" fmla="*/ T32 w 91"/>
                              <a:gd name="T34" fmla="+- 0 845 845"/>
                              <a:gd name="T35" fmla="*/ 845 h 91"/>
                              <a:gd name="T36" fmla="+- 0 4665 4608"/>
                              <a:gd name="T37" fmla="*/ T36 w 91"/>
                              <a:gd name="T38" fmla="+- 0 845 845"/>
                              <a:gd name="T39" fmla="*/ 845 h 91"/>
                              <a:gd name="T40" fmla="+- 0 4677 4608"/>
                              <a:gd name="T41" fmla="*/ T40 w 91"/>
                              <a:gd name="T42" fmla="+- 0 850 845"/>
                              <a:gd name="T43" fmla="*/ 850 h 91"/>
                              <a:gd name="T44" fmla="+- 0 4694 4608"/>
                              <a:gd name="T45" fmla="*/ T44 w 91"/>
                              <a:gd name="T46" fmla="+- 0 867 845"/>
                              <a:gd name="T47" fmla="*/ 867 h 91"/>
                              <a:gd name="T48" fmla="+- 0 4699 4608"/>
                              <a:gd name="T49" fmla="*/ T48 w 91"/>
                              <a:gd name="T50" fmla="+- 0 878 845"/>
                              <a:gd name="T51" fmla="*/ 878 h 91"/>
                              <a:gd name="T52" fmla="+- 0 4699 4608"/>
                              <a:gd name="T53" fmla="*/ T52 w 91"/>
                              <a:gd name="T54" fmla="+- 0 902 845"/>
                              <a:gd name="T55" fmla="*/ 902 h 91"/>
                              <a:gd name="T56" fmla="+- 0 4694 4608"/>
                              <a:gd name="T57" fmla="*/ T56 w 91"/>
                              <a:gd name="T58" fmla="+- 0 914 845"/>
                              <a:gd name="T59" fmla="*/ 914 h 91"/>
                              <a:gd name="T60" fmla="+- 0 4677 4608"/>
                              <a:gd name="T61" fmla="*/ T60 w 91"/>
                              <a:gd name="T62" fmla="+- 0 931 845"/>
                              <a:gd name="T63" fmla="*/ 931 h 91"/>
                              <a:gd name="T64" fmla="+- 0 4665 4608"/>
                              <a:gd name="T65" fmla="*/ T64 w 91"/>
                              <a:gd name="T66" fmla="+- 0 935 845"/>
                              <a:gd name="T67" fmla="*/ 935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" h="91">
                                <a:moveTo>
                                  <a:pt x="57" y="90"/>
                                </a:moveTo>
                                <a:lnTo>
                                  <a:pt x="34" y="90"/>
                                </a:lnTo>
                                <a:lnTo>
                                  <a:pt x="22" y="86"/>
                                </a:lnTo>
                                <a:lnTo>
                                  <a:pt x="5" y="69"/>
                                </a:lnTo>
                                <a:lnTo>
                                  <a:pt x="0" y="57"/>
                                </a:lnTo>
                                <a:lnTo>
                                  <a:pt x="0" y="33"/>
                                </a:lnTo>
                                <a:lnTo>
                                  <a:pt x="5" y="22"/>
                                </a:lnTo>
                                <a:lnTo>
                                  <a:pt x="22" y="5"/>
                                </a:lnTo>
                                <a:lnTo>
                                  <a:pt x="34" y="0"/>
                                </a:lnTo>
                                <a:lnTo>
                                  <a:pt x="57" y="0"/>
                                </a:lnTo>
                                <a:lnTo>
                                  <a:pt x="69" y="5"/>
                                </a:lnTo>
                                <a:lnTo>
                                  <a:pt x="86" y="22"/>
                                </a:lnTo>
                                <a:lnTo>
                                  <a:pt x="91" y="33"/>
                                </a:lnTo>
                                <a:lnTo>
                                  <a:pt x="91" y="57"/>
                                </a:lnTo>
                                <a:lnTo>
                                  <a:pt x="86" y="69"/>
                                </a:lnTo>
                                <a:lnTo>
                                  <a:pt x="69" y="86"/>
                                </a:lnTo>
                                <a:lnTo>
                                  <a:pt x="57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4F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docshape150"/>
                        <wps:cNvSpPr>
                          <a:spLocks/>
                        </wps:cNvSpPr>
                        <wps:spPr bwMode="auto">
                          <a:xfrm>
                            <a:off x="4753" y="1086"/>
                            <a:ext cx="92" cy="92"/>
                          </a:xfrm>
                          <a:custGeom>
                            <a:avLst/>
                            <a:gdLst>
                              <a:gd name="T0" fmla="+- 0 4811 4753"/>
                              <a:gd name="T1" fmla="*/ T0 w 92"/>
                              <a:gd name="T2" fmla="+- 0 1178 1086"/>
                              <a:gd name="T3" fmla="*/ 1178 h 92"/>
                              <a:gd name="T4" fmla="+- 0 4787 4753"/>
                              <a:gd name="T5" fmla="*/ T4 w 92"/>
                              <a:gd name="T6" fmla="+- 0 1178 1086"/>
                              <a:gd name="T7" fmla="*/ 1178 h 92"/>
                              <a:gd name="T8" fmla="+- 0 4775 4753"/>
                              <a:gd name="T9" fmla="*/ T8 w 92"/>
                              <a:gd name="T10" fmla="+- 0 1173 1086"/>
                              <a:gd name="T11" fmla="*/ 1173 h 92"/>
                              <a:gd name="T12" fmla="+- 0 4758 4753"/>
                              <a:gd name="T13" fmla="*/ T12 w 92"/>
                              <a:gd name="T14" fmla="+- 0 1156 1086"/>
                              <a:gd name="T15" fmla="*/ 1156 h 92"/>
                              <a:gd name="T16" fmla="+- 0 4753 4753"/>
                              <a:gd name="T17" fmla="*/ T16 w 92"/>
                              <a:gd name="T18" fmla="+- 0 1144 1086"/>
                              <a:gd name="T19" fmla="*/ 1144 h 92"/>
                              <a:gd name="T20" fmla="+- 0 4753 4753"/>
                              <a:gd name="T21" fmla="*/ T20 w 92"/>
                              <a:gd name="T22" fmla="+- 0 1120 1086"/>
                              <a:gd name="T23" fmla="*/ 1120 h 92"/>
                              <a:gd name="T24" fmla="+- 0 4758 4753"/>
                              <a:gd name="T25" fmla="*/ T24 w 92"/>
                              <a:gd name="T26" fmla="+- 0 1108 1086"/>
                              <a:gd name="T27" fmla="*/ 1108 h 92"/>
                              <a:gd name="T28" fmla="+- 0 4775 4753"/>
                              <a:gd name="T29" fmla="*/ T28 w 92"/>
                              <a:gd name="T30" fmla="+- 0 1091 1086"/>
                              <a:gd name="T31" fmla="*/ 1091 h 92"/>
                              <a:gd name="T32" fmla="+- 0 4787 4753"/>
                              <a:gd name="T33" fmla="*/ T32 w 92"/>
                              <a:gd name="T34" fmla="+- 0 1086 1086"/>
                              <a:gd name="T35" fmla="*/ 1086 h 92"/>
                              <a:gd name="T36" fmla="+- 0 4811 4753"/>
                              <a:gd name="T37" fmla="*/ T36 w 92"/>
                              <a:gd name="T38" fmla="+- 0 1086 1086"/>
                              <a:gd name="T39" fmla="*/ 1086 h 92"/>
                              <a:gd name="T40" fmla="+- 0 4823 4753"/>
                              <a:gd name="T41" fmla="*/ T40 w 92"/>
                              <a:gd name="T42" fmla="+- 0 1091 1086"/>
                              <a:gd name="T43" fmla="*/ 1091 h 92"/>
                              <a:gd name="T44" fmla="+- 0 4840 4753"/>
                              <a:gd name="T45" fmla="*/ T44 w 92"/>
                              <a:gd name="T46" fmla="+- 0 1108 1086"/>
                              <a:gd name="T47" fmla="*/ 1108 h 92"/>
                              <a:gd name="T48" fmla="+- 0 4845 4753"/>
                              <a:gd name="T49" fmla="*/ T48 w 92"/>
                              <a:gd name="T50" fmla="+- 0 1120 1086"/>
                              <a:gd name="T51" fmla="*/ 1120 h 92"/>
                              <a:gd name="T52" fmla="+- 0 4845 4753"/>
                              <a:gd name="T53" fmla="*/ T52 w 92"/>
                              <a:gd name="T54" fmla="+- 0 1144 1086"/>
                              <a:gd name="T55" fmla="*/ 1144 h 92"/>
                              <a:gd name="T56" fmla="+- 0 4840 4753"/>
                              <a:gd name="T57" fmla="*/ T56 w 92"/>
                              <a:gd name="T58" fmla="+- 0 1156 1086"/>
                              <a:gd name="T59" fmla="*/ 1156 h 92"/>
                              <a:gd name="T60" fmla="+- 0 4823 4753"/>
                              <a:gd name="T61" fmla="*/ T60 w 92"/>
                              <a:gd name="T62" fmla="+- 0 1173 1086"/>
                              <a:gd name="T63" fmla="*/ 1173 h 92"/>
                              <a:gd name="T64" fmla="+- 0 4811 4753"/>
                              <a:gd name="T65" fmla="*/ T64 w 92"/>
                              <a:gd name="T66" fmla="+- 0 1178 1086"/>
                              <a:gd name="T67" fmla="*/ 1178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2" h="92">
                                <a:moveTo>
                                  <a:pt x="58" y="92"/>
                                </a:moveTo>
                                <a:lnTo>
                                  <a:pt x="34" y="92"/>
                                </a:lnTo>
                                <a:lnTo>
                                  <a:pt x="22" y="87"/>
                                </a:lnTo>
                                <a:lnTo>
                                  <a:pt x="5" y="70"/>
                                </a:lnTo>
                                <a:lnTo>
                                  <a:pt x="0" y="58"/>
                                </a:lnTo>
                                <a:lnTo>
                                  <a:pt x="0" y="34"/>
                                </a:lnTo>
                                <a:lnTo>
                                  <a:pt x="5" y="22"/>
                                </a:lnTo>
                                <a:lnTo>
                                  <a:pt x="22" y="5"/>
                                </a:lnTo>
                                <a:lnTo>
                                  <a:pt x="34" y="0"/>
                                </a:lnTo>
                                <a:lnTo>
                                  <a:pt x="58" y="0"/>
                                </a:lnTo>
                                <a:lnTo>
                                  <a:pt x="70" y="5"/>
                                </a:lnTo>
                                <a:lnTo>
                                  <a:pt x="87" y="22"/>
                                </a:lnTo>
                                <a:lnTo>
                                  <a:pt x="92" y="34"/>
                                </a:lnTo>
                                <a:lnTo>
                                  <a:pt x="92" y="58"/>
                                </a:lnTo>
                                <a:lnTo>
                                  <a:pt x="87" y="70"/>
                                </a:lnTo>
                                <a:lnTo>
                                  <a:pt x="70" y="87"/>
                                </a:lnTo>
                                <a:lnTo>
                                  <a:pt x="58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4B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docshape151"/>
                        <wps:cNvSpPr>
                          <a:spLocks/>
                        </wps:cNvSpPr>
                        <wps:spPr bwMode="auto">
                          <a:xfrm>
                            <a:off x="4899" y="1321"/>
                            <a:ext cx="90" cy="90"/>
                          </a:xfrm>
                          <a:custGeom>
                            <a:avLst/>
                            <a:gdLst>
                              <a:gd name="T0" fmla="+- 0 4956 4900"/>
                              <a:gd name="T1" fmla="*/ T0 w 90"/>
                              <a:gd name="T2" fmla="+- 0 1411 1321"/>
                              <a:gd name="T3" fmla="*/ 1411 h 90"/>
                              <a:gd name="T4" fmla="+- 0 4933 4900"/>
                              <a:gd name="T5" fmla="*/ T4 w 90"/>
                              <a:gd name="T6" fmla="+- 0 1411 1321"/>
                              <a:gd name="T7" fmla="*/ 1411 h 90"/>
                              <a:gd name="T8" fmla="+- 0 4921 4900"/>
                              <a:gd name="T9" fmla="*/ T8 w 90"/>
                              <a:gd name="T10" fmla="+- 0 1406 1321"/>
                              <a:gd name="T11" fmla="*/ 1406 h 90"/>
                              <a:gd name="T12" fmla="+- 0 4905 4900"/>
                              <a:gd name="T13" fmla="*/ T12 w 90"/>
                              <a:gd name="T14" fmla="+- 0 1389 1321"/>
                              <a:gd name="T15" fmla="*/ 1389 h 90"/>
                              <a:gd name="T16" fmla="+- 0 4900 4900"/>
                              <a:gd name="T17" fmla="*/ T16 w 90"/>
                              <a:gd name="T18" fmla="+- 0 1378 1321"/>
                              <a:gd name="T19" fmla="*/ 1378 h 90"/>
                              <a:gd name="T20" fmla="+- 0 4900 4900"/>
                              <a:gd name="T21" fmla="*/ T20 w 90"/>
                              <a:gd name="T22" fmla="+- 0 1354 1321"/>
                              <a:gd name="T23" fmla="*/ 1354 h 90"/>
                              <a:gd name="T24" fmla="+- 0 4905 4900"/>
                              <a:gd name="T25" fmla="*/ T24 w 90"/>
                              <a:gd name="T26" fmla="+- 0 1343 1321"/>
                              <a:gd name="T27" fmla="*/ 1343 h 90"/>
                              <a:gd name="T28" fmla="+- 0 4921 4900"/>
                              <a:gd name="T29" fmla="*/ T28 w 90"/>
                              <a:gd name="T30" fmla="+- 0 1326 1321"/>
                              <a:gd name="T31" fmla="*/ 1326 h 90"/>
                              <a:gd name="T32" fmla="+- 0 4933 4900"/>
                              <a:gd name="T33" fmla="*/ T32 w 90"/>
                              <a:gd name="T34" fmla="+- 0 1321 1321"/>
                              <a:gd name="T35" fmla="*/ 1321 h 90"/>
                              <a:gd name="T36" fmla="+- 0 4956 4900"/>
                              <a:gd name="T37" fmla="*/ T36 w 90"/>
                              <a:gd name="T38" fmla="+- 0 1321 1321"/>
                              <a:gd name="T39" fmla="*/ 1321 h 90"/>
                              <a:gd name="T40" fmla="+- 0 4968 4900"/>
                              <a:gd name="T41" fmla="*/ T40 w 90"/>
                              <a:gd name="T42" fmla="+- 0 1326 1321"/>
                              <a:gd name="T43" fmla="*/ 1326 h 90"/>
                              <a:gd name="T44" fmla="+- 0 4984 4900"/>
                              <a:gd name="T45" fmla="*/ T44 w 90"/>
                              <a:gd name="T46" fmla="+- 0 1343 1321"/>
                              <a:gd name="T47" fmla="*/ 1343 h 90"/>
                              <a:gd name="T48" fmla="+- 0 4989 4900"/>
                              <a:gd name="T49" fmla="*/ T48 w 90"/>
                              <a:gd name="T50" fmla="+- 0 1354 1321"/>
                              <a:gd name="T51" fmla="*/ 1354 h 90"/>
                              <a:gd name="T52" fmla="+- 0 4989 4900"/>
                              <a:gd name="T53" fmla="*/ T52 w 90"/>
                              <a:gd name="T54" fmla="+- 0 1378 1321"/>
                              <a:gd name="T55" fmla="*/ 1378 h 90"/>
                              <a:gd name="T56" fmla="+- 0 4984 4900"/>
                              <a:gd name="T57" fmla="*/ T56 w 90"/>
                              <a:gd name="T58" fmla="+- 0 1389 1321"/>
                              <a:gd name="T59" fmla="*/ 1389 h 90"/>
                              <a:gd name="T60" fmla="+- 0 4968 4900"/>
                              <a:gd name="T61" fmla="*/ T60 w 90"/>
                              <a:gd name="T62" fmla="+- 0 1406 1321"/>
                              <a:gd name="T63" fmla="*/ 1406 h 90"/>
                              <a:gd name="T64" fmla="+- 0 4956 4900"/>
                              <a:gd name="T65" fmla="*/ T64 w 90"/>
                              <a:gd name="T66" fmla="+- 0 1411 1321"/>
                              <a:gd name="T67" fmla="*/ 1411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0" h="90">
                                <a:moveTo>
                                  <a:pt x="56" y="90"/>
                                </a:moveTo>
                                <a:lnTo>
                                  <a:pt x="33" y="90"/>
                                </a:lnTo>
                                <a:lnTo>
                                  <a:pt x="21" y="85"/>
                                </a:lnTo>
                                <a:lnTo>
                                  <a:pt x="5" y="68"/>
                                </a:lnTo>
                                <a:lnTo>
                                  <a:pt x="0" y="57"/>
                                </a:lnTo>
                                <a:lnTo>
                                  <a:pt x="0" y="33"/>
                                </a:lnTo>
                                <a:lnTo>
                                  <a:pt x="5" y="22"/>
                                </a:lnTo>
                                <a:lnTo>
                                  <a:pt x="21" y="5"/>
                                </a:lnTo>
                                <a:lnTo>
                                  <a:pt x="33" y="0"/>
                                </a:lnTo>
                                <a:lnTo>
                                  <a:pt x="56" y="0"/>
                                </a:lnTo>
                                <a:lnTo>
                                  <a:pt x="68" y="5"/>
                                </a:lnTo>
                                <a:lnTo>
                                  <a:pt x="84" y="22"/>
                                </a:lnTo>
                                <a:lnTo>
                                  <a:pt x="89" y="33"/>
                                </a:lnTo>
                                <a:lnTo>
                                  <a:pt x="89" y="57"/>
                                </a:lnTo>
                                <a:lnTo>
                                  <a:pt x="84" y="68"/>
                                </a:lnTo>
                                <a:lnTo>
                                  <a:pt x="68" y="85"/>
                                </a:lnTo>
                                <a:lnTo>
                                  <a:pt x="56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52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docshape152"/>
                        <wps:cNvSpPr>
                          <a:spLocks/>
                        </wps:cNvSpPr>
                        <wps:spPr bwMode="auto">
                          <a:xfrm>
                            <a:off x="5041" y="1514"/>
                            <a:ext cx="97" cy="97"/>
                          </a:xfrm>
                          <a:custGeom>
                            <a:avLst/>
                            <a:gdLst>
                              <a:gd name="T0" fmla="+- 0 5103 5042"/>
                              <a:gd name="T1" fmla="*/ T0 w 97"/>
                              <a:gd name="T2" fmla="+- 0 1611 1514"/>
                              <a:gd name="T3" fmla="*/ 1611 h 97"/>
                              <a:gd name="T4" fmla="+- 0 5077 5042"/>
                              <a:gd name="T5" fmla="*/ T4 w 97"/>
                              <a:gd name="T6" fmla="+- 0 1611 1514"/>
                              <a:gd name="T7" fmla="*/ 1611 h 97"/>
                              <a:gd name="T8" fmla="+- 0 5065 5042"/>
                              <a:gd name="T9" fmla="*/ T8 w 97"/>
                              <a:gd name="T10" fmla="+- 0 1606 1514"/>
                              <a:gd name="T11" fmla="*/ 1606 h 97"/>
                              <a:gd name="T12" fmla="+- 0 5047 5042"/>
                              <a:gd name="T13" fmla="*/ T12 w 97"/>
                              <a:gd name="T14" fmla="+- 0 1588 1514"/>
                              <a:gd name="T15" fmla="*/ 1588 h 97"/>
                              <a:gd name="T16" fmla="+- 0 5042 5042"/>
                              <a:gd name="T17" fmla="*/ T16 w 97"/>
                              <a:gd name="T18" fmla="+- 0 1575 1514"/>
                              <a:gd name="T19" fmla="*/ 1575 h 97"/>
                              <a:gd name="T20" fmla="+- 0 5042 5042"/>
                              <a:gd name="T21" fmla="*/ T20 w 97"/>
                              <a:gd name="T22" fmla="+- 0 1550 1514"/>
                              <a:gd name="T23" fmla="*/ 1550 h 97"/>
                              <a:gd name="T24" fmla="+- 0 5047 5042"/>
                              <a:gd name="T25" fmla="*/ T24 w 97"/>
                              <a:gd name="T26" fmla="+- 0 1537 1514"/>
                              <a:gd name="T27" fmla="*/ 1537 h 97"/>
                              <a:gd name="T28" fmla="+- 0 5065 5042"/>
                              <a:gd name="T29" fmla="*/ T28 w 97"/>
                              <a:gd name="T30" fmla="+- 0 1519 1514"/>
                              <a:gd name="T31" fmla="*/ 1519 h 97"/>
                              <a:gd name="T32" fmla="+- 0 5077 5042"/>
                              <a:gd name="T33" fmla="*/ T32 w 97"/>
                              <a:gd name="T34" fmla="+- 0 1514 1514"/>
                              <a:gd name="T35" fmla="*/ 1514 h 97"/>
                              <a:gd name="T36" fmla="+- 0 5103 5042"/>
                              <a:gd name="T37" fmla="*/ T36 w 97"/>
                              <a:gd name="T38" fmla="+- 0 1514 1514"/>
                              <a:gd name="T39" fmla="*/ 1514 h 97"/>
                              <a:gd name="T40" fmla="+- 0 5115 5042"/>
                              <a:gd name="T41" fmla="*/ T40 w 97"/>
                              <a:gd name="T42" fmla="+- 0 1519 1514"/>
                              <a:gd name="T43" fmla="*/ 1519 h 97"/>
                              <a:gd name="T44" fmla="+- 0 5133 5042"/>
                              <a:gd name="T45" fmla="*/ T44 w 97"/>
                              <a:gd name="T46" fmla="+- 0 1537 1514"/>
                              <a:gd name="T47" fmla="*/ 1537 h 97"/>
                              <a:gd name="T48" fmla="+- 0 5138 5042"/>
                              <a:gd name="T49" fmla="*/ T48 w 97"/>
                              <a:gd name="T50" fmla="+- 0 1550 1514"/>
                              <a:gd name="T51" fmla="*/ 1550 h 97"/>
                              <a:gd name="T52" fmla="+- 0 5138 5042"/>
                              <a:gd name="T53" fmla="*/ T52 w 97"/>
                              <a:gd name="T54" fmla="+- 0 1575 1514"/>
                              <a:gd name="T55" fmla="*/ 1575 h 97"/>
                              <a:gd name="T56" fmla="+- 0 5133 5042"/>
                              <a:gd name="T57" fmla="*/ T56 w 97"/>
                              <a:gd name="T58" fmla="+- 0 1588 1514"/>
                              <a:gd name="T59" fmla="*/ 1588 h 97"/>
                              <a:gd name="T60" fmla="+- 0 5115 5042"/>
                              <a:gd name="T61" fmla="*/ T60 w 97"/>
                              <a:gd name="T62" fmla="+- 0 1606 1514"/>
                              <a:gd name="T63" fmla="*/ 1606 h 97"/>
                              <a:gd name="T64" fmla="+- 0 5103 5042"/>
                              <a:gd name="T65" fmla="*/ T64 w 97"/>
                              <a:gd name="T66" fmla="+- 0 1611 1514"/>
                              <a:gd name="T67" fmla="*/ 1611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7" h="97">
                                <a:moveTo>
                                  <a:pt x="61" y="97"/>
                                </a:moveTo>
                                <a:lnTo>
                                  <a:pt x="35" y="97"/>
                                </a:lnTo>
                                <a:lnTo>
                                  <a:pt x="23" y="92"/>
                                </a:lnTo>
                                <a:lnTo>
                                  <a:pt x="5" y="74"/>
                                </a:lnTo>
                                <a:lnTo>
                                  <a:pt x="0" y="61"/>
                                </a:lnTo>
                                <a:lnTo>
                                  <a:pt x="0" y="36"/>
                                </a:lnTo>
                                <a:lnTo>
                                  <a:pt x="5" y="23"/>
                                </a:lnTo>
                                <a:lnTo>
                                  <a:pt x="23" y="5"/>
                                </a:lnTo>
                                <a:lnTo>
                                  <a:pt x="35" y="0"/>
                                </a:lnTo>
                                <a:lnTo>
                                  <a:pt x="61" y="0"/>
                                </a:lnTo>
                                <a:lnTo>
                                  <a:pt x="73" y="5"/>
                                </a:lnTo>
                                <a:lnTo>
                                  <a:pt x="91" y="23"/>
                                </a:lnTo>
                                <a:lnTo>
                                  <a:pt x="96" y="36"/>
                                </a:lnTo>
                                <a:lnTo>
                                  <a:pt x="96" y="61"/>
                                </a:lnTo>
                                <a:lnTo>
                                  <a:pt x="91" y="74"/>
                                </a:lnTo>
                                <a:lnTo>
                                  <a:pt x="73" y="92"/>
                                </a:lnTo>
                                <a:lnTo>
                                  <a:pt x="61" y="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3F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docshape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2" y="164"/>
                            <a:ext cx="1788" cy="18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CFE911" id="docshapegroup140" o:spid="_x0000_s1026" style="position:absolute;margin-left:169.15pt;margin-top:8.25pt;width:89.4pt;height:91.6pt;z-index:-15719424;mso-wrap-distance-left:0;mso-wrap-distance-right:0;mso-position-horizontal-relative:page" coordorigin="3383,165" coordsize="1788,1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m37sah8AAG/jAAAOAAAAZHJzL2Uyb0RvYy54bWzsndtuI0eShu8X2Hcg&#10;dLkLWyzWgaTg9sDTPmAAz6yxo30ANkUdYEnkkuxWe59+/8jKIjMi/6jijGQ3dsELm1IzlPlXRGZk&#10;5Mes4jd/+vz0OPq02u4e1s/vLoqvxxej1fNyffPwfPfu4r+uf/xqdjHa7RfPN4vH9fPq3cVvq93F&#10;n77913/55mVztZqs79ePN6vtCI08765eNu8u7vf7zdXl5W55v3pa7L5eb1bPePN2vX1a7PHr9u7y&#10;Zrt4QetPj5eT8bi5fFlvbzbb9XK12+Ffv2/fvPg2tH97u1ru/+P2drfajx7fXUDbPvx/G/7/Qf5/&#10;+e03i6u77WJz/7CMMhb/hIqnxcMzOj009f1ivxh93D5kTT09LLfr3fp2//Vy/XS5vr19WK7CNeBq&#10;irG5mp+264+bcC13Vy93m4Ob4Frjp3+62eXfPv2yHT3cIHYz+Od58YQg3ayXu/vFZnUn/RdV8NLL&#10;5u4Kxj9tN3/f/LJtLxU//rxe/rqDEy/t+/L7XWs8+vDy1/UN2l183K+Dlz7fbp+kCVz/6HMIxm+H&#10;YKw+70dL/GNRlHUpmpZ4ryiaspzEcC3vEVP5u7KclRcjebup20gu73/o/nw6w9ALfzsrJ/Lu5eKq&#10;7TdojdpkoGDk7Y7O3b3OuX8Xx4WY7cRfB+cW1rlFVYgq6R52nVN3qUeTd8RsB8cP+rKsKly3+KRu&#10;QgeLq86js0nrELym7lhcLT/u9j+t1iEki08/7/Z4G0P5Bj+1P8RxcY1o3D49YoL8+1ej8aisx/hf&#10;Vc1b39/ddGa41tbs3y5H1+PRy6jtUZrsTCAlaaloqnIEwUFYaobwHloKRvekraozalVV0zlVVXdm&#10;oqqiqprOJLTkqpp2ZmjJVYUoJFdYVs2Mqpp3ZqJqRlUV2u2YCnPqrCL1e7Bi3iq068uqLqmwIvX9&#10;dTHh0rTvi2ZScWmp84MVlab9L0OLS0sDcF00XJoOQNEUfIgVaQSCFZOG3KPD6UibpDG4njiDX4eg&#10;qOcT6rVJGoJgRaXpGLgBnaQxuEag6LzUISjqWcGlpSEIVlSajoE7CSZpDK4nfBqUOgRIFw2VVqYh&#10;CFZMGtYEHVAna5RpDK5LPg1KHQLJZFxaGoJgRaXpGLhptkxjcF3yaVDqEPjS0hC40lALKK/VRUFn&#10;KNa2aBeSLZ8GlQ4BOuUBrdIQBCvmtUrHoKwnDZeWxuC64tOg0iFwp0GVhsCdBrIip2tBXfJ1Eytp&#10;6jU+DWodAjd51GkI3ORR6xig5OLS6jQG1zWfBrUOgZty6zQEbsqtdQzcgNZpDK5rPg1qHQJ3oarT&#10;ELgLVaNjUHrTABVYEtCGTwNUPenocJf3Jg2Bu7w3OgZu8kDFnErj06DRIXALoiYNgaqIUHQf6sjF&#10;fVdaLj8/x9oSP40Wslcch43BZr2Twv4afkMJe13GQhVWUog6xrgSMZ6eZIz4ijFqpbYG7m9aiqBg&#10;HvYXuJgBc/ghmIeSeNBcigUxxzp/ihhZwIP5aVcqi6qYYz08pXVZ6IL5aZcqi08wP+1SZUEQc+Ty&#10;U8RU8VKRX08yj5eKnHeKuSQzEYM8dJJ5vFTkhlPMZdJL65ivJ5nHS8UcSszbsRMnyRYYwwKM7cUI&#10;AOOD/M3iarPYy9zqfhy9vLuQzd59eJF/fVp/Wl2vw/t7mWCyOEDjrPPX8f3H59ROaq7Urnu3e92E&#10;1qSEhtW0u4Lu3e61tUJiglG7x8PldW92r61R298hjt2b3WtqBG2tw7o3u9e0O0jrM4rKq16j6IT+&#10;7qJH+40k1cMH/d3BjWI0oByhE6sBJ0SrAX/GHgdCE8UPRNmOrC4oy8f1btWGQkZrwDGHYSujPWEQ&#10;u/Xjw82PD4+PMmB327sP7x+3o08LILzv6qaavY/RUmaPYYV4XsufdREPWKrlJi1o+bC++Q0MZbtu&#10;OSC4JX64X2//52L0Agb47mL33x8X29XF6PEvz+BA86KSgncffqnqqWwCt+k7H9J3Fs9LNPXuYn+B&#10;FU1+fL9vQePHzfbh7h49FWGNe15/Bw52+yCUBShqd9Wqir8ARf1hTAqjUQO/AiU5VL05k6rnKCRk&#10;TNfjkHGOTEqGnkC6w6jq0GA6Hv4RJtVUNcAU+sN1pCQJ0+VAkgKTantMTeCOpEov6ukMm7hO8BFd&#10;qTJMjO5HeVumCmsmXBVy/1GV1GB5S6YE81TBj4eWgnSmShfBZVNwVUjnh7YCk8pVWSZVTwX85M7S&#10;TEqsmC7LpJoxtpUsiKnvWyZFpGnfY8M45tJS5wcrKk37X1RxaWkAWiZFpOkAFHXtSEsjEKyYNMuk&#10;PGmESeXSJnb0YyPIAmqYFKyoNB2D0gsoYVJEmg5BUQOrUWlpCIIVlaZj4E4CwqRyaVIaqJwxrqk0&#10;w6RgxaRZJuVlDcKkiDQdAnEYl6anAayoNB2D0kuzhEkRaToEvjQ9DRxplkk1Nc9qhEnl0jIm5QTU&#10;MCknoJZJNQ2ANslrst05ZtzApIg0HQJ3GhgmhcnCAmqZVDPFxwBMWhqD60qYVC4tY1JO8pDi8HCd&#10;hbAmJs0yKU8aYVJEmp0GTsrVTEoSM5WmY1B6ASVMikiz08BZqDSTkuWMSbNMypsGhEnl0qTWV3nN&#10;Wd41k/KWd8ukvORBmBSRpkPglmmaSaV1GnYbZyblwbQzk/I8c2ZSAX++gklhMguTwgtjUvLpR7oT&#10;9JhU5JptZnBBUsekOgjXcYjutYVEWHfR5QHsdW92ryluao85uP214AraOvjQYjTdUtvdANk5iUlF&#10;J/TjpujRfiNZXeCDASbVEtMB5RJfNDXghGg14M9p2+NAaKJ4GPe53Y6sLihvw6T+XE7H807AmUmd&#10;eLbNOyeFsFsmFXz75kxqWrYDvygngVsfmZQcKhMmhdd2VL2WSU3nwBnS3xCTanvsYVJVga3vQbDD&#10;pMQIn5AH9WlbuhIup1N81EtU6b2InBLJWjIlmKdK7cc9VboILqc1tkhEldqGhE/GM1WWSVWydyPO&#10;0kxKrJi3LJOaYlvGhLFzUrk07fuinPM4FqnzgxWVpv0vqri0NADxnFQuTQegKHEQhnotjUCwYtIs&#10;k/KkESaVDzPLpMoaRJYEVDMpsaLSdAxKL6CESRFpOgRFWU25tDQEwYpK0zFwJ4Gs+of9czwnlQXU&#10;MikcnKXSNJMSKybNMikvaxAmlXvNnpNCLLk0PQ1gRaXpGGDg8jRLmBSRpkMgw4xLS0MQrJg0y6Rm&#10;4wmdoYRJ5dIsk/ICqpmUF1DLpGbFlEtLYxDPSWVjzZ6T8qaBZlJiRb2mY1DOJo7X0hi0TCr3mmVS&#10;XvLQTMpLHpZJedIIkyLSdCZyU65mUpKYmdfsOSkvoIRJEWk6BO5CJYX3IRO5C5VlUt40IEwql2aZ&#10;lLe8ayblLe+WSXnJgzApIk1nIhzt58u7ZlJpRXRmUoIEnANeZybleebMpF7LpDCZwzmpkjIpSfvp&#10;TtBjUlJLpXYdYeheW5AkxTGsprNeWoF1F0aH02NdE91ryqQgr497tN0dzv91LXSvKQKDtL6WovLu&#10;vFzXQvfathSd0N9S9Gi/kaRw+KC/O7hRjAaUS3xhNeCEaDXgz9jjQGii+KEom5HVufJtmNR3ZTM5&#10;n5PCDaT/0I2RHpNCuWaZVMClb86kZrN28hdFd5Lmd7t3b16i7Jf+BplUdlOe+WywmOHGqoNgh0mJ&#10;EYrXrC1dCZdzOZFEVOm9iDCprCVTgnmq1H7cU6WLYMAariqtgU+8d6+QQ2XEWZpJiRXzlmVSM2Ak&#10;5i7GpDKHFdr3costl5Y6P1hRadr/oopLSwNw6r17OCrApaURKMSKSZPFK/kw25XGmFTmNcukihLH&#10;akhANZMSKypNx6D0AsqYVC5Nh6AoJo60NATBiko7cRIwJpVJs0yqGONWL+I1KSGO20qxYtIsk/Ky&#10;BmNSuTQdAlHFpelpEA4j5Vmo1DEovTTLmFQuTYfAl6angSPNMqk5KAxLHoxJZdIsk/ICqpmUF1DL&#10;pOa4f5JKS2Nw6r173jTQTEqs2Fiz56TmjeO1NAaRSWVes0zKSx6aSXnJQ0rpNK950hiTyqXZaeCk&#10;XM2kvJRrmZQXUMakcml2GjgLlWZSspyxgFom5U0DxqQyaZZJecu77AmSvOYs75ZJecmDMalcms5E&#10;hVcQaSaVVkRnJnVmUnIz5vnePQ+/yUQEXLj+Y+/di+QgzHjMUZdJtfinrVHcc0uR7AycpmqvE9mu&#10;DxK1/Q0wlMik+vlP290A2YnK+yGRFJ6I0EB3rUf7jSTVo6X+7roTUP1NISSBSZ1kNeDP2ONAaKL4&#10;oSibkfXGTOp87177ULM3YVKYIpZJhaH51kyqGk9QfmHgz6axxDggKRQY4ZhUd9vvK49JVWMwotDd&#10;IJLK7u7DwE0q4TlOgBzkciAlJqgO48mvo42ugqsxDtszSfD+oZxrnyWVSdLllyMp3Yl7knT1W43x&#10;5CEmSe0/wgGpTJI5IDWvK+YmhaLEhvnJkKhqXDqxSwvf+BSpXJf2+ryk4VNno8SG6tJuF0dRbxWp&#10;5yOGynVp189xJIQMKzmvexgMYsN0yWKVjFBXF2NQmS7DoOZjGkdFoMSG6tKud+PIAFSuSzt/Ni+Z&#10;v3Dc8ugvsaG6tOvdUc/oU6bL0KfZlMZRsSexYboMenITBENPuS7tfIwt5q8yTTZiQ3Vp17u5lHGn&#10;XJd2vqcrHfeeLgOdqvG8ovORQadMl4FOThwVcvLiaIhTBbbGdaXOj8Qp16Wd74x7xZu8cW9wE3Q5&#10;/kqdH3FTpsvgJidPKNjk5QnDmlxdjDXluvS4d/KqIk1eXjWgyY0jA025Lj3unXVIYSZvHTKUyR33&#10;jDJluqR6TxYPZ91WjMlbtw1icvMEQ0y5Lj3unRpHAaa0yDnzpTNfOvOlvieb/V58CfMW9+Fh98Pu&#10;w5O8K/u9MN37+FKkBZ1dRwu613jmKZ6M6kdHbZd43NwJfKmfwES+dEp3qLX7uounDvu7k3pwmC+1&#10;l9ePe+RZe4N8KZKjAeUInTQFbX3XF60Q7l6r9gIHQhPFD7BGO7K6kfI2Z57muHWo3dBj0J7vw3vl&#10;fXgYQpYvhdn55nypmKIaxGidYkuOgZjchodZE/hSN0Bfy5cmwgKKaWguvS8uPXPQPq48M9EF2Ayf&#10;sB/kHtlRijrEBPu0rCFd+VYTnHBgknDpB6TQ8qWsJQQoqQkdSWqr7UjSRW9VzGsqSW04Al/KJBm+&#10;NJ1PmZsUXxIb5ifLlwrc/MAcxU465bq016d4pjUJn+JLYkN1abeLJK4r9XzkS7ku7Xq5tYrpSj0v&#10;NkyX5UueLsaXMl2GL03x1BeiS/ElsaG6tOvhLx5HxpdyXdr5UxxhZLpS14sN1aVd7456xpcyXYYv&#10;TXHbEtGl+JLYMF2WL3kJgvGlXJd2PjRRXWmyERuqS7u+8nIp40u5Lu18T5ca944uy5cmuBWW5QnG&#10;lzJdhi85cVR8yYuj5UsTPJSK6kqdH/lSrks73xn3ii95497ypQlut6a6UudHvpTpMnzJyROKL3l5&#10;wvIlTxfjS7kuM+55XlV8ycurli95cWR8Kddlxj1fhxRf8tYhy5e8cc/4UqbL8CVn3VZ8yVu3LV/y&#10;8gTjS7kuPe6dGkfxpbTuOvOlM18686UvwZewqAlfqjlfau/ImnVPHHLPL0Vy1Nl1tKB7jXypBT74&#10;orA+ioEFAVtMJKc+o7YlrDDDRgO3k7XdoSbva0lK9kHgI0UjjPpbkkVx0Egy82B38n1rMBpQjtCJ&#10;1YATotWAP2OPA6GJ4geiHP1wGFndSHkjvvRD/f2se77XmS+9ki9hk2b5UuA/b86XStmnYrQ24zD7&#10;j3xJ7uYMjx7vbsd9LV/Cc3hGVTmJ3Ry5UMaX2ltDUwSl+VIzm4yacVYOpXxJTPAU0CA9bQgzM6FC&#10;Fb40h0rSuw7cT5e3pGsvR1K61fYk6aK3KisuSW04wmNms4szfKnBMXriJsWXxIb5yfKlUtggi13q&#10;9PjE8VyX9nrTVFRX6nSxobq020US15V6vuVLeQgL7foGZ7mYv1LPiw3TJYuVGliOLsKXcl2GL+Gr&#10;PZkuxZfEhurSroe/eBwJXyK6tPObCdeVul5sqC7tenfUE76U6zJ8qRnPmb8UXxIbpsvyJS9BEL5E&#10;dGnnY2xRXWrch6etkaa06ysvlxK+RBrTzvd0qXHv6LJ8Cd84S+cj4Uu5LsOXnDgqvuTF0fKlEhyd&#10;5S/2ZPEsf5mnODnjXvElb9xbvlThQweqK3V+y5dyfxm+5OQJxZe8PGH5kqdLSsjjJy/he+6ILjPu&#10;eV5VfMnLq5YveXEkfInoMuOer0OKL3nrkOVL3rgnfCnXZfiSs24rvuSt27IRUOuQU3MRvkR06aTj&#10;1DiKL6VFzpkvnfnSmS99Ab6EmRyeIz6jfMk+7dnjS/G+loF7oqSGxu5x6AnTwQiZtQ/4tGxl4LnX&#10;EcCENRoJpkMY3WsLvZAEoQnS+rqLyvuZV3RCP1+KHu03kmUFovq7i0/1HlDe3UXXf33RasCf/3ee&#10;I/7dj8338+5I2pkvvZIvYdpavhSG05vzpSqyySZ7jDgkhPNL3TB+LV+S772qpDvM+pT5ZHxpFnpM&#10;TTRfmuIpSwe5R06Vlr5ignMAWUOm/KrwbWhMUrrla88vZS3p2suRlG61PUlwc1oRVnjwEJOkNhzh&#10;/FImyfClKe4JIW5SfElsmJ8sX6rwzU9MFTu/lOvSXm9wDw3TlTpdbKgu7XaRxHWlno/nl3Jd2vUN&#10;9sZMV+p5sWG6LF/ydBG+lA9Sy5dwEyfRpflS+FYl0pR2PfzF40j4EmlMOx9fZUp1pa4XG+ov7frK&#10;G/WEL+W6LF/Co8CJvzRfah8Xng0Jy5e8BEH4EtGlnQ9NVJca9+39l7ku7frKy6WELxFd2vmeLjXu&#10;HV2WL9V4UBjLE4Qv5bosX+Jx1HzJiaPlSzUeFkV1pc6P55cy51u+xMe95kvOuLd8qZYPOMiaKCXr&#10;keOgMTwyMNNl+RLPE5ovOXnC8iVPF+FLRJcZ9zyvar7k5FXLl7w4Er5EdJlxz9chzZecdcjyJW/c&#10;E76U6zJ8yVm3FV/y1m3Ll7w8QfgS0aWTjlPjKL6UFjlnvnTmS2e+9AX4EmZyOL/E+ZKkVICOdrpj&#10;jnp8SUqh1K5DON1rPL8UTzn1nzrCKoumkCn6gE+LjiBv2AjlV59R293AXWZSikNUOKbgkqrohAF0&#10;1Hq030jS5GB38TneA8olvmhqwAnRasCfsceB0ETxMO51uxlZ3Uh5o/NL+I7zg4AzX3olX0J9aflS&#10;oL9vzpeacTtaZ/goF4PneH4JrDDwpQMzfC1fahqQE+kudHPkQhlfanv0+dK8rEcHucd2Ur4kJvej&#10;vCFd+aKwR3lPJOldB4r7vCVdezmS0q22J0kXvVWDb61mktSGQ/YbuSTDl+bY6xE3Kb4kNsxPli81&#10;Bc4lEEcRvkR0aa/P8cwRpit1uthQXdrtIonrSj3f8iWiS7t+ji/RYrpSz4sN02X5kqeL8KVcl+FL&#10;M5wxI7oUXxIbqku7vvLiSPgS0aWdP8Ojipmu1PViQ3Vp17ujnvClXJfhSzN8uTrRpfiS2DBdli95&#10;CYLwJaJLOx+aqK503IsN1aVdX3m5lPAloks739OVjntPl+VLDZ5rxfIE4Uu5LsOXnDgqvuTF0fIl&#10;4dVUV+r8li8RXdr5zrhXfMkb95YvNXPwXpJXCV/KdRm+5OQJxZe8PGH5kqeL8CWiS497J68qvuTl&#10;VcuXvDgSvkR06XHvrEOKL3nrkOVL3rgnfCnXZfiSs24rvuSt25YveXmC8CWiS497p8aRvccBhaZF&#10;zpkvnfnSmS99Ab6EmSx8CS8yAI/8qCVCkipBJ+YdDjm+3/GA1k6+TDe1697tXiNfihSqnwphlUVT&#10;zSnnlyCvj2G0EGoArbTdoYzua0mqbIga4EutEzpfddfevSqP9hvh4oe7i89MGlAu8YXyASdEqwF/&#10;xh4HQhPFw7jPo3ZkdV56G740m1Y/Tn+IAs586XV8CbPf8iVUkwjum/Olabxrshi3oycBTJiAcoBp&#10;3s3T1wKmWYEPt6U/XEdKj3LAFHpMTSAlOeRThO9ZOQjmiCkYYa+WtaWr32o6w5aIqNI7DwE6WUu6&#10;/nJVpQWYq0rXvtVUHixEVKWbvuuAmTJVBjOhR3x7GnGWAk3BinnLkqYpnpzOhDHSlEvTvsdXtuF7&#10;wJi01PnBikrT/hdVXFoagAibcmk6AHjwbsWlpREIVkya5U2eNMabMmmGN+Er2/D10sRrijgFKypN&#10;xwBe4wFlyCmXpkOAxyjj+w2ZtDQEwYpK0zFwJwGjTpk0Q52K8Rxf7EakKe4UrJg0C568rMHAUy5N&#10;h0BUcWlqGogVlaZjUHlplrGnXJoOgS9NTQNPmsVPM9wuyZIHw0+ZNIOf3IAqAOUG1BKoWQWuTxIu&#10;uYMuXwjMCSd3GigG5U4DC6EE7lFpaQzam+hyaQZCuclDYSg3eVgO5UljHCoLaG2mgZdyFYlyU65F&#10;UV5ApQo+8JBrLEBsZa/NNPAWKgWj3IXK0ihvGjAalXnN0Ch3eVc8yl3eLZDykgcDUrk0nYnQKV8N&#10;FJIKVl1eOzOpM5M6M6kvwaSwwxImNeFMCukw3QkOMamQGdxDQZHsHB7W3HGI7jVSm9DltJ/axDNP&#10;4cyC219kUv23pv3RTKr1aP/V4eJPYFJYzxCbISbV0jRAwz5ChPCHDvv9icCJ1UBoovihKJuR1Y2B&#10;N2JSZfXn6fszk/r6Lb5zToClOfOEovH3YFKzOSpbjLCibE/yJUwKMyIwqW7ivJZJzVEAVvNxaC4F&#10;TjmTykwMk8J3z4yOgh0mJUaodbK2dCVczeXr1IiqdD8Y7qvLWzIlmKcqLYILT5Uugqs5viObqVLb&#10;kMCksuuzTApfnEWdpZmUWDFvWSY1x9NbmDDGpHJp2vdFOZtzaanzgxWVpv0vqri0NACRSeXSdACK&#10;Uurpw5w4DjH1FXTBikmzTMqTxphUJs0yqRIPQWHSNJMSKypNxwBe4wFlTCqXpkNQlBX4J/Ga+iK6&#10;YEWl6Ri4k4AxqUyaZVLlhE8DzaTEikmzTMrLGoxJ5dJ0CMRh1Gvq6+iCFZWmY1B5aZYxqVyaDoEv&#10;LU1ErjTLpOYN+CfJtYxJZdIsk/ICqpmUF1DLpOYznIpi0tJUFE9F5dJ0CNxpoJmUTBYWUMuk5siS&#10;VFoag8ikMmmWSXnJQzMpL3lYJuVJY0wql2angZNyNZOSxMy8ZpmUF1DGpHJpdho4C5VmUrKcMWmW&#10;SXnTgDGpTJplUt7yrpmUt7xbJuUlD8akcmlmGngFkWZSaUV0ZlJnJnVmUl+CSWGzJ0xqzJkUJrYw&#10;qTDjMUddJoX7TlK7jjB0r/GcVHtmp/3GJpcktZCo6ccjEdr8YeekWuUD56RaJ3S+6q69e43ErfVo&#10;vxEuXtzZ31189vcAk8LTtKWpgXNS0WronBTWbbQ1EJoofijKZmR1XnojJvW+nhy+KO98TuqV56QA&#10;YSyTCvD5rc9J1WPZD2CEFXURn8C0+rwfLbEwzLGVD0yqm/GvZFJ1MS5H6C/7eC1nUqHHFFsZJtUI&#10;kzoIPgKD9Fa8QoxQIWZt6Uq4HuPWEaZK70Xk09SsJVOCeapSJOKq0kVwPcZNi0yV2oYEJpWpskyq&#10;ESZFnKWZlFgxbxkmBU3cXYxJ5dK074t6BvDDpKXOD1ZUmva/uIv6DN/AmHwyXoRPxnNpOgBFjYNq&#10;VFoagWDFpBkm5UpjTCqTZplUjZvImDTNpMSKStMxcAPKmFQuTYegqPG9dFRaGoJgRaXpGLiTgDGp&#10;TJplUnUB/knGmmZSYsWkGSblZg3GpHJpOgSiikvT06C9NzVvTcfATbOMSeWN6RD40vQ0cKQZJlXj&#10;JAmdoYxJZdIsk/ICqpmUF1DDpOoCH03INLWHeNk5qVyaDoE7DTSTksnCxpphUpA249LSGEQmlUmz&#10;TMpLHppJecnDMClXGmNSuTQ7DZyUq5mUJGbmNcOk3IAyJpVLs9PAWag0k5LljEkzTMqdBoxJZdIs&#10;k/KWd82kvOXdMCk3eTAmlUsz08AriDSTSuu0M5M6M6kzk/oSTAoFmjCpKWVSkpiwR2x3QH1MqgVJ&#10;B7uOMHSvkUlFctV/mqptCt+i3newp2VSkDdsVA7cRBauECV0X0tSYcMP/ZBIPkmE0QBuaj3ab9Q9&#10;5LtXU7zfbkD5HKkZogacEK0G/Bl7HAhNFN+e3HbJox1Z3Uh5GybV/FD+eDjO9f+XSW0ellf4b/T5&#10;6fF5Jz+9u7jf7zdXl5e75f3qabH7er1ZPePd2/X2abHHr9u7y5vt4uXh+e7p8XIyHjeX+Kv9x+3q&#10;IjbydFIbT4vtrx83Xy3XT5vF/uHDw+PD/rfQHLKIiHr+9MvD8pdt+8vyb59+2Y4ebsCa5phHFm+F&#10;mSd/JHbtXy3kWn5eL3/djZ7X7+8Xz3er73ab1XKPJtBA90/b7frlfrW42ck/y/TVrYRflZIPjw+b&#10;Hx8eH2WtlZ/jNW9Pcdv69vZhufp+vfz4tHret77brh5x+evn3f3DZncx2l6tnj6scJ3bv9wEQYur&#10;3Xb5n9ANcfh5v13tl/fy4y1ExH/HDDm8ERQfRcrl7Dbw3YeXv65vVu8uFh/365CnOyIHUSMsm2UJ&#10;ACvTvEBZF/rqWB5OrKOiFZpXzLCVbXNc99eb7W7/02r9NJIfoBpCQ+uLTz/vRDKkdSYi+nktvpN/&#10;74TFH/ErfnrZ3F293G3Cn91tF5v7h+X3i/0i/T1YXa0m6/v1481q++3/AgAA//8DAFBLAwQKAAAA&#10;AAAAACEA5PofdkAZAABAGQAAFAAAAGRycy9tZWRpYS9pbWFnZTEucG5niVBORw0KGgoAAAANSUhE&#10;UgAAAO4AAAD0CAYAAACcoxrfAAAABmJLR0QA/wD/AP+gvaeTAAAACXBIWXMAAA7EAAAOxAGVKw4b&#10;AAAY4ElEQVR4nO3de1gU9cIH8N8ue+HirlwFVllABUHUIBDoEBJHRZS8m3lL85aAWsfqpKAplkJ2&#10;LN5SQzQzDLyDFocU81BoCq6WplIKpgsGyFVYYdllYef9o3c6274ohMrwk+/neX7P487OzH4Z+TIX&#10;ZhfCMAzB6P5j06ZNb33++efzuM7xKAYhhGEHj8fTSyQS1YABA25MmzbtUFpa2iytVisyXmbPnj0v&#10;GS5nPHx9fS9w/XV15RAQoMKWLVuWDx069Mq8efNSuM7yKAwcOPDG0qVLt7GPdTqdMDc3N2TOnDmp&#10;mzZtWnno0KEX3N3dC42Xmzp1arqvr+8PxtMdHR3LH3fmboXrnxzdZej1et6jnO9RZ+jXr9/tsWPH&#10;fs31dnoUgxDCPPfcc9+29dzOnTsX8fn8Vhsbm+qff/7Zk53O7nF37dq1gOv83WHwOf65wbmdO3cu&#10;lsvlJXw+X8/j8RiZTFY2Z86cVLVabc7OU1tbaz1hwoSvTExMWtn5hg8ffv7KlStDDdf1xRdfvBQU&#10;FHSmoqLC3vh1Ro8e/c277777Nvv4t99+6xcUFHRm3759M3ft2rXQycnpNp/P1wuFQl10dPQnDMPw&#10;CCFErVabBwUFnamsrOyTn58fGBQUdCYoKOjMiBEjTrHrCgkJyY2Pj489cuTI5MGDB//M4/GYF198&#10;8cDGjRtXjxgx4pRKpZIa5yksLHQPCgo68/nnn7/8iDblI7Fo0aJPExISYmpqamy2bNmynOs83VWP&#10;PlROSkqKio6O/iQ4OPj0hg0b1ohEomalUumSkZExRaVSSc3NzdVarVY8adKko3l5ec/ExcXFubm5&#10;FdXW1lrHxcXFjR079lh+fn5gv379fiPk9zKePXv2bxqNxtT4tfLy8p5xcHC4wz5uamoyO3v27N8a&#10;Ghp6MQzDW7169UaxWKxNT0+fmpSUFOXk5HQ7JiYmQSAQtIwfPz6zoKDAq0+fPpXjx4/PJIQQPp+v&#10;Z9d19uzZv1VUVNirVCrpa6+99pFEIrknFou1Li4uyjVr1mxIS0ubHRUVlWSYJzk5eUleXt4ze/bs&#10;mfugbaRWq83b+kHUFlNTU82jOGRdsGDBZytXrtz07bffhj7sup5YXO/yuRrnz5/34/F4+sDAwDy1&#10;Wm1m/Dx72Lpu3bo4QgiTkJCwyvD5EydOjObxePqwsLBsdlp8fHwMIYRRKpXOxuuzsLBomDNnzhfs&#10;48LCQjdCCNO/f/9fq6qqbNnpGo1G7O7ufr1fv363DZd3cnIqud+hskAg0JmamjadP3/ez/i5QYMG&#10;XfP29r5oOE2j0YhtbGyqR40a9U172+nw4cNTyQMuChmO4ODgUx3Z9uQBh8rs4PF4ejc3t0L2MXuo&#10;PGzYsJ8iIiL+bTxSUlLmcv091ZWjx+5xjxw5MplhGN7mzZvfNDMzazJ+nsfjMYQQkpWVFSGVSlVv&#10;vvnmZsPnR48e/U1ISEhuTk7O3zUajampqammMznmzZuXYmtrW80+FovF2sDAwPyDBw9ObyvP/YSF&#10;hZ3w8/O7YDw9MjJy+4oVKxIVCoW/v7+/ghBC0tPTp9bU1NgsWbIkub18gYGB+YcOHXqhI1+LnZ1d&#10;VUfmexhNTU1mdXV1lm1Nf9yv3Z302OI2NDT0IoQQZ2fn4gfNp1arzR0cHO4IBIIW4+ecnJxut7S0&#10;CLRarbizxTU3N1cbT2urpO0V19raurat6fPmzUuJjY2N37FjxytscXfs2PGKvb19xcSJE79sL1/f&#10;vn1Lp02bdri9+brKqlWr3luwYMFnXOfgWo8tLm3aK+79WFlZ3Z0xY8b+/fv3z0hMTFxRVlYmy83N&#10;DYmJiUkQCoW69pa/ePGiz/bt2yM78lru7u6Fb7zxxgedyWmovLzckWEYXkfy9VQ9trgikaiZEEKq&#10;qqrs2ItLbREKhbrKyso+DMPwjMtTU1NjQwghbe2NDTEMw2ttbTV5mLydLS4hhERHR3+ye/fu+Wlp&#10;abOLiorceDwes3jx4p0dWbaiosI+Ozt7TEfmbesQtjO2bt26jBBCwsPDjz+K9T2Jemxxw8PDj2/e&#10;vPnNjRs3rj506NAL9ytGSEhI7scff/zqvn37Zs6aNWsvO/3q1atDcnJy/u7v76+wsLBoJIQQiURy&#10;jxBCrly5MtTwEDw9PX1qW1ea/6rm5mZRZ5bz8/O74OfndyEpKSmqrKxMFhYWdsLV1fVWR5YNDw8/&#10;rlQqXTrzup2RkJAQEx8fHyuXy0uWL1++patelzY9trgjR478z4oVKxITExNXLFiw4LOlS5duEwqF&#10;uuLiYueMjIwp//rXv/5pZ2dXtXbt2neOHTs2NjIycrtYLNYOHDjwRm1trXVUVFSSQCBoMTyMfP75&#10;5/8dExOTEB0d/YlQKNRZWlrWFRQUeK1fv34du4fvLA8Pj2snT54ctX79+nV2dnZVfD5fHxkZub2j&#10;y0dFRSUtXLhwFyGEvPLKKzseJsujcOvWLdfVq1dvZB+zd04pFAr/0NDQb1NTU+fIZLIy4+UOHDjw&#10;YkFBgZfxdLFYrI2Pj4993Lm7Da4va3M59Ho979VXX/1IIBDoiMG9s35+fudVKpWEne/GjRsD3Nzc&#10;ConBrz5sbGyqjx8/PsZ4nUePHp1oamraxM7n6en5c35+foCLi8ut6Ojobex8N2/edLW1ta3atm1b&#10;tPE6li9f/rGTk1OJ4bSKioo+Y8aMOW5nZ1dpa2tbZW9vf4d9ztHRsezVV1/96EFfq1qtNrOwsGhw&#10;dHQs0+l0Ai63u62tbRU7+vTpU+Hq6nozMDAwLzIyMunEiROj27qD7ODBgy8YLmc8XFxcbnH9/dSV&#10;g8cwnT51emJUV1fbVlRU2PN4PKZv376lvXv3rjeeh2EY3vXr1wex56oDBgz49X5Xkuvq6ixLS0v7&#10;CoVC3cCBA28Y3izBlevXrw/y8PC4tnr16o0bNmxYw3UeeDgobg+xZMmS5J07dy7+9ddfB3T0/Ba6&#10;rx57jttTvPjiiweUSqWLQqHwX7Ro0aco7ZPhjzcZVFZW9klOTl5SUlIi5zIQPFpyubzkqaee+ikx&#10;MXFFcnLyEq7zwKPxx6GyQqHwDwgIOJeVlRUxbty4rznOBQAP0OPf1gdAIxQXgEIoLgCFUFwACqG4&#10;ABRCcQEohOICUAjFBaAQigtAIRQXgEIoLgCFUFwACqG4ABRCcQEohOICUAjFBaAQigtAIRQXgEIo&#10;LgCFUFwACqG4ABRCcQEohOICUAjFBaAQigtAIRQXgEIoLgCFUFwACqG4ABRCcQEohOICUAjFBaAQ&#10;igtAIRQXgEIoLgCFUFwACqG4ABRCcQEohOICUAjFBaAQigtAIRQXgEIoLgCFUFwACqG4ABRCcQEo&#10;JDAxMWklhBCGYbjOAgAdJIiNjY0nhJDS0lLZ7t27F3AdCADax2P3tAqFwj8gIOBcVlZWxLhx477m&#10;OBcAPADOcQEohOICUAjFBaAQigtAIRQXgEIoLgCFUFwACqG4ABRCcQEohOICUAjFBaAQigtAIRQX&#10;gEIoLgCFUFwACqG4ABRCcQEohOICUAjFBaAQigtAIRQXgEIoLgCFUFwACqG4ABRCcQEohOICUAjF&#10;BaAQigtAIRQXgEIoLgCFUFwACqG4ABRCcQEohOICUAjFBaAQigtAIRQXgEIoLgCFUFwACqG4ABRC&#10;cQEohOICUAjFBaAQigtAIRQXgEIoLgCFUFwACqG4ABRCcQEohOICUAjFBaAQigtAIRQXgEIoLgCF&#10;UFwACqG4ABRCcQEohOICUAjFBaAQigtAIRQXgEIoLgCFUFwACqG4ABQS9O3bt5QQQpqbm4VchwGA&#10;jhGMGzfua0IIqaystPvqq68mch0IANon2Llz52JCCFEoFP4oLgAdcI4LQCEUF4BCKC4AhVBcAAqh&#10;uAAUQnEBKITiAlAIxQWgEIoLQCEUF4BCKC4AhVBcAAqhuAAUQnEBKITiAlAIxQWgEIoLQCEUF4BC&#10;KC4AhVBcAAqhuAAUQnEBKITiAlAIxQWgEIoLQCEUF4BCKC4AhVBcAAqhuAAUQnEBKITiAlAIxQWg&#10;EIoLQCEUF4BCKC4AhVBcAAqhuAAUQnEBKITiAlAIxQWgEIoLQCEUF4BCKC4AhVBcAAqhuAAUQnEB&#10;KITiAlAIxQWgEIoLQCEUF4BCKC4AhVBcAAqhuAAUQnEBKITiAlAIxQWgEIoLQCEUF4BCKC4AhVBc&#10;AAqhuAAUQnEBKITiAlAIxQWgkMDX1/cHQghpbGw05zoMAHQMXyaTlclksjJbW9tqrsMAQMcIMjMz&#10;xxNCiEKh8A8ICDjHdSAAaB/OcQEohOICUAjFBaCQgP1HQ0ODBSGEXLp06SmxWKzlLhIAtOeP4hYX&#10;FzsTQsjq1avjuYsDAB3BYxiGEEJIWVmZY0ZGxhRXV9dbUqn03oMW2rp167LMzMzns7Ozw7sk5V+w&#10;aNGinTY2NrWbNm1ayXUWQ01NTWZjxozJjoqK+mTmzJn7uc5jKC8v75mVK1duSk5OfsXT0/Ma13kM&#10;JSUlRaWnp085efLkaK6zGFuyZMl2iUTSsHnz5je7+rX/2OPKZLLyZcuWbevIQkeOHJksEAhag4OD&#10;Tz++aJ0jkUgarK2ta7tbtoaGhl6EENK/f/9b3S2bSqWSEkKIj4/PpeHDh5/nOo+hzMzM8SYmJvru&#10;ts0IIUQqld6ztLSs4yIbLk4BUOiPQ+W/QqfTCVtbW01MTU01jyHTQ9FqtWIej8eIRKJmrrMYYhiG&#10;p9VqxQKBoEUgELRwncdQa2uriU6nE4pEomY+n6/nOo8hfK+1rVPFBQBuCdqfhR5NTU1m9fX1vXk8&#10;HmNvb1/BdR54OFqtVlxbW2tNCCESieRer169GrjO1F10+By3vr6+9wcffPDGrFmz9np6ev4il8tL&#10;zp07F/A4w3XUtm3blg4YMOBXCwuLRkdHx3IHB4c7zs7OxTk5OX/nOtv8+fN3y+XyEuOxdu3ad7jM&#10;dfjw4Wlt5WLHjz/++DSX+VJTU+c4ODjcYd8E4+DgcCc5OXlJV2ZQKBT+MTExCWFhYSdcXFyUzz33&#10;3HdtzVdVVWX3/vvvvzV9+vSDgwYNui6Xy0uuXbvm8TizdXiPq1QqXWJiYhK8vLwK7Ozsqq5du+ah&#10;0WhMH2e4jtJoNKZz5sxJ9fHxuWhpaVlXXV1tu2bNmg1hYWEnsrOzx4wcOfI/XGWrrKzsY2Ji0hoZ&#10;GbndcDr7dkqueHh4XFu6dOn/+y3C1q1blzU2NloMHjz4Zy5yEUJIenr61JdffvnzCRMmfPX222+/&#10;y+fz9QkJCTHLly/fEhAQcM7b2/tSV+TYs2fP3H379s309fX9oaWlRVBWViZra76CggKvtWvXvjN0&#10;6NArVlZWdwsLC92bm5tFjzUcwzAdGs3NzUKNRiNmGIYcOHBgOiGE+e6770I6unxXD6VS6UwIYVau&#10;XPkelznGjRuX9eyzz57ment0ZJSWlspMTExali5dupXLHJ6enj+7uLjcampqMmWnabVa0aBBg675&#10;+Pj82FU5VCqVhP33yJEjT7q5uRW2NZ9GoxE3NzcLGYYhSUlJkYQQ5qeffhr2OLN1+FBZKBTqaLoV&#10;kj0f6m5Xl7uzlJSUea2trSYLFy7cxWWOO3fuOPj4+Fw0vJIsEomafX19f7h48aLP/fZ8j5pEInng&#10;jUgssVisFQqFusedx9AT9XtcrVYr1mg0puXl5Y7Lli3bamVldXfu3Ll7uM71yy+/eHp7e19ydXW9&#10;NWzYsMuJiYkruM7Ult27d8/38fG56OPjc5HrLAzD8O437datW65dn6h7eaKuKjs6OpbfvXvXihBC&#10;7O3tK9LT06cOHDjwBpeZrK2ta8PDw497eHhc4/F4zLFjx8a+/vrrHxYVFblt27ZtKY/H6xa/jzt1&#10;6tSIoqIity1btiznOouzs3NxXl7eM7W1tdbW1ta1hPx+d9fp06eDCWm71D1OZ46vu+s57smTJ0d+&#10;/fXXY9PS0mYNHjy4wMrKqvb69evuXGbS6/U8w8ctLS0ms2fPTiWEMMeOHQvnepuxY+7cuSmmpqZN&#10;tbW1Vlxnyc7ODhOJRNrAwMC8w4cPT01PT58SHBx8ysrKqpYQwnz//fdBXZ3pQee4hqPbnePSYOTI&#10;kf8ZO3bssVmzZu3Nz88PFIvF2n/84x//w2Um4z2qiYlJ66pVq94jhJCrV68O4SbVn6lUKunhw4en&#10;TZo06aiVldVdrvOEhYWdyMjImFJXV2c5f/783ZGRkduffvrpH2NiYhII+X0bcp2Ra0/UobIhiURy&#10;z9nZubirLmT8FV19IaM9+/fvn6FWq825vihlKCIiIisiIiLLcFpkZOR2ExOTVnd390KucnUXT9Qe&#10;11Bzc7OotLS0b3e8qszeGNId9m6EELJr166FLi4uSi5/392e69evD9q7d++sSZMmHWXPe3uyv7TH&#10;TUlJmafT6YQXLlzwI4SQrKysiKKiIjepVKqaPn36wccTsX3Tpk07PHny5CNDhw69IhAIWsrLyx1j&#10;Y2PjS0tL+65fv34dV7kuX748LCkpKSoiIiLL1dX1FiG/b7PY2Nh4Dw+Pa9OmTTvMVTZWQUGBl0Kh&#10;8I+Li4vrLhfKSkpK5GlpabNDQ0O/lUqlKva3BPb29hWffvrpoq7KcfPmzf7sD9mysjKZSqWSsq/v&#10;7++vGDZs2GVCfr9YtmvXroWEEHLmzJkgQgjJyMiYolAo/O3s7KomTpz45SMP91dOiPv06VNhbm7e&#10;aDyGDBlyhcuLGaGhoTkCgUBHCGHYYW1tXZORkTGZy1yFhYVucrm82DAXIYQJDQ3NqampseYyGzti&#10;Y2M39urV655SqXTmOgs7lEqls62tbZXhNhswYMCNq1evenVljoMHD77Q1ve7ubl54wcffPA6O59O&#10;pxPcb77HdfPNE/PuIK1WK75582Z/rVYrFgqFOg8Pj2vd5SJGdXW1bVlZmUyv1/OtrKzuOjs7F3Od&#10;qbtjGIanVCpd6uvre/P5fL2Xl1dBd/n/7A6emOIC9CRP7MUpgCcZigtAIRQXgEIoLgCFUFzosOrq&#10;atuxY8ce27t37yyus/R0KC78iV6v50+YMOGrtj4mRqPRmB4/fjz8xo0bA7nIBv/1xN6rDJ2j1+v5&#10;mZmZ452cnG5znQXuD8XtBkpKSuQqlUrq5OR0u3fv3vXs9Orqats7d+44mJqaah70vmLDzzhydnYu&#10;bu+TG8rLyx1rampszM3N1f3797/Z2dy1tbXWZWVlMoFA0DJo0KDr3eWWyR6B69vbeuI4ePDgC1Kp&#10;tD4jI2PymDFjjpP/u63PwsKiITU1dbZOpxOsWLHiQxMTkxb2uZdeemmP8XrKy8sdnnrqqUvE4NZA&#10;iUSi+uKLL+YYzpeTkxMqlUrr09LSZs2ePTuVx+Pp2flnzJixj33P8JUrV4ZIpdJ6QggjEom0Uqm0&#10;XiqV1nt7e19kGIbcvn27HyGEWbduXdzKlSvfE4lEWnY9AQEB+Y2NjeZcb9ueMjgP0BNHamrqbEII&#10;4+DgUL5q1aqEc+fO+X/33XchQ4YMuSIQCHTz58//LDw8/NipU6eC8/PzA2bMmLGPEMLs2LFjMbuO&#10;hoYGC19f3wsikUibkpIy9/Lly0PPnj37zPDhwxVCobD5m2++GcXOm52dHUYIYWQyWen8+fM/O3v2&#10;7DP5+fkBM2fO3EsIYd5///1/MszvH4725ZdfTiCEMBEREf/OzMx8PjMz8/mcnJxQhvlvcWUyWWlY&#10;WFh2bm7uiHPnzvmvWrUqgRDCvPzyy7u53rY9ZXAeoCcOtriLFy/eYTj99OnTzxJCGC8vr6tqtdqM&#10;na5Wq80sLS3vjho16ht22oYNG1YTQpgPP/xwheE6iouL5ZaWlnednJxK2GlscSdOnHjU8BM5NBqN&#10;WCaTlfr5+Z1np7W0tJgQQpjo6OhtxrnZ4g4dOvSyYT6GYUhwcPApc3PzRq63bU8ZuKrMoRkzZvzp&#10;z22ybxAfP358ppmZWRM73czMrEkul5ewf/GPEEJOnz4dLBQKdcaf1yyXy0umTJmScfv2baebN2/2&#10;N3xu5syZ+wzPQ8VisdbNza3IcL0dOU+dNGnSUcN8hBAyZMiQq2q12pzB50F1CRSXQ/f7418d+aNg&#10;Op1OaG5urjYuECGE2NjY1LDz/NX1dqS43e2PlvVEKC78Ca4M0wHFpZSFhUXjvXv3JHV1dZbGz5WU&#10;lMjZebo+GXQFFJcihuePERERWXq9nh8XFxdnOM8PP/zge+TIkcne3t6X+vXr91tnXofP5+vv3bsn&#10;eci48BjhBgxKLV68eGd2dvaYjz766DWxWKz19va+1NDQ0GvDhg1rLCwsGh/mfuJnn332+717987i&#10;8/l6CwuLRjs7uyrjHxDALRSXA/b29hUhISG5lpaWdYbTRSJRc0hISC77wXKGhg8fft7wEyv5fL4+&#10;LS1t9qJFiz5NTExcwV6I8vLyKkhLS5vt6en5CzuvtbV1bUhISK6dnV2V8Xq9vb0vsX/9gXX06NFJ&#10;b7311vtFRUVuhBDSt2/fUkJ+vwodEhKS6+LiojRej7u7e2FISEguzpG7xv8CGUgfhmnB3SQAAAAA&#10;SUVORK5CYIJQSwMEFAAGAAgAAAAhAJ+7/TbhAAAACgEAAA8AAABkcnMvZG93bnJldi54bWxMj01L&#10;w0AQhu+C/2EZwZvdxJB+xGxKKeqpCLaCeNtmp0lodjZkt0n67x1P9jjzPrzzTL6ebCsG7H3jSEE8&#10;i0Aglc40VCn4Orw9LUH4oMno1hEquKKHdXF/l+vMuJE+cdiHSnAJ+UwrqEPoMil9WaPVfuY6JM5O&#10;rrc68NhX0vR65HLbyucomkurG+ILte5wW2N53l+sgvdRj5skfh1259P2+nNIP753MSr1+DBtXkAE&#10;nMI/DH/6rA4FOx3dhYwXrYIkWSaMcjBPQTCQxosYxJEXq9UCZJHL2xeK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Am37sah8AAG/jAAAOAAAAAAAAAAAAAAAA&#10;ADoCAABkcnMvZTJvRG9jLnhtbFBLAQItAAoAAAAAAAAAIQDk+h92QBkAAEAZAAAUAAAAAAAAAAAA&#10;AAAAANAhAABkcnMvbWVkaWEvaW1hZ2UxLnBuZ1BLAQItABQABgAIAAAAIQCfu/024QAAAAoBAAAP&#10;AAAAAAAAAAAAAAAAAEI7AABkcnMvZG93bnJldi54bWxQSwECLQAUAAYACAAAACEAqiYOvrwAAAAh&#10;AQAAGQAAAAAAAAAAAAAAAABQPAAAZHJzL19yZWxzL2Uyb0RvYy54bWwucmVsc1BLBQYAAAAABgAG&#10;AHwBAABDPQAAAAA=&#10;">
                <v:shape id="docshape141" o:spid="_x0000_s1027" style="position:absolute;left:3448;top:1561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6PzxAAAANwAAAAPAAAAZHJzL2Rvd25yZXYueG1sRI9LiwIx&#10;EITvC/6H0MLe1oyCQUajiA/wsuDr4q2dtDODk86QRJ3995uFBW/dVHV91bNFZxvxJB9qxxqGgwwE&#10;ceFMzaWG82n7NQERIrLBxjFp+KEAi3nvY4a5cS8+0PMYS5FCOOSooYqxzaUMRUUWw8C1xEm7OW8x&#10;ptWX0nh8pXDbyFGWKWmx5kSosKVVRcX9+LCJq1ZqPb4u1Wbv6+uFd6W6fO+1/ux3yymISF18m/+v&#10;dybVnwzh75k0gZz/AgAA//8DAFBLAQItABQABgAIAAAAIQDb4fbL7gAAAIUBAAATAAAAAAAAAAAA&#10;AAAAAAAAAABbQ29udGVudF9UeXBlc10ueG1sUEsBAi0AFAAGAAgAAAAhAFr0LFu/AAAAFQEAAAsA&#10;AAAAAAAAAAAAAAAAHwEAAF9yZWxzLy5yZWxzUEsBAi0AFAAGAAgAAAAhAB83o/PEAAAA3AAAAA8A&#10;AAAAAAAAAAAAAAAABwIAAGRycy9kb3ducmV2LnhtbFBLBQYAAAAAAwADALcAAAD4AgAAAAA=&#10;" path="m51,81r-21,l19,77,4,62,,51,,30,4,19,19,4,30,,51,,62,4,77,19r4,11l81,51,77,62,62,77,51,81xe" fillcolor="#a5648c" stroked="f">
                  <v:path arrowok="t" o:connecttype="custom" o:connectlocs="51,1643;30,1643;19,1639;4,1624;0,1613;0,1592;4,1581;19,1566;30,1562;51,1562;62,1566;77,1581;81,1592;81,1613;77,1624;62,1639;51,1643" o:connectangles="0,0,0,0,0,0,0,0,0,0,0,0,0,0,0,0,0"/>
                </v:shape>
                <v:shape id="docshape142" o:spid="_x0000_s1028" style="position:absolute;left:3596;top:1501;width:77;height:77;visibility:visible;mso-wrap-style:square;v-text-anchor:top" coordsize="7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AuawgAAANwAAAAPAAAAZHJzL2Rvd25yZXYueG1sRE9La8JA&#10;EL4X/A/LFLzVjRokRFcplkIuQhs9eByyYxLMzobsmoe/vlso9DYf33N2h9E0oqfO1ZYVLBcRCOLC&#10;6ppLBZfz51sCwnlkjY1lUjCRg8N+9rLDVNuBv6nPfSlCCLsUFVTet6mUrqjIoFvYljhwN9sZ9AF2&#10;pdQdDiHcNHIVRRtpsObQUGFLx4qKe/4wCq7J1/K5nrI83nw8YsrwRNfRKzV/Hd+3IDyN/l/85850&#10;mJ+s4PeZcIHc/wAAAP//AwBQSwECLQAUAAYACAAAACEA2+H2y+4AAACFAQAAEwAAAAAAAAAAAAAA&#10;AAAAAAAAW0NvbnRlbnRfVHlwZXNdLnhtbFBLAQItABQABgAIAAAAIQBa9CxbvwAAABUBAAALAAAA&#10;AAAAAAAAAAAAAB8BAABfcmVscy8ucmVsc1BLAQItABQABgAIAAAAIQBY+AuawgAAANwAAAAPAAAA&#10;AAAAAAAAAAAAAAcCAABkcnMvZG93bnJldi54bWxQSwUGAAAAAAMAAwC3AAAA9gIAAAAA&#10;" path="m49,77r-20,l19,73,5,59,,49,,29,5,19,19,4,29,,49,,59,4,73,19r4,10l77,49,73,59,59,73,49,77xe" fillcolor="#b37093" stroked="f">
                  <v:path arrowok="t" o:connecttype="custom" o:connectlocs="49,1578;29,1578;19,1574;5,1560;0,1550;0,1530;5,1520;19,1505;29,1501;49,1501;59,1505;73,1520;77,1530;77,1550;73,1560;59,1574;49,1578" o:connectangles="0,0,0,0,0,0,0,0,0,0,0,0,0,0,0,0,0"/>
                </v:shape>
                <v:shape id="docshape143" o:spid="_x0000_s1029" style="position:absolute;left:3739;top:1327;width:83;height:83;visibility:visible;mso-wrap-style:square;v-text-anchor:top" coordsize="83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NLvwQAAANwAAAAPAAAAZHJzL2Rvd25yZXYueG1sRE9Li8Iw&#10;EL4L/ocwgjdNfSBu1ygqLujBw3aXPQ/N2JY2k9LEtv77jSB4m4/vOZtdbyrRUuMKywpm0wgEcWp1&#10;wZmC35+vyRqE88gaK8uk4EEOdtvhYIOxth1/U5v4TIQQdjEqyL2vYyldmpNBN7U1ceButjHoA2wy&#10;qRvsQrip5DyKVtJgwaEhx5qOOaVlcjcKnC6TtKTlobXHU9bdrh+Xx59Wajzq958gPPX+LX65zzrM&#10;Xy/g+Uy4QG7/AQAA//8DAFBLAQItABQABgAIAAAAIQDb4fbL7gAAAIUBAAATAAAAAAAAAAAAAAAA&#10;AAAAAABbQ29udGVudF9UeXBlc10ueG1sUEsBAi0AFAAGAAgAAAAhAFr0LFu/AAAAFQEAAAsAAAAA&#10;AAAAAAAAAAAAHwEAAF9yZWxzLy5yZWxzUEsBAi0AFAAGAAgAAAAhAK8w0u/BAAAA3AAAAA8AAAAA&#10;AAAAAAAAAAAABwIAAGRycy9kb3ducmV2LnhtbFBLBQYAAAAAAwADALcAAAD1AgAAAAA=&#10;" path="m52,83r-21,l20,78,5,63,,52,,31,5,20,20,5,31,,52,,63,5,78,20r5,11l83,52,78,63,63,78,52,83xe" fillcolor="#a3628c" stroked="f">
                  <v:path arrowok="t" o:connecttype="custom" o:connectlocs="52,1410;31,1410;20,1405;5,1390;0,1379;0,1358;5,1347;20,1332;31,1327;52,1327;63,1332;78,1347;83,1358;83,1379;78,1390;63,1405;52,1410" o:connectangles="0,0,0,0,0,0,0,0,0,0,0,0,0,0,0,0,0"/>
                </v:shape>
                <v:shape id="docshape144" o:spid="_x0000_s1030" style="position:absolute;left:3885;top:1101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ABrxAAAANwAAAAPAAAAZHJzL2Rvd25yZXYueG1sRI9PawIx&#10;EMXvBb9DGKG3mrW0QVajiFbwUvDfxdu4GXcXN5Mlibp+e1MoeJvhvXm/N5NZZxtxIx9qxxqGgwwE&#10;ceFMzaWGw371MQIRIrLBxjFpeFCA2bT3NsHcuDtv6baLpUghHHLUUMXY5lKGoiKLYeBa4qSdnbcY&#10;0+pLaTzeU7ht5GeWKWmx5kSosKVFRcVld7WJqxZq+X2aq5+Nr09HXpfq+LvR+r3fzccgInXxZf6/&#10;XptUf/QFf8+kCeT0CQAA//8DAFBLAQItABQABgAIAAAAIQDb4fbL7gAAAIUBAAATAAAAAAAAAAAA&#10;AAAAAAAAAABbQ29udGVudF9UeXBlc10ueG1sUEsBAi0AFAAGAAgAAAAhAFr0LFu/AAAAFQEAAAsA&#10;AAAAAAAAAAAAAAAAHwEAAF9yZWxzLy5yZWxzUEsBAi0AFAAGAAgAAAAhAA9AAGvEAAAA3AAAAA8A&#10;AAAAAAAAAAAAAAAABwIAAGRycy9kb3ducmV2LnhtbFBLBQYAAAAAAwADALcAAAD4AgAAAAA=&#10;" path="m52,82r-22,l20,77,5,62,,52,,30,5,20,20,5,30,,52,,62,5,77,20r5,10l82,52,77,62,62,77,52,82xe" fillcolor="#a5648c" stroked="f">
                  <v:path arrowok="t" o:connecttype="custom" o:connectlocs="52,1183;30,1183;20,1178;5,1163;0,1153;0,1131;5,1121;20,1106;30,1101;52,1101;62,1106;77,1121;82,1131;82,1153;77,1163;62,1178;52,1183" o:connectangles="0,0,0,0,0,0,0,0,0,0,0,0,0,0,0,0,0"/>
                </v:shape>
                <v:shape id="docshape145" o:spid="_x0000_s1031" style="position:absolute;left:4028;top:872;width:86;height:87;visibility:visible;mso-wrap-style:square;v-text-anchor:top" coordsize="8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E2mwAAAANwAAAAPAAAAZHJzL2Rvd25yZXYueG1sRE9Li8Iw&#10;EL4v+B/CCHtbUxdWSjWKCIKLeFif17GZNsVmUpqo9d9vBMHbfHzPmcw6W4sbtb5yrGA4SEAQ505X&#10;XCrY75ZfKQgfkDXWjknBgzzMpr2PCWba3fmPbttQihjCPkMFJoQmk9Lnhiz6gWuII1e41mKIsC2l&#10;bvEew20tv5NkJC1WHBsMNrQwlF+2V6vgbNJUz+XmxMeLLQ68Lka/+0Kpz343H4MI1IW3+OVe6Tg/&#10;/YHnM/ECOf0HAAD//wMAUEsBAi0AFAAGAAgAAAAhANvh9svuAAAAhQEAABMAAAAAAAAAAAAAAAAA&#10;AAAAAFtDb250ZW50X1R5cGVzXS54bWxQSwECLQAUAAYACAAAACEAWvQsW78AAAAVAQAACwAAAAAA&#10;AAAAAAAAAAAfAQAAX3JlbHMvLnJlbHNQSwECLQAUAAYACAAAACEArYhNpsAAAADcAAAADwAAAAAA&#10;AAAAAAAAAAAHAgAAZHJzL2Rvd25yZXYueG1sUEsFBgAAAAADAAMAtwAAAPQCAAAAAA==&#10;" path="m55,86r-23,l21,82,5,66,,55,,32,5,21,21,5,32,,55,,66,5,82,21r4,11l86,55,82,66,66,82,55,86xe" fillcolor="#975987" stroked="f">
                  <v:path arrowok="t" o:connecttype="custom" o:connectlocs="55,958;32,958;21,954;5,938;0,927;0,904;5,893;21,877;32,872;55,872;66,877;82,893;86,904;86,927;82,938;66,954;55,958" o:connectangles="0,0,0,0,0,0,0,0,0,0,0,0,0,0,0,0,0"/>
                </v:shape>
                <v:shape id="docshape146" o:spid="_x0000_s1032" style="position:absolute;left:4174;top:717;width:85;height:85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W6MwwAAANwAAAAPAAAAZHJzL2Rvd25yZXYueG1sRE9Ni8Iw&#10;EL0L+x/CLOxFNFWxStcoiyCsIIrVg96GZrYt20xKE7X+eyMI3ubxPme2aE0lrtS40rKCQT8CQZxZ&#10;XXKu4HhY9aYgnEfWWFkmBXdysJh/dGaYaHvjPV1Tn4sQwi5BBYX3dSKlywoy6Pq2Jg7cn20M+gCb&#10;XOoGbyHcVHIYRbE0WHJoKLCmZUHZf3oxCiY4MkO5now3u/RcLuPocuq2W6W+PtufbxCeWv8Wv9y/&#10;OsyfxvB8Jlwg5w8AAAD//wMAUEsBAi0AFAAGAAgAAAAhANvh9svuAAAAhQEAABMAAAAAAAAAAAAA&#10;AAAAAAAAAFtDb250ZW50X1R5cGVzXS54bWxQSwECLQAUAAYACAAAACEAWvQsW78AAAAVAQAACwAA&#10;AAAAAAAAAAAAAAAfAQAAX3JlbHMvLnJlbHNQSwECLQAUAAYACAAAACEAoC1ujMMAAADcAAAADwAA&#10;AAAAAAAAAAAAAAAHAgAAZHJzL2Rvd25yZXYueG1sUEsFBgAAAAADAAMAtwAAAPcCAAAAAA==&#10;" path="m53,84r-22,l20,80,4,64,,53,,31,4,20,20,5,31,,53,,64,5,80,20r4,11l84,53,80,64,64,80,53,84xe" fillcolor="#9e5d89" stroked="f">
                  <v:path arrowok="t" o:connecttype="custom" o:connectlocs="53,801;31,801;20,797;4,781;0,770;0,748;4,737;20,722;31,717;53,717;64,722;80,737;84,748;84,770;80,781;64,797;53,801" o:connectangles="0,0,0,0,0,0,0,0,0,0,0,0,0,0,0,0,0"/>
                </v:shape>
                <v:shape id="docshape147" o:spid="_x0000_s1033" style="position:absolute;left:4323;top:604;width:78;height:78;visibility:visible;mso-wrap-style:square;v-text-anchor:top" coordsize="78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L8fwgAAANwAAAAPAAAAZHJzL2Rvd25yZXYueG1sRE9Li8Iw&#10;EL4v+B/CCHtbUxVcrUYRpayHPayPi7ehGZtiM6lN1PrvN4LgbT6+58wWra3EjRpfOlbQ7yUgiHOn&#10;Sy4UHPbZ1xiED8gaK8ek4EEeFvPOxwxT7e68pdsuFCKGsE9RgQmhTqX0uSGLvudq4sidXGMxRNgU&#10;Ujd4j+G2koMkGUmLJccGgzWtDOXn3dUqWJvjaTXMBlV2LTc/xeT3sqz/UKnPbrucggjUhrf45d7o&#10;OH/8Dc9n4gVy/g8AAP//AwBQSwECLQAUAAYACAAAACEA2+H2y+4AAACFAQAAEwAAAAAAAAAAAAAA&#10;AAAAAAAAW0NvbnRlbnRfVHlwZXNdLnhtbFBLAQItABQABgAIAAAAIQBa9CxbvwAAABUBAAALAAAA&#10;AAAAAAAAAAAAAB8BAABfcmVscy8ucmVsc1BLAQItABQABgAIAAAAIQBS2L8fwgAAANwAAAAPAAAA&#10;AAAAAAAAAAAAAAcCAABkcnMvZG93bnJldi54bWxQSwUGAAAAAAMAAwC3AAAA9gIAAAAA&#10;" path="m49,77r-21,l18,73,4,59,,49,,28,4,18,18,4,28,,49,,59,4,73,18r4,10l77,49,73,59,59,73,49,77xe" fillcolor="#af6d91" stroked="f">
                  <v:path arrowok="t" o:connecttype="custom" o:connectlocs="49,682;28,682;18,678;4,664;0,654;0,633;4,623;18,609;28,605;49,605;59,609;73,623;77,633;77,654;73,664;59,678;49,682" o:connectangles="0,0,0,0,0,0,0,0,0,0,0,0,0,0,0,0,0"/>
                </v:shape>
                <v:shape id="docshape148" o:spid="_x0000_s1034" style="position:absolute;left:4464;top:627;width:88;height:88;visibility:visible;mso-wrap-style:square;v-text-anchor:top" coordsize="88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HoBwgAAANwAAAAPAAAAZHJzL2Rvd25yZXYueG1sRI9Bi8JA&#10;DIXvgv9hyII3nVpES9dRVkF2r2q9h062LXYypTNq11+/OQjeEt7Le1/W28G16k59aDwbmM8SUMSl&#10;tw1XBorzYZqBChHZYuuZDPxRgO1mPFpjbv2Dj3Q/xUpJCIccDdQxdrnWoazJYZj5jli0X987jLL2&#10;lbY9PiTctTpNkqV22LA01NjRvqbyero5A+mquDrn0/Z7cUmfcX7IdgtfGjP5GL4+QUUa4tv8uv6x&#10;gp8JrTwjE+jNPwAAAP//AwBQSwECLQAUAAYACAAAACEA2+H2y+4AAACFAQAAEwAAAAAAAAAAAAAA&#10;AAAAAAAAW0NvbnRlbnRfVHlwZXNdLnhtbFBLAQItABQABgAIAAAAIQBa9CxbvwAAABUBAAALAAAA&#10;AAAAAAAAAAAAAB8BAABfcmVscy8ucmVsc1BLAQItABQABgAIAAAAIQD4RHoBwgAAANwAAAAPAAAA&#10;AAAAAAAAAAAAAAcCAABkcnMvZG93bnJldi54bWxQSwUGAAAAAAMAAwC3AAAA9gIAAAAA&#10;" path="m56,88r-24,l21,83,5,67,,56,,33,5,21,21,5,32,,56,,67,5,83,21r5,12l88,56,83,67,67,83,56,88xe" fillcolor="#915683" stroked="f">
                  <v:path arrowok="t" o:connecttype="custom" o:connectlocs="56,715;32,715;21,710;5,694;0,683;0,660;5,648;21,632;32,627;56,627;67,632;83,648;88,660;88,683;83,694;67,710;56,715" o:connectangles="0,0,0,0,0,0,0,0,0,0,0,0,0,0,0,0,0"/>
                </v:shape>
                <v:shape id="docshape149" o:spid="_x0000_s1035" style="position:absolute;left:4608;top:845;width:91;height:91;visibility:visible;mso-wrap-style:square;v-text-anchor:top" coordsize="91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cxyxAAAANwAAAAPAAAAZHJzL2Rvd25yZXYueG1sRE9Na8JA&#10;EL0X+h+WEXqruyq0Gl2lCLXtTWNQvA3ZMQlmZ0N21dhf3xUK3ubxPme26GwtLtT6yrGGQV+BIM6d&#10;qbjQkG0/X8cgfEA2WDsmDTfysJg/P80wMe7KG7qkoRAxhH2CGsoQmkRKn5dk0fddQxy5o2sthgjb&#10;QpoWrzHc1nKo1Ju0WHFsKLGhZUn5KT1bDbvzKqvfB2r9dVuN0t/9LvsZHZTWL73uYwoiUBce4n/3&#10;t4nzxxO4PxMvkPM/AAAA//8DAFBLAQItABQABgAIAAAAIQDb4fbL7gAAAIUBAAATAAAAAAAAAAAA&#10;AAAAAAAAAABbQ29udGVudF9UeXBlc10ueG1sUEsBAi0AFAAGAAgAAAAhAFr0LFu/AAAAFQEAAAsA&#10;AAAAAAAAAAAAAAAAHwEAAF9yZWxzLy5yZWxzUEsBAi0AFAAGAAgAAAAhAJdlzHLEAAAA3AAAAA8A&#10;AAAAAAAAAAAAAAAABwIAAGRycy9kb3ducmV2LnhtbFBLBQYAAAAAAwADALcAAAD4AgAAAAA=&#10;" path="m57,90r-23,l22,86,5,69,,57,,33,5,22,22,5,34,,57,,69,5,86,22r5,11l91,57,86,69,69,86,57,90xe" fillcolor="#874f7e" stroked="f">
                  <v:path arrowok="t" o:connecttype="custom" o:connectlocs="57,935;34,935;22,931;5,914;0,902;0,878;5,867;22,850;34,845;57,845;69,850;86,867;91,878;91,902;86,914;69,931;57,935" o:connectangles="0,0,0,0,0,0,0,0,0,0,0,0,0,0,0,0,0"/>
                </v:shape>
                <v:shape id="docshape150" o:spid="_x0000_s1036" style="position:absolute;left:4753;top:1086;width:92;height:92;visibility:visible;mso-wrap-style:square;v-text-anchor:top" coordsize="9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RDLxAAAANwAAAAPAAAAZHJzL2Rvd25yZXYueG1sRI9PawJB&#10;DMXvBb/DEKG3OmsRqVtHKdJKQS+uS89hJ/uH7mSWmamu394chN4S3st7v6y3o+vVhULsPBuYzzJQ&#10;xJW3HTcGyvPXyxuomJAt9p7JwI0ibDeTpzXm1l/5RJciNUpCOOZooE1pyLWOVUsO48wPxKLVPjhM&#10;soZG24BXCXe9fs2ypXbYsTS0ONCupeq3+HMGjkVVf+pDM/hF6fY/q7Iuw00b8zwdP95BJRrTv/lx&#10;/W0FfyX48oxMoDd3AAAA//8DAFBLAQItABQABgAIAAAAIQDb4fbL7gAAAIUBAAATAAAAAAAAAAAA&#10;AAAAAAAAAABbQ29udGVudF9UeXBlc10ueG1sUEsBAi0AFAAGAAgAAAAhAFr0LFu/AAAAFQEAAAsA&#10;AAAAAAAAAAAAAAAAHwEAAF9yZWxzLy5yZWxzUEsBAi0AFAAGAAgAAAAhANJ9EMvEAAAA3AAAAA8A&#10;AAAAAAAAAAAAAAAABwIAAGRycy9kb3ducmV2LnhtbFBLBQYAAAAAAwADALcAAAD4AgAAAAA=&#10;" path="m58,92r-24,l22,87,5,70,,58,,34,5,22,22,5,34,,58,,70,5,87,22r5,12l92,58,87,70,70,87,58,92xe" fillcolor="#834b7c" stroked="f">
                  <v:path arrowok="t" o:connecttype="custom" o:connectlocs="58,1178;34,1178;22,1173;5,1156;0,1144;0,1120;5,1108;22,1091;34,1086;58,1086;70,1091;87,1108;92,1120;92,1144;87,1156;70,1173;58,1178" o:connectangles="0,0,0,0,0,0,0,0,0,0,0,0,0,0,0,0,0"/>
                </v:shape>
                <v:shape id="docshape151" o:spid="_x0000_s1037" style="position:absolute;left:4899;top:1321;width:90;height:90;visibility:visible;mso-wrap-style:square;v-text-anchor:top" coordsize="9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7a3wQAAANwAAAAPAAAAZHJzL2Rvd25yZXYueG1sRE9LbsIw&#10;EN1X4g7WILErTrpAbcAgQELKqoK0B5jGgxOIx8E2EG6PK1Xqbp7edxarwXbiRj60jhXk0wwEce10&#10;y0bB99fu9R1EiMgaO8ek4EEBVsvRywIL7e58oFsVjUghHApU0MTYF1KGuiGLYep64sQdnbcYE/RG&#10;ao/3FG47+ZZlM2mx5dTQYE/bhupzdbUKTP5TlqZ+XPNTtzn4an+p4udFqcl4WM9BRBriv/jPXeo0&#10;/yOH32fSBXL5BAAA//8DAFBLAQItABQABgAIAAAAIQDb4fbL7gAAAIUBAAATAAAAAAAAAAAAAAAA&#10;AAAAAABbQ29udGVudF9UeXBlc10ueG1sUEsBAi0AFAAGAAgAAAAhAFr0LFu/AAAAFQEAAAsAAAAA&#10;AAAAAAAAAAAAHwEAAF9yZWxzLy5yZWxzUEsBAi0AFAAGAAgAAAAhANM7trfBAAAA3AAAAA8AAAAA&#10;AAAAAAAAAAAABwIAAGRycy9kb3ducmV2LnhtbFBLBQYAAAAAAwADALcAAAD1AgAAAAA=&#10;" path="m56,90r-23,l21,85,5,68,,57,,33,5,22,21,5,33,,56,,68,5,84,22r5,11l89,57,84,68,68,85,56,90xe" fillcolor="#8c5282" stroked="f">
                  <v:path arrowok="t" o:connecttype="custom" o:connectlocs="56,1411;33,1411;21,1406;5,1389;0,1378;0,1354;5,1343;21,1326;33,1321;56,1321;68,1326;84,1343;89,1354;89,1378;84,1389;68,1406;56,1411" o:connectangles="0,0,0,0,0,0,0,0,0,0,0,0,0,0,0,0,0"/>
                </v:shape>
                <v:shape id="docshape152" o:spid="_x0000_s1038" style="position:absolute;left:5041;top:1514;width:97;height:97;visibility:visible;mso-wrap-style:square;v-text-anchor:top" coordsize="9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o65wgAAANwAAAAPAAAAZHJzL2Rvd25yZXYueG1sRE/fa8Iw&#10;EH4f+D+EG/g201aQtRplOGSCbGgdez6bW1vWXEoStf73y2Dg2318P2+xGkwnLuR8a1lBOklAEFdW&#10;t1wr+Dxunp5B+ICssbNMCm7kYbUcPSyw0PbKB7qUoRYxhH2BCpoQ+kJKXzVk0E9sTxy5b+sMhghd&#10;LbXDaww3ncySZCYNthwbGuxp3VD1U56Ngs370Z0oz/lrn874zb/Sbho+lBo/Di9zEIGGcBf/u7c6&#10;zs8z+HsmXiCXvwAAAP//AwBQSwECLQAUAAYACAAAACEA2+H2y+4AAACFAQAAEwAAAAAAAAAAAAAA&#10;AAAAAAAAW0NvbnRlbnRfVHlwZXNdLnhtbFBLAQItABQABgAIAAAAIQBa9CxbvwAAABUBAAALAAAA&#10;AAAAAAAAAAAAAB8BAABfcmVscy8ucmVsc1BLAQItABQABgAIAAAAIQDPYo65wgAAANwAAAAPAAAA&#10;AAAAAAAAAAAAAAcCAABkcnMvZG93bnJldi54bWxQSwUGAAAAAAMAAwC3AAAA9gIAAAAA&#10;" path="m61,97r-26,l23,92,5,74,,61,,36,5,23,23,5,35,,61,,73,5,91,23r5,13l96,61,91,74,73,92,61,97xe" fillcolor="#6e3f70" stroked="f">
                  <v:path arrowok="t" o:connecttype="custom" o:connectlocs="61,1611;35,1611;23,1606;5,1588;0,1575;0,1550;5,1537;23,1519;35,1514;61,1514;73,1519;91,1537;96,1550;96,1575;91,1588;73,1606;61,1611" o:connectangles="0,0,0,0,0,0,0,0,0,0,0,0,0,0,0,0,0"/>
                </v:shape>
                <v:shape id="docshape153" o:spid="_x0000_s1039" type="#_x0000_t75" style="position:absolute;left:3382;top:164;width:1788;height:1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QK4xAAAANwAAAAPAAAAZHJzL2Rvd25yZXYueG1sRE9La8JA&#10;EL4X/A/LCL3VTSrWGt2IFIRSL/Vx8DhkxySanV2ya5L+e7dQ6G0+vues1oNpREetry0rSCcJCOLC&#10;6ppLBafj9uUdhA/IGhvLpOCHPKzz0dMKM2173lN3CKWIIewzVFCF4DIpfVGRQT+xjjhyF9saDBG2&#10;pdQt9jHcNPI1Sd6kwZpjQ4WOPioqboe7UXCdnS/Of6Wn4/fOnRN7nd93+7lSz+NhswQRaAj/4j/3&#10;p47zF1P4fSZeIPMHAAAA//8DAFBLAQItABQABgAIAAAAIQDb4fbL7gAAAIUBAAATAAAAAAAAAAAA&#10;AAAAAAAAAABbQ29udGVudF9UeXBlc10ueG1sUEsBAi0AFAAGAAgAAAAhAFr0LFu/AAAAFQEAAAsA&#10;AAAAAAAAAAAAAAAAHwEAAF9yZWxzLy5yZWxzUEsBAi0AFAAGAAgAAAAhAE7BArjEAAAA3AAAAA8A&#10;AAAAAAAAAAAAAAAABwIAAGRycy9kb3ducmV2LnhtbFBLBQYAAAAAAwADALcAAAD4AgAAAAA=&#10;">
                  <v:imagedata r:id="rId7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5149F417" wp14:editId="73D46BBB">
                <wp:simplePos x="0" y="0"/>
                <wp:positionH relativeFrom="page">
                  <wp:posOffset>3374390</wp:posOffset>
                </wp:positionH>
                <wp:positionV relativeFrom="paragraph">
                  <wp:posOffset>103505</wp:posOffset>
                </wp:positionV>
                <wp:extent cx="1135380" cy="1163955"/>
                <wp:effectExtent l="0" t="0" r="0" b="0"/>
                <wp:wrapTopAndBottom/>
                <wp:docPr id="166" name="docshapegroup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5380" cy="1163955"/>
                          <a:chOff x="5314" y="163"/>
                          <a:chExt cx="1788" cy="1833"/>
                        </a:xfrm>
                      </wpg:grpSpPr>
                      <wps:wsp>
                        <wps:cNvPr id="167" name="docshape155"/>
                        <wps:cNvSpPr>
                          <a:spLocks/>
                        </wps:cNvSpPr>
                        <wps:spPr bwMode="auto">
                          <a:xfrm>
                            <a:off x="5383" y="1407"/>
                            <a:ext cx="74" cy="74"/>
                          </a:xfrm>
                          <a:custGeom>
                            <a:avLst/>
                            <a:gdLst>
                              <a:gd name="T0" fmla="+- 0 5430 5384"/>
                              <a:gd name="T1" fmla="*/ T0 w 74"/>
                              <a:gd name="T2" fmla="+- 0 1481 1407"/>
                              <a:gd name="T3" fmla="*/ 1481 h 74"/>
                              <a:gd name="T4" fmla="+- 0 5411 5384"/>
                              <a:gd name="T5" fmla="*/ T4 w 74"/>
                              <a:gd name="T6" fmla="+- 0 1481 1407"/>
                              <a:gd name="T7" fmla="*/ 1481 h 74"/>
                              <a:gd name="T8" fmla="+- 0 5401 5384"/>
                              <a:gd name="T9" fmla="*/ T8 w 74"/>
                              <a:gd name="T10" fmla="+- 0 1477 1407"/>
                              <a:gd name="T11" fmla="*/ 1477 h 74"/>
                              <a:gd name="T12" fmla="+- 0 5387 5384"/>
                              <a:gd name="T13" fmla="*/ T12 w 74"/>
                              <a:gd name="T14" fmla="+- 0 1463 1407"/>
                              <a:gd name="T15" fmla="*/ 1463 h 74"/>
                              <a:gd name="T16" fmla="+- 0 5384 5384"/>
                              <a:gd name="T17" fmla="*/ T16 w 74"/>
                              <a:gd name="T18" fmla="+- 0 1454 1407"/>
                              <a:gd name="T19" fmla="*/ 1454 h 74"/>
                              <a:gd name="T20" fmla="+- 0 5384 5384"/>
                              <a:gd name="T21" fmla="*/ T20 w 74"/>
                              <a:gd name="T22" fmla="+- 0 1434 1407"/>
                              <a:gd name="T23" fmla="*/ 1434 h 74"/>
                              <a:gd name="T24" fmla="+- 0 5387 5384"/>
                              <a:gd name="T25" fmla="*/ T24 w 74"/>
                              <a:gd name="T26" fmla="+- 0 1425 1407"/>
                              <a:gd name="T27" fmla="*/ 1425 h 74"/>
                              <a:gd name="T28" fmla="+- 0 5401 5384"/>
                              <a:gd name="T29" fmla="*/ T28 w 74"/>
                              <a:gd name="T30" fmla="+- 0 1411 1407"/>
                              <a:gd name="T31" fmla="*/ 1411 h 74"/>
                              <a:gd name="T32" fmla="+- 0 5411 5384"/>
                              <a:gd name="T33" fmla="*/ T32 w 74"/>
                              <a:gd name="T34" fmla="+- 0 1407 1407"/>
                              <a:gd name="T35" fmla="*/ 1407 h 74"/>
                              <a:gd name="T36" fmla="+- 0 5430 5384"/>
                              <a:gd name="T37" fmla="*/ T36 w 74"/>
                              <a:gd name="T38" fmla="+- 0 1407 1407"/>
                              <a:gd name="T39" fmla="*/ 1407 h 74"/>
                              <a:gd name="T40" fmla="+- 0 5439 5384"/>
                              <a:gd name="T41" fmla="*/ T40 w 74"/>
                              <a:gd name="T42" fmla="+- 0 1411 1407"/>
                              <a:gd name="T43" fmla="*/ 1411 h 74"/>
                              <a:gd name="T44" fmla="+- 0 5453 5384"/>
                              <a:gd name="T45" fmla="*/ T44 w 74"/>
                              <a:gd name="T46" fmla="+- 0 1425 1407"/>
                              <a:gd name="T47" fmla="*/ 1425 h 74"/>
                              <a:gd name="T48" fmla="+- 0 5457 5384"/>
                              <a:gd name="T49" fmla="*/ T48 w 74"/>
                              <a:gd name="T50" fmla="+- 0 1434 1407"/>
                              <a:gd name="T51" fmla="*/ 1434 h 74"/>
                              <a:gd name="T52" fmla="+- 0 5457 5384"/>
                              <a:gd name="T53" fmla="*/ T52 w 74"/>
                              <a:gd name="T54" fmla="+- 0 1454 1407"/>
                              <a:gd name="T55" fmla="*/ 1454 h 74"/>
                              <a:gd name="T56" fmla="+- 0 5453 5384"/>
                              <a:gd name="T57" fmla="*/ T56 w 74"/>
                              <a:gd name="T58" fmla="+- 0 1463 1407"/>
                              <a:gd name="T59" fmla="*/ 1463 h 74"/>
                              <a:gd name="T60" fmla="+- 0 5439 5384"/>
                              <a:gd name="T61" fmla="*/ T60 w 74"/>
                              <a:gd name="T62" fmla="+- 0 1477 1407"/>
                              <a:gd name="T63" fmla="*/ 1477 h 74"/>
                              <a:gd name="T64" fmla="+- 0 5430 5384"/>
                              <a:gd name="T65" fmla="*/ T64 w 74"/>
                              <a:gd name="T66" fmla="+- 0 1481 1407"/>
                              <a:gd name="T67" fmla="*/ 1481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4" h="74">
                                <a:moveTo>
                                  <a:pt x="46" y="74"/>
                                </a:moveTo>
                                <a:lnTo>
                                  <a:pt x="27" y="74"/>
                                </a:lnTo>
                                <a:lnTo>
                                  <a:pt x="17" y="70"/>
                                </a:lnTo>
                                <a:lnTo>
                                  <a:pt x="3" y="56"/>
                                </a:lnTo>
                                <a:lnTo>
                                  <a:pt x="0" y="47"/>
                                </a:lnTo>
                                <a:lnTo>
                                  <a:pt x="0" y="27"/>
                                </a:lnTo>
                                <a:lnTo>
                                  <a:pt x="3" y="18"/>
                                </a:lnTo>
                                <a:lnTo>
                                  <a:pt x="17" y="4"/>
                                </a:lnTo>
                                <a:lnTo>
                                  <a:pt x="27" y="0"/>
                                </a:lnTo>
                                <a:lnTo>
                                  <a:pt x="46" y="0"/>
                                </a:lnTo>
                                <a:lnTo>
                                  <a:pt x="55" y="4"/>
                                </a:lnTo>
                                <a:lnTo>
                                  <a:pt x="69" y="18"/>
                                </a:lnTo>
                                <a:lnTo>
                                  <a:pt x="73" y="27"/>
                                </a:lnTo>
                                <a:lnTo>
                                  <a:pt x="73" y="47"/>
                                </a:lnTo>
                                <a:lnTo>
                                  <a:pt x="69" y="56"/>
                                </a:lnTo>
                                <a:lnTo>
                                  <a:pt x="55" y="70"/>
                                </a:lnTo>
                                <a:lnTo>
                                  <a:pt x="46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77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docshape156"/>
                        <wps:cNvSpPr>
                          <a:spLocks/>
                        </wps:cNvSpPr>
                        <wps:spPr bwMode="auto">
                          <a:xfrm>
                            <a:off x="5530" y="1396"/>
                            <a:ext cx="71" cy="71"/>
                          </a:xfrm>
                          <a:custGeom>
                            <a:avLst/>
                            <a:gdLst>
                              <a:gd name="T0" fmla="+- 0 5575 5531"/>
                              <a:gd name="T1" fmla="*/ T0 w 71"/>
                              <a:gd name="T2" fmla="+- 0 1467 1396"/>
                              <a:gd name="T3" fmla="*/ 1467 h 71"/>
                              <a:gd name="T4" fmla="+- 0 5556 5531"/>
                              <a:gd name="T5" fmla="*/ T4 w 71"/>
                              <a:gd name="T6" fmla="+- 0 1467 1396"/>
                              <a:gd name="T7" fmla="*/ 1467 h 71"/>
                              <a:gd name="T8" fmla="+- 0 5548 5531"/>
                              <a:gd name="T9" fmla="*/ T8 w 71"/>
                              <a:gd name="T10" fmla="+- 0 1463 1396"/>
                              <a:gd name="T11" fmla="*/ 1463 h 71"/>
                              <a:gd name="T12" fmla="+- 0 5534 5531"/>
                              <a:gd name="T13" fmla="*/ T12 w 71"/>
                              <a:gd name="T14" fmla="+- 0 1450 1396"/>
                              <a:gd name="T15" fmla="*/ 1450 h 71"/>
                              <a:gd name="T16" fmla="+- 0 5531 5531"/>
                              <a:gd name="T17" fmla="*/ T16 w 71"/>
                              <a:gd name="T18" fmla="+- 0 1441 1396"/>
                              <a:gd name="T19" fmla="*/ 1441 h 71"/>
                              <a:gd name="T20" fmla="+- 0 5531 5531"/>
                              <a:gd name="T21" fmla="*/ T20 w 71"/>
                              <a:gd name="T22" fmla="+- 0 1422 1396"/>
                              <a:gd name="T23" fmla="*/ 1422 h 71"/>
                              <a:gd name="T24" fmla="+- 0 5534 5531"/>
                              <a:gd name="T25" fmla="*/ T24 w 71"/>
                              <a:gd name="T26" fmla="+- 0 1413 1396"/>
                              <a:gd name="T27" fmla="*/ 1413 h 71"/>
                              <a:gd name="T28" fmla="+- 0 5548 5531"/>
                              <a:gd name="T29" fmla="*/ T28 w 71"/>
                              <a:gd name="T30" fmla="+- 0 1400 1396"/>
                              <a:gd name="T31" fmla="*/ 1400 h 71"/>
                              <a:gd name="T32" fmla="+- 0 5556 5531"/>
                              <a:gd name="T33" fmla="*/ T32 w 71"/>
                              <a:gd name="T34" fmla="+- 0 1396 1396"/>
                              <a:gd name="T35" fmla="*/ 1396 h 71"/>
                              <a:gd name="T36" fmla="+- 0 5575 5531"/>
                              <a:gd name="T37" fmla="*/ T36 w 71"/>
                              <a:gd name="T38" fmla="+- 0 1396 1396"/>
                              <a:gd name="T39" fmla="*/ 1396 h 71"/>
                              <a:gd name="T40" fmla="+- 0 5584 5531"/>
                              <a:gd name="T41" fmla="*/ T40 w 71"/>
                              <a:gd name="T42" fmla="+- 0 1400 1396"/>
                              <a:gd name="T43" fmla="*/ 1400 h 71"/>
                              <a:gd name="T44" fmla="+- 0 5597 5531"/>
                              <a:gd name="T45" fmla="*/ T44 w 71"/>
                              <a:gd name="T46" fmla="+- 0 1413 1396"/>
                              <a:gd name="T47" fmla="*/ 1413 h 71"/>
                              <a:gd name="T48" fmla="+- 0 5601 5531"/>
                              <a:gd name="T49" fmla="*/ T48 w 71"/>
                              <a:gd name="T50" fmla="+- 0 1422 1396"/>
                              <a:gd name="T51" fmla="*/ 1422 h 71"/>
                              <a:gd name="T52" fmla="+- 0 5601 5531"/>
                              <a:gd name="T53" fmla="*/ T52 w 71"/>
                              <a:gd name="T54" fmla="+- 0 1441 1396"/>
                              <a:gd name="T55" fmla="*/ 1441 h 71"/>
                              <a:gd name="T56" fmla="+- 0 5597 5531"/>
                              <a:gd name="T57" fmla="*/ T56 w 71"/>
                              <a:gd name="T58" fmla="+- 0 1450 1396"/>
                              <a:gd name="T59" fmla="*/ 1450 h 71"/>
                              <a:gd name="T60" fmla="+- 0 5584 5531"/>
                              <a:gd name="T61" fmla="*/ T60 w 71"/>
                              <a:gd name="T62" fmla="+- 0 1463 1396"/>
                              <a:gd name="T63" fmla="*/ 1463 h 71"/>
                              <a:gd name="T64" fmla="+- 0 5575 5531"/>
                              <a:gd name="T65" fmla="*/ T64 w 71"/>
                              <a:gd name="T66" fmla="+- 0 1467 1396"/>
                              <a:gd name="T67" fmla="*/ 1467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1" h="71">
                                <a:moveTo>
                                  <a:pt x="44" y="71"/>
                                </a:moveTo>
                                <a:lnTo>
                                  <a:pt x="25" y="71"/>
                                </a:lnTo>
                                <a:lnTo>
                                  <a:pt x="17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45"/>
                                </a:lnTo>
                                <a:lnTo>
                                  <a:pt x="0" y="26"/>
                                </a:lnTo>
                                <a:lnTo>
                                  <a:pt x="3" y="17"/>
                                </a:lnTo>
                                <a:lnTo>
                                  <a:pt x="17" y="4"/>
                                </a:lnTo>
                                <a:lnTo>
                                  <a:pt x="25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4"/>
                                </a:lnTo>
                                <a:lnTo>
                                  <a:pt x="66" y="17"/>
                                </a:lnTo>
                                <a:lnTo>
                                  <a:pt x="70" y="26"/>
                                </a:lnTo>
                                <a:lnTo>
                                  <a:pt x="70" y="45"/>
                                </a:lnTo>
                                <a:lnTo>
                                  <a:pt x="66" y="54"/>
                                </a:lnTo>
                                <a:lnTo>
                                  <a:pt x="53" y="67"/>
                                </a:lnTo>
                                <a:lnTo>
                                  <a:pt x="4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E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docshape157"/>
                        <wps:cNvSpPr>
                          <a:spLocks/>
                        </wps:cNvSpPr>
                        <wps:spPr bwMode="auto">
                          <a:xfrm>
                            <a:off x="5687" y="1303"/>
                            <a:ext cx="49" cy="49"/>
                          </a:xfrm>
                          <a:custGeom>
                            <a:avLst/>
                            <a:gdLst>
                              <a:gd name="T0" fmla="+- 0 5718 5687"/>
                              <a:gd name="T1" fmla="*/ T0 w 49"/>
                              <a:gd name="T2" fmla="+- 0 1353 1304"/>
                              <a:gd name="T3" fmla="*/ 1353 h 49"/>
                              <a:gd name="T4" fmla="+- 0 5705 5687"/>
                              <a:gd name="T5" fmla="*/ T4 w 49"/>
                              <a:gd name="T6" fmla="+- 0 1353 1304"/>
                              <a:gd name="T7" fmla="*/ 1353 h 49"/>
                              <a:gd name="T8" fmla="+- 0 5699 5687"/>
                              <a:gd name="T9" fmla="*/ T8 w 49"/>
                              <a:gd name="T10" fmla="+- 0 1350 1304"/>
                              <a:gd name="T11" fmla="*/ 1350 h 49"/>
                              <a:gd name="T12" fmla="+- 0 5690 5687"/>
                              <a:gd name="T13" fmla="*/ T12 w 49"/>
                              <a:gd name="T14" fmla="+- 0 1341 1304"/>
                              <a:gd name="T15" fmla="*/ 1341 h 49"/>
                              <a:gd name="T16" fmla="+- 0 5687 5687"/>
                              <a:gd name="T17" fmla="*/ T16 w 49"/>
                              <a:gd name="T18" fmla="+- 0 1335 1304"/>
                              <a:gd name="T19" fmla="*/ 1335 h 49"/>
                              <a:gd name="T20" fmla="+- 0 5687 5687"/>
                              <a:gd name="T21" fmla="*/ T20 w 49"/>
                              <a:gd name="T22" fmla="+- 0 1322 1304"/>
                              <a:gd name="T23" fmla="*/ 1322 h 49"/>
                              <a:gd name="T24" fmla="+- 0 5690 5687"/>
                              <a:gd name="T25" fmla="*/ T24 w 49"/>
                              <a:gd name="T26" fmla="+- 0 1316 1304"/>
                              <a:gd name="T27" fmla="*/ 1316 h 49"/>
                              <a:gd name="T28" fmla="+- 0 5699 5687"/>
                              <a:gd name="T29" fmla="*/ T28 w 49"/>
                              <a:gd name="T30" fmla="+- 0 1306 1304"/>
                              <a:gd name="T31" fmla="*/ 1306 h 49"/>
                              <a:gd name="T32" fmla="+- 0 5705 5687"/>
                              <a:gd name="T33" fmla="*/ T32 w 49"/>
                              <a:gd name="T34" fmla="+- 0 1304 1304"/>
                              <a:gd name="T35" fmla="*/ 1304 h 49"/>
                              <a:gd name="T36" fmla="+- 0 5718 5687"/>
                              <a:gd name="T37" fmla="*/ T36 w 49"/>
                              <a:gd name="T38" fmla="+- 0 1304 1304"/>
                              <a:gd name="T39" fmla="*/ 1304 h 49"/>
                              <a:gd name="T40" fmla="+- 0 5724 5687"/>
                              <a:gd name="T41" fmla="*/ T40 w 49"/>
                              <a:gd name="T42" fmla="+- 0 1306 1304"/>
                              <a:gd name="T43" fmla="*/ 1306 h 49"/>
                              <a:gd name="T44" fmla="+- 0 5733 5687"/>
                              <a:gd name="T45" fmla="*/ T44 w 49"/>
                              <a:gd name="T46" fmla="+- 0 1316 1304"/>
                              <a:gd name="T47" fmla="*/ 1316 h 49"/>
                              <a:gd name="T48" fmla="+- 0 5736 5687"/>
                              <a:gd name="T49" fmla="*/ T48 w 49"/>
                              <a:gd name="T50" fmla="+- 0 1322 1304"/>
                              <a:gd name="T51" fmla="*/ 1322 h 49"/>
                              <a:gd name="T52" fmla="+- 0 5736 5687"/>
                              <a:gd name="T53" fmla="*/ T52 w 49"/>
                              <a:gd name="T54" fmla="+- 0 1335 1304"/>
                              <a:gd name="T55" fmla="*/ 1335 h 49"/>
                              <a:gd name="T56" fmla="+- 0 5733 5687"/>
                              <a:gd name="T57" fmla="*/ T56 w 49"/>
                              <a:gd name="T58" fmla="+- 0 1341 1304"/>
                              <a:gd name="T59" fmla="*/ 1341 h 49"/>
                              <a:gd name="T60" fmla="+- 0 5724 5687"/>
                              <a:gd name="T61" fmla="*/ T60 w 49"/>
                              <a:gd name="T62" fmla="+- 0 1350 1304"/>
                              <a:gd name="T63" fmla="*/ 1350 h 49"/>
                              <a:gd name="T64" fmla="+- 0 5718 5687"/>
                              <a:gd name="T65" fmla="*/ T64 w 49"/>
                              <a:gd name="T66" fmla="+- 0 1353 1304"/>
                              <a:gd name="T67" fmla="*/ 1353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31" y="49"/>
                                </a:moveTo>
                                <a:lnTo>
                                  <a:pt x="18" y="49"/>
                                </a:lnTo>
                                <a:lnTo>
                                  <a:pt x="12" y="46"/>
                                </a:lnTo>
                                <a:lnTo>
                                  <a:pt x="3" y="37"/>
                                </a:lnTo>
                                <a:lnTo>
                                  <a:pt x="0" y="31"/>
                                </a:lnTo>
                                <a:lnTo>
                                  <a:pt x="0" y="18"/>
                                </a:lnTo>
                                <a:lnTo>
                                  <a:pt x="3" y="12"/>
                                </a:lnTo>
                                <a:lnTo>
                                  <a:pt x="12" y="2"/>
                                </a:lnTo>
                                <a:lnTo>
                                  <a:pt x="18" y="0"/>
                                </a:lnTo>
                                <a:lnTo>
                                  <a:pt x="31" y="0"/>
                                </a:lnTo>
                                <a:lnTo>
                                  <a:pt x="37" y="2"/>
                                </a:lnTo>
                                <a:lnTo>
                                  <a:pt x="46" y="12"/>
                                </a:lnTo>
                                <a:lnTo>
                                  <a:pt x="49" y="18"/>
                                </a:lnTo>
                                <a:lnTo>
                                  <a:pt x="49" y="31"/>
                                </a:lnTo>
                                <a:lnTo>
                                  <a:pt x="46" y="37"/>
                                </a:lnTo>
                                <a:lnTo>
                                  <a:pt x="37" y="46"/>
                                </a:lnTo>
                                <a:lnTo>
                                  <a:pt x="31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AF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docshape158"/>
                        <wps:cNvSpPr>
                          <a:spLocks/>
                        </wps:cNvSpPr>
                        <wps:spPr bwMode="auto">
                          <a:xfrm>
                            <a:off x="5819" y="1197"/>
                            <a:ext cx="76" cy="76"/>
                          </a:xfrm>
                          <a:custGeom>
                            <a:avLst/>
                            <a:gdLst>
                              <a:gd name="T0" fmla="+- 0 5867 5819"/>
                              <a:gd name="T1" fmla="*/ T0 w 76"/>
                              <a:gd name="T2" fmla="+- 0 1273 1197"/>
                              <a:gd name="T3" fmla="*/ 1273 h 76"/>
                              <a:gd name="T4" fmla="+- 0 5847 5819"/>
                              <a:gd name="T5" fmla="*/ T4 w 76"/>
                              <a:gd name="T6" fmla="+- 0 1273 1197"/>
                              <a:gd name="T7" fmla="*/ 1273 h 76"/>
                              <a:gd name="T8" fmla="+- 0 5837 5819"/>
                              <a:gd name="T9" fmla="*/ T8 w 76"/>
                              <a:gd name="T10" fmla="+- 0 1269 1197"/>
                              <a:gd name="T11" fmla="*/ 1269 h 76"/>
                              <a:gd name="T12" fmla="+- 0 5823 5819"/>
                              <a:gd name="T13" fmla="*/ T12 w 76"/>
                              <a:gd name="T14" fmla="+- 0 1255 1197"/>
                              <a:gd name="T15" fmla="*/ 1255 h 76"/>
                              <a:gd name="T16" fmla="+- 0 5819 5819"/>
                              <a:gd name="T17" fmla="*/ T16 w 76"/>
                              <a:gd name="T18" fmla="+- 0 1245 1197"/>
                              <a:gd name="T19" fmla="*/ 1245 h 76"/>
                              <a:gd name="T20" fmla="+- 0 5819 5819"/>
                              <a:gd name="T21" fmla="*/ T20 w 76"/>
                              <a:gd name="T22" fmla="+- 0 1225 1197"/>
                              <a:gd name="T23" fmla="*/ 1225 h 76"/>
                              <a:gd name="T24" fmla="+- 0 5823 5819"/>
                              <a:gd name="T25" fmla="*/ T24 w 76"/>
                              <a:gd name="T26" fmla="+- 0 1216 1197"/>
                              <a:gd name="T27" fmla="*/ 1216 h 76"/>
                              <a:gd name="T28" fmla="+- 0 5837 5819"/>
                              <a:gd name="T29" fmla="*/ T28 w 76"/>
                              <a:gd name="T30" fmla="+- 0 1201 1197"/>
                              <a:gd name="T31" fmla="*/ 1201 h 76"/>
                              <a:gd name="T32" fmla="+- 0 5847 5819"/>
                              <a:gd name="T33" fmla="*/ T32 w 76"/>
                              <a:gd name="T34" fmla="+- 0 1197 1197"/>
                              <a:gd name="T35" fmla="*/ 1197 h 76"/>
                              <a:gd name="T36" fmla="+- 0 5867 5819"/>
                              <a:gd name="T37" fmla="*/ T36 w 76"/>
                              <a:gd name="T38" fmla="+- 0 1197 1197"/>
                              <a:gd name="T39" fmla="*/ 1197 h 76"/>
                              <a:gd name="T40" fmla="+- 0 5876 5819"/>
                              <a:gd name="T41" fmla="*/ T40 w 76"/>
                              <a:gd name="T42" fmla="+- 0 1201 1197"/>
                              <a:gd name="T43" fmla="*/ 1201 h 76"/>
                              <a:gd name="T44" fmla="+- 0 5891 5819"/>
                              <a:gd name="T45" fmla="*/ T44 w 76"/>
                              <a:gd name="T46" fmla="+- 0 1216 1197"/>
                              <a:gd name="T47" fmla="*/ 1216 h 76"/>
                              <a:gd name="T48" fmla="+- 0 5895 5819"/>
                              <a:gd name="T49" fmla="*/ T48 w 76"/>
                              <a:gd name="T50" fmla="+- 0 1225 1197"/>
                              <a:gd name="T51" fmla="*/ 1225 h 76"/>
                              <a:gd name="T52" fmla="+- 0 5895 5819"/>
                              <a:gd name="T53" fmla="*/ T52 w 76"/>
                              <a:gd name="T54" fmla="+- 0 1245 1197"/>
                              <a:gd name="T55" fmla="*/ 1245 h 76"/>
                              <a:gd name="T56" fmla="+- 0 5891 5819"/>
                              <a:gd name="T57" fmla="*/ T56 w 76"/>
                              <a:gd name="T58" fmla="+- 0 1255 1197"/>
                              <a:gd name="T59" fmla="*/ 1255 h 76"/>
                              <a:gd name="T60" fmla="+- 0 5876 5819"/>
                              <a:gd name="T61" fmla="*/ T60 w 76"/>
                              <a:gd name="T62" fmla="+- 0 1269 1197"/>
                              <a:gd name="T63" fmla="*/ 1269 h 76"/>
                              <a:gd name="T64" fmla="+- 0 5867 5819"/>
                              <a:gd name="T65" fmla="*/ T64 w 76"/>
                              <a:gd name="T66" fmla="+- 0 1273 1197"/>
                              <a:gd name="T67" fmla="*/ 1273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6" h="76">
                                <a:moveTo>
                                  <a:pt x="48" y="76"/>
                                </a:moveTo>
                                <a:lnTo>
                                  <a:pt x="28" y="76"/>
                                </a:lnTo>
                                <a:lnTo>
                                  <a:pt x="18" y="72"/>
                                </a:lnTo>
                                <a:lnTo>
                                  <a:pt x="4" y="58"/>
                                </a:lnTo>
                                <a:lnTo>
                                  <a:pt x="0" y="48"/>
                                </a:lnTo>
                                <a:lnTo>
                                  <a:pt x="0" y="28"/>
                                </a:lnTo>
                                <a:lnTo>
                                  <a:pt x="4" y="19"/>
                                </a:lnTo>
                                <a:lnTo>
                                  <a:pt x="18" y="4"/>
                                </a:lnTo>
                                <a:lnTo>
                                  <a:pt x="28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4"/>
                                </a:lnTo>
                                <a:lnTo>
                                  <a:pt x="72" y="19"/>
                                </a:lnTo>
                                <a:lnTo>
                                  <a:pt x="76" y="28"/>
                                </a:lnTo>
                                <a:lnTo>
                                  <a:pt x="76" y="48"/>
                                </a:lnTo>
                                <a:lnTo>
                                  <a:pt x="72" y="58"/>
                                </a:lnTo>
                                <a:lnTo>
                                  <a:pt x="57" y="72"/>
                                </a:lnTo>
                                <a:lnTo>
                                  <a:pt x="48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7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docshape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50" y="1029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" name="docshape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7" y="887"/>
                            <a:ext cx="102" cy="1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" name="docshape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2" y="786"/>
                            <a:ext cx="102" cy="1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" name="docshape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3" y="791"/>
                            <a:ext cx="111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docshape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5" y="1082"/>
                            <a:ext cx="109" cy="1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docshape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30" y="916"/>
                            <a:ext cx="109" cy="1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7" name="docshape165"/>
                        <wps:cNvSpPr>
                          <a:spLocks/>
                        </wps:cNvSpPr>
                        <wps:spPr bwMode="auto">
                          <a:xfrm>
                            <a:off x="6840" y="1273"/>
                            <a:ext cx="70" cy="70"/>
                          </a:xfrm>
                          <a:custGeom>
                            <a:avLst/>
                            <a:gdLst>
                              <a:gd name="T0" fmla="+- 0 6885 6841"/>
                              <a:gd name="T1" fmla="*/ T0 w 70"/>
                              <a:gd name="T2" fmla="+- 0 1343 1273"/>
                              <a:gd name="T3" fmla="*/ 1343 h 70"/>
                              <a:gd name="T4" fmla="+- 0 6866 6841"/>
                              <a:gd name="T5" fmla="*/ T4 w 70"/>
                              <a:gd name="T6" fmla="+- 0 1343 1273"/>
                              <a:gd name="T7" fmla="*/ 1343 h 70"/>
                              <a:gd name="T8" fmla="+- 0 6857 6841"/>
                              <a:gd name="T9" fmla="*/ T8 w 70"/>
                              <a:gd name="T10" fmla="+- 0 1339 1273"/>
                              <a:gd name="T11" fmla="*/ 1339 h 70"/>
                              <a:gd name="T12" fmla="+- 0 6844 6841"/>
                              <a:gd name="T13" fmla="*/ T12 w 70"/>
                              <a:gd name="T14" fmla="+- 0 1326 1273"/>
                              <a:gd name="T15" fmla="*/ 1326 h 70"/>
                              <a:gd name="T16" fmla="+- 0 6841 6841"/>
                              <a:gd name="T17" fmla="*/ T16 w 70"/>
                              <a:gd name="T18" fmla="+- 0 1317 1273"/>
                              <a:gd name="T19" fmla="*/ 1317 h 70"/>
                              <a:gd name="T20" fmla="+- 0 6841 6841"/>
                              <a:gd name="T21" fmla="*/ T20 w 70"/>
                              <a:gd name="T22" fmla="+- 0 1299 1273"/>
                              <a:gd name="T23" fmla="*/ 1299 h 70"/>
                              <a:gd name="T24" fmla="+- 0 6844 6841"/>
                              <a:gd name="T25" fmla="*/ T24 w 70"/>
                              <a:gd name="T26" fmla="+- 0 1290 1273"/>
                              <a:gd name="T27" fmla="*/ 1290 h 70"/>
                              <a:gd name="T28" fmla="+- 0 6857 6841"/>
                              <a:gd name="T29" fmla="*/ T28 w 70"/>
                              <a:gd name="T30" fmla="+- 0 1277 1273"/>
                              <a:gd name="T31" fmla="*/ 1277 h 70"/>
                              <a:gd name="T32" fmla="+- 0 6866 6841"/>
                              <a:gd name="T33" fmla="*/ T32 w 70"/>
                              <a:gd name="T34" fmla="+- 0 1273 1273"/>
                              <a:gd name="T35" fmla="*/ 1273 h 70"/>
                              <a:gd name="T36" fmla="+- 0 6885 6841"/>
                              <a:gd name="T37" fmla="*/ T36 w 70"/>
                              <a:gd name="T38" fmla="+- 0 1273 1273"/>
                              <a:gd name="T39" fmla="*/ 1273 h 70"/>
                              <a:gd name="T40" fmla="+- 0 6893 6841"/>
                              <a:gd name="T41" fmla="*/ T40 w 70"/>
                              <a:gd name="T42" fmla="+- 0 1277 1273"/>
                              <a:gd name="T43" fmla="*/ 1277 h 70"/>
                              <a:gd name="T44" fmla="+- 0 6906 6841"/>
                              <a:gd name="T45" fmla="*/ T44 w 70"/>
                              <a:gd name="T46" fmla="+- 0 1290 1273"/>
                              <a:gd name="T47" fmla="*/ 1290 h 70"/>
                              <a:gd name="T48" fmla="+- 0 6910 6841"/>
                              <a:gd name="T49" fmla="*/ T48 w 70"/>
                              <a:gd name="T50" fmla="+- 0 1299 1273"/>
                              <a:gd name="T51" fmla="*/ 1299 h 70"/>
                              <a:gd name="T52" fmla="+- 0 6910 6841"/>
                              <a:gd name="T53" fmla="*/ T52 w 70"/>
                              <a:gd name="T54" fmla="+- 0 1317 1273"/>
                              <a:gd name="T55" fmla="*/ 1317 h 70"/>
                              <a:gd name="T56" fmla="+- 0 6906 6841"/>
                              <a:gd name="T57" fmla="*/ T56 w 70"/>
                              <a:gd name="T58" fmla="+- 0 1326 1273"/>
                              <a:gd name="T59" fmla="*/ 1326 h 70"/>
                              <a:gd name="T60" fmla="+- 0 6893 6841"/>
                              <a:gd name="T61" fmla="*/ T60 w 70"/>
                              <a:gd name="T62" fmla="+- 0 1339 1273"/>
                              <a:gd name="T63" fmla="*/ 1339 h 70"/>
                              <a:gd name="T64" fmla="+- 0 6885 6841"/>
                              <a:gd name="T65" fmla="*/ T64 w 70"/>
                              <a:gd name="T66" fmla="+- 0 1343 1273"/>
                              <a:gd name="T67" fmla="*/ 1343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44" y="70"/>
                                </a:moveTo>
                                <a:lnTo>
                                  <a:pt x="25" y="70"/>
                                </a:lnTo>
                                <a:lnTo>
                                  <a:pt x="16" y="66"/>
                                </a:lnTo>
                                <a:lnTo>
                                  <a:pt x="3" y="53"/>
                                </a:lnTo>
                                <a:lnTo>
                                  <a:pt x="0" y="44"/>
                                </a:lnTo>
                                <a:lnTo>
                                  <a:pt x="0" y="26"/>
                                </a:lnTo>
                                <a:lnTo>
                                  <a:pt x="3" y="17"/>
                                </a:lnTo>
                                <a:lnTo>
                                  <a:pt x="16" y="4"/>
                                </a:lnTo>
                                <a:lnTo>
                                  <a:pt x="25" y="0"/>
                                </a:lnTo>
                                <a:lnTo>
                                  <a:pt x="44" y="0"/>
                                </a:lnTo>
                                <a:lnTo>
                                  <a:pt x="52" y="4"/>
                                </a:lnTo>
                                <a:lnTo>
                                  <a:pt x="65" y="17"/>
                                </a:lnTo>
                                <a:lnTo>
                                  <a:pt x="69" y="26"/>
                                </a:lnTo>
                                <a:lnTo>
                                  <a:pt x="69" y="44"/>
                                </a:lnTo>
                                <a:lnTo>
                                  <a:pt x="65" y="53"/>
                                </a:lnTo>
                                <a:lnTo>
                                  <a:pt x="52" y="66"/>
                                </a:lnTo>
                                <a:lnTo>
                                  <a:pt x="44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82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docshape166"/>
                        <wps:cNvSpPr>
                          <a:spLocks/>
                        </wps:cNvSpPr>
                        <wps:spPr bwMode="auto">
                          <a:xfrm>
                            <a:off x="7008" y="1421"/>
                            <a:ext cx="25" cy="25"/>
                          </a:xfrm>
                          <a:custGeom>
                            <a:avLst/>
                            <a:gdLst>
                              <a:gd name="T0" fmla="+- 0 7024 7009"/>
                              <a:gd name="T1" fmla="*/ T0 w 25"/>
                              <a:gd name="T2" fmla="+- 0 1446 1422"/>
                              <a:gd name="T3" fmla="*/ 1446 h 25"/>
                              <a:gd name="T4" fmla="+- 0 7018 7009"/>
                              <a:gd name="T5" fmla="*/ T4 w 25"/>
                              <a:gd name="T6" fmla="+- 0 1446 1422"/>
                              <a:gd name="T7" fmla="*/ 1446 h 25"/>
                              <a:gd name="T8" fmla="+- 0 7014 7009"/>
                              <a:gd name="T9" fmla="*/ T8 w 25"/>
                              <a:gd name="T10" fmla="+- 0 1445 1422"/>
                              <a:gd name="T11" fmla="*/ 1445 h 25"/>
                              <a:gd name="T12" fmla="+- 0 7010 7009"/>
                              <a:gd name="T13" fmla="*/ T12 w 25"/>
                              <a:gd name="T14" fmla="+- 0 1440 1422"/>
                              <a:gd name="T15" fmla="*/ 1440 h 25"/>
                              <a:gd name="T16" fmla="+- 0 7009 7009"/>
                              <a:gd name="T17" fmla="*/ T16 w 25"/>
                              <a:gd name="T18" fmla="+- 0 1437 1422"/>
                              <a:gd name="T19" fmla="*/ 1437 h 25"/>
                              <a:gd name="T20" fmla="+- 0 7009 7009"/>
                              <a:gd name="T21" fmla="*/ T20 w 25"/>
                              <a:gd name="T22" fmla="+- 0 1431 1422"/>
                              <a:gd name="T23" fmla="*/ 1431 h 25"/>
                              <a:gd name="T24" fmla="+- 0 7010 7009"/>
                              <a:gd name="T25" fmla="*/ T24 w 25"/>
                              <a:gd name="T26" fmla="+- 0 1428 1422"/>
                              <a:gd name="T27" fmla="*/ 1428 h 25"/>
                              <a:gd name="T28" fmla="+- 0 7014 7009"/>
                              <a:gd name="T29" fmla="*/ T28 w 25"/>
                              <a:gd name="T30" fmla="+- 0 1423 1422"/>
                              <a:gd name="T31" fmla="*/ 1423 h 25"/>
                              <a:gd name="T32" fmla="+- 0 7018 7009"/>
                              <a:gd name="T33" fmla="*/ T32 w 25"/>
                              <a:gd name="T34" fmla="+- 0 1422 1422"/>
                              <a:gd name="T35" fmla="*/ 1422 h 25"/>
                              <a:gd name="T36" fmla="+- 0 7024 7009"/>
                              <a:gd name="T37" fmla="*/ T36 w 25"/>
                              <a:gd name="T38" fmla="+- 0 1422 1422"/>
                              <a:gd name="T39" fmla="*/ 1422 h 25"/>
                              <a:gd name="T40" fmla="+- 0 7027 7009"/>
                              <a:gd name="T41" fmla="*/ T40 w 25"/>
                              <a:gd name="T42" fmla="+- 0 1423 1422"/>
                              <a:gd name="T43" fmla="*/ 1423 h 25"/>
                              <a:gd name="T44" fmla="+- 0 7032 7009"/>
                              <a:gd name="T45" fmla="*/ T44 w 25"/>
                              <a:gd name="T46" fmla="+- 0 1428 1422"/>
                              <a:gd name="T47" fmla="*/ 1428 h 25"/>
                              <a:gd name="T48" fmla="+- 0 7033 7009"/>
                              <a:gd name="T49" fmla="*/ T48 w 25"/>
                              <a:gd name="T50" fmla="+- 0 1431 1422"/>
                              <a:gd name="T51" fmla="*/ 1431 h 25"/>
                              <a:gd name="T52" fmla="+- 0 7033 7009"/>
                              <a:gd name="T53" fmla="*/ T52 w 25"/>
                              <a:gd name="T54" fmla="+- 0 1437 1422"/>
                              <a:gd name="T55" fmla="*/ 1437 h 25"/>
                              <a:gd name="T56" fmla="+- 0 7032 7009"/>
                              <a:gd name="T57" fmla="*/ T56 w 25"/>
                              <a:gd name="T58" fmla="+- 0 1440 1422"/>
                              <a:gd name="T59" fmla="*/ 1440 h 25"/>
                              <a:gd name="T60" fmla="+- 0 7027 7009"/>
                              <a:gd name="T61" fmla="*/ T60 w 25"/>
                              <a:gd name="T62" fmla="+- 0 1445 1422"/>
                              <a:gd name="T63" fmla="*/ 1445 h 25"/>
                              <a:gd name="T64" fmla="+- 0 7024 7009"/>
                              <a:gd name="T65" fmla="*/ T64 w 25"/>
                              <a:gd name="T66" fmla="+- 0 1446 1422"/>
                              <a:gd name="T67" fmla="*/ 1446 h 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5" h="25">
                                <a:moveTo>
                                  <a:pt x="15" y="24"/>
                                </a:moveTo>
                                <a:lnTo>
                                  <a:pt x="9" y="24"/>
                                </a:lnTo>
                                <a:lnTo>
                                  <a:pt x="5" y="23"/>
                                </a:lnTo>
                                <a:lnTo>
                                  <a:pt x="1" y="18"/>
                                </a:lnTo>
                                <a:lnTo>
                                  <a:pt x="0" y="15"/>
                                </a:lnTo>
                                <a:lnTo>
                                  <a:pt x="0" y="9"/>
                                </a:lnTo>
                                <a:lnTo>
                                  <a:pt x="1" y="6"/>
                                </a:lnTo>
                                <a:lnTo>
                                  <a:pt x="5" y="1"/>
                                </a:lnTo>
                                <a:lnTo>
                                  <a:pt x="9" y="0"/>
                                </a:lnTo>
                                <a:lnTo>
                                  <a:pt x="15" y="0"/>
                                </a:lnTo>
                                <a:lnTo>
                                  <a:pt x="18" y="1"/>
                                </a:lnTo>
                                <a:lnTo>
                                  <a:pt x="23" y="6"/>
                                </a:lnTo>
                                <a:lnTo>
                                  <a:pt x="24" y="9"/>
                                </a:lnTo>
                                <a:lnTo>
                                  <a:pt x="24" y="15"/>
                                </a:lnTo>
                                <a:lnTo>
                                  <a:pt x="23" y="18"/>
                                </a:lnTo>
                                <a:lnTo>
                                  <a:pt x="18" y="23"/>
                                </a:lnTo>
                                <a:lnTo>
                                  <a:pt x="15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D1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docshape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13" y="163"/>
                            <a:ext cx="1788" cy="18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A36C66" id="docshapegroup154" o:spid="_x0000_s1026" style="position:absolute;margin-left:265.7pt;margin-top:8.15pt;width:89.4pt;height:91.65pt;z-index:-15718912;mso-wrap-distance-left:0;mso-wrap-distance-right:0;mso-position-horizontal-relative:page" coordorigin="5314,163" coordsize="1788,1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ShjOmxMAADGEAAAOAAAAZHJzL2Uyb0RvYy54bWzsXdtuI8cRfQ+QfyD4&#10;mMAWh3MjBa+N9a5tGHASI2Y+gKIokTDFYYbUajdfn1N9Ibu6q2YYr6zAAh92h9IUu8/U6erLmerW&#10;V998fNgMPizb/brZvhlmX46Gg+V20dyut/dvhv+aff/FZDjYH+bb2/mm2S7fDD8t98Nvvv7zn756&#10;2l0vx82q2dwu2wEK2e6vn3ZvhqvDYXd9dbVfrJYP8/2XzW65xc27pn2YH/Bje391286fUPrD5mo8&#10;GlVXT017u2ubxXK/x2/f25vDr035d3fLxeEfd3f75WGweTMEtoP5vzX/39D/V19/Nb++b+e71Xrh&#10;YMx/A4qH+XqLSo9FvZ8f5oPHdp0U9bBetM2+uTt8uWgerpq7u/ViaZ4BT5ONoqf5oW0ed+ZZ7q+f&#10;7ndHN8G1kZ9+c7GLv3/4uR2sb8FdVQ0H2/kDSLptFvvVfLe8p/qzsiAvPe3ur2H8Q7v7Zfdzax8V&#10;H39qFr/ucfsqvk8/31vjwc3T35pblDt/PDTGSx/v2gcqAs8/+GjI+HQkY/nxMFjgl1mWl/kEnC1w&#10;L8uqfFqWlq7FCpzS98o8K4YDul3l/tZ3/uv1BE3PfHeSm7tX82tbr8HqsNGDoeXtT87df55zfyHH&#10;Gc725K+jc+vYuZl9HKoedt6p+9CjwR0y28Pxvb6Ez3Lrk2JUW6d4j9ZwFjkEV2LMu2N+vXjcH35Y&#10;NoaS+Yef9gcbFbf4ZIi+de1iBjbuHjYIkL9+MRgNyiLHf/nEFIemfzTLvNlfrgaz0eBpYGsMTcbe&#10;xJSUFZNskB0Bn0rCo9gKUZIxWgll4bEYqiwTUZXejFAVIipEQFCSigpc9qNC6wvKKouRjGrqzQjV&#10;RESVcbdnRV2LzspCvxsryVsZdz34q0V3ZaHvZ9lYhsZ9nxVVLkMLnW+sRGjc/9S0ZGghAbOskqFx&#10;ArKiLGRoIQPGSoI25hyo0MYhB7Ox0vg5BVmRy9DGIQXGSoTGOVAJHYcczMZyBIw5BVkxLkWvjUMK&#10;jJUIjXOgBsE45GA2lsMg5xRkBeJc7DNCCoyVBC3nHJRUGrFqu8ygBwo5mOVyGOScAkIlQwspMFYi&#10;NM6B2s3mIQezXA6DnFOgQwspUKEVnANAm4peK0IOZoUcBgWnQCW0CClQCS04B2VR5jK0kINZIYdB&#10;wSlQw6AIKVDDoOAcAJrc5RYhB7NCDoOSU6B2HmVIgdp5lJwDFVoZcjAr5TDATDEc89QuFzOfcABF&#10;xyyFQck5UAktQw5mpRwGJadAHajKkAJ1oKo4B2oYVCEHs0oOg4pToA7vmOOGXsMkQPJaxTlQO48q&#10;5GBWyWFAS4JgEqNOiKqQAjZPwyzz3s8j5ys/tVx83Lq5JT4N5rRWHJmFwa7Z08R+Br9hojrz83ZY&#10;0URUMcaTkLGZ7aK+bmPwS8aYK9k5cLc1TYKMuVl69BaewQ/GfHpW6TRZIHOM8+eAoQHcmJ/3pDSo&#10;knl+3qNikWTNz3tUGnxM6ec9Kg0IZI6+/JxHLdyjon89y9w9Kvq8c8ypMyMwdgXWyyp1MMb8vEel&#10;oCdzuybtLZ0C0ZizR7Vfc0HSQsaIBYx2OICAcUPPO7/ezQ8UW/7j4Mks8gYrc6HfPjQflrPG3D9Q&#10;gNH4hkqPK8HT/c02tKNpXmjn7/rrzpTmmn1t5BQg93f91VpZp6NXtxT5m/5qjdCxor4j7f6mv4ZG&#10;wNZVkq0um3QaOeR+Qeyr8VdbnXNC99M5j3Yb0cBHj9eJqbKNuQd5bZ+vxwnOqsefrsYeahz4Hpbj&#10;luVdudg0+6Xli1qr0R+OzZZae6BB7JvN+vb79WZDDXbf3t+827SDD3NIeN++q+up552ZbcwIsW3o&#10;a75ZGFnK6iZW57lpbj9BQ2kbqwNCt8SHVdP+Zzh4ggb4Zrj/9+O8XQ4Hmx+30IGmWUET3oP5AZM2&#10;WgS24Z2b8M58u0BRb4aHIUY0+vjuYIXGx127vl+hpsyMcdvmLXSwuzWpLJCi9tcWlfsBUtSLaVKY&#10;E3HBL7NN4Nk1qZLWbmj4WT414T+/PmpS6CyNJuV7bi8Nhu3hf9GkyroclBAGKcRCwQn1HDUbq0kl&#10;JvE8rMIi7gg4WBEGJWGGaKZhSVnRLKzEtFRChf7ghMrMwZKS4imYggod9bEkFRWfBJcllhgSKnRA&#10;x7KsJpWgSjQpEn4EZ0WaFKwwaU1L464HJgg/Eono9E7IrCaVFsZ9j1XISIYWOt9YidC4/wmVDC0k&#10;wGlSKTROALoXSBiS10IGjJUELdakNGiSJpVAG3MKsJYdi9AiTQpWIjTOgUqopEml0DgFUADktkbj&#10;9LF1GCsRGudADQJJk0qgJZrUSG5r6I9CaLCSoMWalNZr0FT9+KBOk0qhcQqomYmE5iwMyEqExjko&#10;tW5W0qRSaJwCHRoLAw1arEmVpBoLnYekSSXQEk1KITTSpBRCY02qnEL4kaCFHDhNKoXGKVDDAJO9&#10;U+tQwyDWpCp6PyFBCzlwmlQCLdGklM4j0qSUziPWpDRokiaVQovCQOtyI00KHbMUBrEmpREqaVIp&#10;tCgMtIEq0qQwnEnQYk1KCwNJk0qgJZqUMrxHmpQyvMealNZ5SJpUCi0OA2VCFGlSwTwNq42LJqWJ&#10;aRdNSvPMRZMy2urnaFKYBZEmZdfBJ83Jyiw0WJLWZCIeMXq67zUEJ8dgsAzt/F1/tVZO2UEv4NUA&#10;q2txKyui2AwXVbhympTXRX0J/mrrs0Z4fdpfHaB1GZ2nSVkndMtNzqPdRk4M7dGk0OnS+r0bOaQh&#10;supxgrNCOHV5gV49oKweahz4HpbjluWZex5N6l1Wfzd96x7mokmdmdum5UlhuhlrUqbRPbsmVU0w&#10;T6Y2nY/MO4mTJkWvYUmTwtW20M/VpOoMOgvVh+I6NSlbY2gSrcqREodF3CjNUgin/GS0GqRl8Zlw&#10;WY+glAmo+FoEuTVpSdEUTEPFFiIaKj4JLqspMgoEVGwZQm/GU1SxJpUb4Sd1FtekyEryVpwnVU2R&#10;7CYAE/KkBGjc91luhB8BWuh8YyVC4/4nVDK0kACrSQnQOAFZniPjR2hiWciAsZKgxZqUBk3QpFJo&#10;sSaVm2Vl6jWuSZGVCI1zgJYmEypoUgI0TkGWIwtN8hrXpMhKhMY5UINA0KRSaLEmlY9kaFyTIisJ&#10;WqxJab2GoEkJ0DgF5DDRa5EmBSsRGueg1LpZQZMSoHEKdGg8DBRosSZVj6FJCZ2HoEml0GJNSiOU&#10;a1IaobEmVefIk5KghV2R1aQEaJwCNQy4JqWFQaxJ1chpE6GFHFhNKoUWa1Ja58E1Ka3ziDUpDZqg&#10;SQnQ4jBQulyuSVHHLIVBrElphAqalAAtDgNloOKaFA1nErRYk9LCQNCkUmixJqUN71yT0ob3WJPS&#10;Og9BkxKgxWGgTNO4JhXOiC6aFE2NlQSviyaleeaiSX2uJoVgJk0KF2qAJ83Jqjo0RwpXgqf7XkNw&#10;ahO6zdDO3/VXZ4XVHFmdIxJh0tIlj1ilxaY59AhXPYlEVgLDaqerOloMAXmPkXVCt9zkPNpjZJfm&#10;3dW5TKMe5MQvkPc4wVn1+NPV2EMNTTfPYDlqWb6lPI8m9f77t99/61MtL5rU52lSJFjGmpRJK3x2&#10;TWpCi2xqrZlNcjtpUjVmGCZPyvcdn6tJTfBCrKT6+jQp1ByZRJrUuIYmdQSs5EmREd5aJmXxmTDe&#10;Wcqo+FqE9nslJUVTMA1VKIlkGio+CS4nuYyKLUPMbo0EVaxJjaup6CyuSZGV5K1Yk5qMsXaTSGQJ&#10;IjZPKoXGfZ+NSwg/Ao9Z6HxjJULj/idUMrSQAJcnlULjBGTjQoEWMmCsJGixJqVBEzSptJnFmtSY&#10;NsgJXuOaFFmJ0DgHpUaooEkJ0DgF2Zg0KQlaSIGxEqFxDtQgEDSpFFqsSWGzuwiNZgfHzKaMrCRo&#10;sSal9RqCJiVA4xSQw2RoLAzISoTGOSi1blbQpARonAIdGgsDDVqsSU1qqCtC5yFoUim0WJPSCOWa&#10;lEZorElNpkhGkqCFHLg8qaTzoFmabUN2b7kWBlyTIiuJ0FiTmkzx1kSCFnLg8qQSaLEmpXUeXJPS&#10;Oo9Yk9KgCZpUSmi8d0/rcrkmRVaS12JNSiNU0KQEaFEYaAMV16TISoIWa1JaGAiaVAot1qS04Z1r&#10;UtrwHmtSWuchaFICtDgMlGka16TCGdFFk7poUtgrNrvs3dPkt99r7x5Cl/KkKlGTohEJa0Qb8YhR&#10;TZMaR3ZeYfBXplzVPVqLqRKbqLtEIqtJAV6/EbB1GWFKRqtgn3/hEfsrQ96duOSc0C03OY92G7ld&#10;oN3VwY1nIAd1ZNXjBGfV409XYw81Dnwfy0qLeR5N6tuqHk990tfr1aR268U1/rnDuvApOU+q/1Az&#10;fOvwSPsQ7cFoD2eV8TBvf33cfYFzxbCvcn2z3qwPn8wZaehFCNT2w8/rBR3dRT8ER1Mh4TKRt0zk&#10;eTv7LewyXi/McV+DbfNuhU37y7f7HXYmI1BRgP9V2zZPq+X8FtsnbSInL+WKfmRIbjbrnd/rSZ/d&#10;M2PrZHTGmeA2e37a+2bx+LDcHuyBcO1yg8dvtvvVerfHfs3r5cPN8vbNsP3x1uWS79vFP4HbqFr7&#10;Q7s8LLAddX59h52j7vfoVY83DOITSMK/3/18xkFcU5rtUzc2whLZVOY3PWZIYTFqHn2w/aCX83at&#10;PYprQB8AGjjNIOC3QAKZNyHMp/2uHhe2kdJH/LNE48MfqCmi+4yUVkzX4SF6JGqyr6YpmuGWNje/&#10;RFOsRpCTqSlOfA7iqSXC46Qro5FeWmLYKUJBjVui6T5eXUt0ya8v1BLHJByhvdUTJ45cWmLf8Iyx&#10;Im6JJlZfXUt0Wc0v1BL9OZn11E0Lji2R3sWYPhEfLqPz6QzTGupr3BJN7/HqWqJZpbzY6FyRY80Y&#10;PHHTgmNTHEFVtsOzXwtfJoqYy2e0No6bouk+Xl1TdMPkC3WK/qCWaZYMzy/TEiml4vc/jbnGdDhu&#10;Pibmnzujo5rQWzeKbQjrNJgEGR24YTI6vOzkI/s3nnxTTSblAPW50eyUhxG+UrUn35gau3YZFcjo&#10;OAI+lRRmFWBzisnoSMrir1OrSVWJqPibPMroSEqKXmBQhRIq9jZbQ8VfIVUTnMAp+Yq9xDMZHQmq&#10;OKMjxxGoEiye0UFWeBuVlobpcPCyEpgKEZiwy0gojPs+y8dIABB45BkdZCVC4/4nd8nQQgJcRkf6&#10;nJwAbBTAW3YJWsiAsZKgRRkdKjQpoyOBlmR0YAeaBC3K6ICVCI1zoBIqZXSk0DgF2RhblkRoIQXG&#10;SoTGOVCDQMroSKAlGR10KLlAaJTRYU8tTUuLw0DpNaSMjrQwTgGhkqGFfZCxkryWcw7UblbK6Eih&#10;cQp0aCwM6AEkaFFGRzWZ5mKEShkdCbQko0MhNMroUAiNMjqw104eBiiB/Zjw4zI6UmicAjUMoowO&#10;BIvoNc5BNc1GstdCDlxGRwItyehQOo8oo0PpPKKMDhWalNGRQovCQOtyeUYHWUleizI6VEKljI4U&#10;GqdAHah4Roc2UEUZHWoYSBkdCbQ4o0Mb3nlGhza8RxkdauchZXSk0KIw0CZEPKMjnBFdMjouGR2X&#10;jI6us8R/r4wOLPYoo8Oecn7K2LCZDP58EhPxXRkdVieyE3/Y+XwIf3V5EegmsOLEASpWvPR3/dVa&#10;YS0HIwwkXUZ27Qp4/UY9h77Y6nrOj4HoQKC6q6OJM4y8r/xT+SvzaLcRjba91bkG0YPcnaDc4wRn&#10;1eNPV2MPNQ58D8txy/Jeep6Mjnf5ZDx95xrH683oeCFNCnOiWJMyIfzcmlQ9GqEqNHyc8Rq9+qDY&#10;Ik0KVxvxn6lJ1aNxAdEDKjaKCwWnRJOyNYYmfEWIQ3ChZeBQ2rgkpkmR0WqQlsVnwvUI5/FIqPha&#10;BJpUWlI0BdNQsfW4hopPgoFK9hVbhpAmlaKKNamC9ssIzuKaFFlJ3op2GQHYSHSXoEkJ0LjvwSMk&#10;DAla6HxjJULj/icSZWghAVaTEqBxAvA3ciBhSNBCBoyVBC3SpFRogiaVQos1qQKnTkvQuCZFViI0&#10;zoFKKHAEi3GErtTWMMaFiiVQTWRoIQXGSoTGOVCDQNCkUq/FmlSB7XGS17gmRVYStGiXEaDJvYag&#10;SQnQOAWESoYWUmCsRGicA7WbFTQpARqnQIfGw8CcspSWFmlSgFaLESpoUkJh8SCgEMo1KY1QmgwF&#10;Wns9wl9zk4YBQZMSoHEK4DU5DLgmRVYSoZSBzKHlMrSQA6tJpdBiTUrrPLgmpXUekSYFr8nQBE1K&#10;gMYpULtcrklRxyx5LdKkVEIFTUqAxilQByquSdFwJkGLNCk1DARNKoUWa1La8M41KW14jzQptfMQ&#10;NCkBWhwGyjSNa1LhjOiiSV00qYsm9X/QpBDMpEnhQg0w1qToHTGtBL0Yc7rvNQSrtGBACs38TX+1&#10;Rq6sbrEJa0JalHbvDHLZFH596qvxV1udNfIZU/6ev1obW1u3RmZh+yRA/31/DZ+/W2hyvuwxwvhD&#10;z+9W3r4Wf7W10XwfRt2wwRkZdT+/MwK0Lm3P1ddDCm5ThTDuKituUf7JnkeL+u79++zdWwfg9WpR&#10;lN+Gf3+gLR3oIGJZyxxt9eoy9dzxzi+TqYe/1OIkdUz6jLh2zBmtJwhHkzQ6wdLURqTX8fzeoWfZ&#10;XoQ/Xnd//XSPv1dHczj8/bzVevF+fpiHP5u/ane9HDerZnO7bL/+LwAAAP//AwBQSwMECgAAAAAA&#10;AAAhALHyABZxAQAAcQEAABQAAABkcnMvbWVkaWEvaW1hZ2UxLnBuZ4lQTkcNChoKAAAADUlIRFIA&#10;AAAOAAAADggGAAAAH0gt0QAAAAZiS0dEAP8A/wD/oL2nkwAAAAlwSFlzAAAOxAAADsQBlSsOGwAA&#10;ARFJREFUKJFj/P//PwMMnD1y0WP9oq3FF09edf7//z8jAwMDAyMj4399c+29gXHevcY2+jtgahlh&#10;Grev3ps+rWXedJgGdMDIyPg/qyYp0zPUeSYDAwMDEzGaGBgYGP7//884rWXe9O2r96YzMDAwMJ4+&#10;fN6zMbt7Kz5N6DY3TC3zYhZllpvx4skrJWI0wfR+ePtRgtFHL+ofsbYh28pEqiYGBoh/mUjVBANM&#10;jIyM/wkrQwWMjIz/mfTMtPeRqlHfXHsvU2C8Vy8ptjIyMv4PjPPuZTKxMdieVZOUSYxmWOoxttHf&#10;wcTAwMDgGeo8k5Bm9CTHiJzIzxy54Ll+4bbiiyevOKP6SWdvYLxXr4mNwXaYGADBg3fWEvN/sgAA&#10;AABJRU5ErkJgglBLAwQKAAAAAAAAACEAMQW28l0BAABdAQAAFAAAAGRycy9tZWRpYS9pbWFnZTIu&#10;cG5niVBORw0KGgoAAAANSUhEUgAAAA0AAAANCAYAAABy6+R8AAAABmJLR0QA/wD/AP+gvaeTAAAA&#10;CXBIWXMAAA7EAAAOxAGVKw4bAAAA/UlEQVQokWP8//8/AwMDA8PfP39Zti3bVbxv3cGM18/fKjBA&#10;gaik8AOnIPsZXlFuvcwszH8YGBgYGP///8/w989flik1s1ae3n8uiAEHMHU0WpfTkhbOzML8h/HP&#10;7z8ENWBoNFGxKN21al8uIQ0MDAwMzx4812TnZPvGLPZfZum3L98FiNHEwMDA8OrJKxWmN8/fyhOr&#10;gYGBgeH187cKTKRogAHyNIlICj8kRYOopPADJucg++mkaHIKsp/B5BXl1mvqaLSWGA2mjkZrvaLc&#10;epmYWZj/5LSkRRDSaOpotDanJS2CmYX5DyN62tu77mAmcjSISAo/dA6yn46c9gA4Bmeg6cX9WQAA&#10;AABJRU5ErkJgglBLAwQKAAAAAAAAACEAV44aoHIBAAByAQAAFAAAAGRycy9tZWRpYS9pbWFnZTMu&#10;cG5niVBORw0KGgoAAAANSUhEUgAAAA4AAAAOCAYAAAAfSC3RAAAABmJLR0QA/wD/AP+gvaeTAAAA&#10;CXBIWXMAAA7EAAAOxAGVKw4bAAABEklEQVQokWP8//8/AwxcOHbZc9vS3UVXT99w/v//PyMDAwMD&#10;IyPjf21Tjb1e0a59Bla622FqGWEad685kLmga9lUmAZ0wMjI+D+xPDrLJdh+BgMDAwMTMZoYGBgY&#10;/v//zzi/c+m0PWsPZjAwMDAwnj9yyau7cPIWfJrQbS6dkOvNLMuuPOPV0zdKxGiC6f347pM4Y6RJ&#10;yn/CajFtZSJVEwMDxL9kaWRgYGBgYmRkJM+p2iYa+0jVqG2qsZfJK8a1lxRbGRkZ/3tHu/UyGVjp&#10;bk8sj84iRjMjI+P/pIroTH0rnR1MDAwMDC7B9jMIaYZpcg6yn8nAgJRWGRigiXzJ7uKrZ244oSRy&#10;E419XjGuvciJHADRXXWxgzFO4AAAAABJRU5ErkJgglBLAwQKAAAAAAAAACEAZniWmMkBAADJAQAA&#10;FAAAAGRycy9tZWRpYS9pbWFnZTQucG5niVBORw0KGgoAAAANSUhEUgAAAA8AAAAPCAYAAAA71pVK&#10;AAAABmJLR0QA/wD/AP+gvaeTAAAACXBIWXMAAA7EAAAOxAGVKw4bAAABaUlEQVQokWP8//8/Awz8&#10;+/ePaeeW/WHbN+6JvHrxhumHD5+EBQT43mrra5z2CnBd5u7juIqRkRGugRGm+enj5wrFGXVrrl2+&#10;acyAA2jpqp/tndEUIi0r+QCu+enj5wrR/hkn3715L4ZLIwwIiQi+Wrpxhrm0rOQDxr9//zJF+aaf&#10;wmcjNhcs3zLLlNnC2C58+YK1ucRqZGBgYHj96q2UkqrCdWZBTqm2h/ceq5OimYGBgeH3799szNzM&#10;wn3fvn7nIVXz1y/f+Jg+vP8kTKpGBgYGhg8fPgkzCQjyvSVHs4AA31smbT3N0+Ro1tbXOM3kFeCy&#10;jBzNXgGuy5jcfRxXaemqnyVFo5au+ll3H8dVTExMTP96pjeGCokIviJGo5CI4KveGU0hjIyM/5kY&#10;GBgYZOSk7i/dOMOckAu0dNXPwpImAwNSxmBgQOSqbRv2RF29dN30w/tPwgKCfG+19TRPewW4LIM6&#10;9R9MPQB4zpBAKnLhHQAAAABJRU5ErkJgglBLAwQKAAAAAAAAACEASU9Bv7oBAAC6AQAAFAAAAGRy&#10;cy9tZWRpYS9pbWFnZTUucG5niVBORw0KGgoAAAANSUhEUgAAAA8AAAAOCAYAAADwikbvAAAABmJL&#10;R0QA/wD/AP+gvaeTAAAACXBIWXMAAA7EAAAOxAGVKw4bAAABWklEQVQokWP8//8/Awz8/vWbbceG&#10;fbH7dx4Nvnn1rtGnj5+F+Ph536lrK59zdLde6xnovIiFleU3TD0jTPO1S7dM6wo6Vjx99EKJAQeQ&#10;lpO41zyxMlxTV/UMXPOls9esc+Oq9vz6+YsDl0YYYGNn+zF5cZuznpHWMcYvn7/yhrum3nr7+r0E&#10;IY0wICwq+GLl7tlqzGqyeiWH95zwJ1YjAwMDw/dvP3i4eDg/MwuwSPa/efVOihTNDAwMDF8+fRVg&#10;FmKX6f39+w8bqZq/ffvOy0SqJmTAJKcofZMcjXIK0reYHNyt15Gj2cHDei3jl09f+cJcU2+9e/Ne&#10;nFiNsKhi4ubl+tQ+tTqYjZ3tBzEa2djZfrRNrQ7m5uH6zMTAwMCgZ6x1dPryLjtpOYl7+DRKy0nc&#10;m768y07PSOsYAwNS2mZgQGSMfTuOhNy6ds8QljHUtJTOO3nYrEHPGAAHhYzugICLiwAAAABJRU5E&#10;rkJgglBLAwQKAAAAAAAAACEAPImMANcBAADXAQAAFAAAAGRycy9tZWRpYS9pbWFnZTYucG5niVBO&#10;Rw0KGgoAAAANSUhEUgAAAA4AAAAPCAYAAADUFP50AAAABmJLR0QA/wD/AP+gvaeTAAAACXBIWXMA&#10;AA7EAAAOxAGVKw4bAAABd0lEQVQokWP8//8/Awx8/fKNd82SzTkHdhwNfvTgqRoDAwODnIL0LQcP&#10;67UhMb5TuHm4PsPUMsI0Xjp7zboqp3XN29fvJRiwACERwZftU6uD9Yy1jsI1Xrt0yzQzsuzQr5+/&#10;OLBpggE2drYf05d32WnpqZ1m/PXzF1uEe/qNZ49fKOLTBAPSchL3VuycpcFsqmudsG393nhiNDEw&#10;MDB8/vhFUFJa7CGzOK9C25OHz1WI1cjAwMDw589fVmYhdpne799+8JCi8dvX73xMnz5+FiJFEwMD&#10;A8Onj5+FmPj4ed+RqpGPn/cdk7q28jlSNaprK59jcvSwWUOqRkd367VMHv6OS6TlJO4Rq0laTuKe&#10;R4DTYiZWNtZfTRMqItjY2X4Q0sTGzvajaUJFBCsb6y8mBgYGBi09tdOTF7c5C4sKvsClSVhU8MXk&#10;RW0uWnpqpxkYkBI5AwM0dyzenHtg59GgR/efqjMwMDDIKUrfdHC3XhcS6zsZOXcAAAaQh03Nr5XC&#10;AAAAAElFTkSuQmCCUEsDBAoAAAAAAAAAIQAgZHQmjBoAAIwaAAAUAAAAZHJzL21lZGlhL2ltYWdl&#10;Ny5wbmeJUE5HDQoaCgAAAA1JSERSAAAA7wAAAPQIBgAAAHNhceEAAAAGYktHRAD/AP8A/6C9p5MA&#10;AAAJcEhZcwAADsQAAA7EAZUrDhsAABosSURBVHic7d15WBP3vj/wT0ICCYshCCIKFFnUIz1YaQGp&#10;uHDEWnHfqV4taKsoaqsXl1Zqf3VpLaitVS7KkboeCsUDbkhrFa1a1yvuvSCLiAq4gUBIAiHM/cM7&#10;p/nloKYuDF95v57n8zzwzTeTTwbeZGYyGUQcxxG0fD/99NO77du3L3/jjTcuCN3Li6DX682++uqr&#10;T5KSkqYWFxe7ERGJRCLO1dW1JDg4+PDEiRP/ERIScpCf//DhQ9vBgwdnGi/HzMxM7+/vfyYmJma5&#10;ra3tw2Z8CoITIbxskMvlmtGjR/9zx44d/yF0L8+rsbFRHBERsXnbtm2T/f39z4waNSpdJpNpiYgK&#10;Cgo809LSxt65c8cxLS1t7JgxY3YSEd29e7edo6PjHWdn51uBgYEn+WXdvHnT5dSpUz3d3d2LDh48&#10;GNKpU6frQj2vZsdxHIqBkslkmokTJ+4Quo8XUR9++GEiEXHjx49PaWxsFBnfrtPpJPHx8TNTUlLG&#10;82N37txpR0TcmDFj0oznL1269DMi4hYuXLhS6OfWnCV4A0JXSkrK+IEDB/7Us2fPk7169ToeHh6+&#10;effu3cMM59y/f7/tRx999G1gYOAJft7y5csX63Q6ieG85OTk9xYvXrzc+DGqq6ttoqOj4w4cODCA&#10;H8vLy+scHR0dd/HiRZ9ff/21z7Bhw3b37NnzZHBwcPauXbuGGz52dHR0nEQi0XXr1u1qdHR0XHR0&#10;dNySJUu+4LhHv+jR0dFxu3btGp6bm9slIiLi+8DAwBPLli2L2bx5c/iiRYu+amhoMDPu6d69e/bR&#10;0dFxe/fuHdKc6/vYsWNBRMQFBgaeqKurM3/SXMNgPym8586d8yUi7uOPP/5G6N+n5iyxkK/6Qluz&#10;Zs28sLCwlLKyMic/P7+z3bt3v1hUVOQ+f/78OH6OVquVDRs2bE98fHxUp06drvv5+Z1VKBRVMTEx&#10;y6dPn77RcHn79u0b8u23335s/Dgqlcp61apV0b/99lsvfqy4uNht1apV0UuXLl0yfvz41LZt2z7w&#10;9va+mpeX12XcuHE/Hjt2rDcRkU6nk+bl5XVpbGwUV1dXt8nLy+uSl5fXpaCgwJOIqKGhQbJq1aro&#10;tWvXfhQYGHiysrJS2alTp+sajUZORLRy5cpFmZmZg4172rJlS/iqVauim3s/MSMjYyQR0bRp0xLN&#10;zc3rnzRXJBKZtE9XWFjoQUTk6Oh45/k7ZIjQfz2EqrS0tDFExPXv3/9gfX291PC28vJyR/5rfhNv&#10;7dq1cwznvP/++1uIiFu3bt0sfmzChAn/sLKyUhk/VmlpqRMRcZ9//vn/48d+/vnnd4iI69ix460b&#10;N2648uO5ubldLC0ta4ODg7MNlyGXy9VNbTZrNBoZEXEikagxPT19pOFtarVabmdn9yA0NDTTcLyx&#10;sVHk5eV1zdvb+8rT1tPhw4f7tW/fvsyU6tWr1/GnLW/KlClJRMQdPXq095/5efGvvN27d7+wevXq&#10;eXzNnTt3jYWFhdbPz+9MbW2tpdC/V81ZEsH+aggsISFhhkQiaUhJSQmTSqU6w9v4v+A6nU6anJw8&#10;wcfH59KcOXO+M5yzfv36WampqeO3bds2edasWeuftY9PP/30S1dX1xL++y5duuT5+/ufKSoqcjec&#10;97RXodDQ0P0jR47MMByTy+Wa8PDwLd9+++3HJSUlrvzjHD58ODg/P9/ru+++m/O0/pycnMomTJiQ&#10;bMpzcXBwuGfKvMdZsGBBbGVlpZL/3sfH59Ls2bPXGc65dOmSz6JFi1by3+v1ejNbW9uHQ4cO3csf&#10;9GotWm14y8vL27u5uRXb29vff9wcjUYjr62ttWrq7Rlra2uVp6dnwd27d9s9Tx9N/cI3tTn5tPA+&#10;7ijrjBkzEr755pu5f//73z9ctmzZZ0REiYmJ0+RyuWbSpEnbn9Zfly5d8lavXv2fT5v3Ipw7d+7N&#10;O3fuOHIcJ/r999+7DRkyZJ9xeEePHv3PtLS0sfz3Wq1WFhcXN3/JkiVLtVqtbMWKFYubo9eWoNWG&#10;t7Xw9PQsCAkJOfj9999P+fzzz7+orKxUZmRkjJwwYUKyKfu7paWlHQ4cOPCOKY+lUCiqjF/9jYnF&#10;4kaiR8cBjG87dOhQfyKiuro6C5lMpjVln1cmk2k/++yzZXv37h0aGxu7YOHChV+3adOm2pR+Wddq&#10;wysSiTi1Wm35tDlEj16Bm7pdrVZbmnpQ5Xk9z+PMnDnzv0aOHJmxb9++Ifn5+V719fXmkZGRG0y5&#10;7+XLl/8aERGx2ZS5Xl5e+U8Lb+/evY9t2rTpg8zMzMGDBg3KetLcP/OcbWxsahoaGiS1tbVWrSW8&#10;rfZoc8+ePU+VlpZ2+OWXXwY8bo6NjU2Np6dnQXZ29t8ePHjQ1vC2c+fOvVlUVOTu6+ubw49JpVKd&#10;VquVVVVVKQznHj16tM/z9isSiTiO40TPct+hQ4fudXZ2vrVhw4bIxMTEaW+88caFgICA06bcNzg4&#10;+HBZWZmTKXXixIm3n7a8kSNHZri5uRUnJCTMSE9PH/WkuaaGV6vVyvgjzhYWFnWm3OeVIPQRM6Hq&#10;+vXrbh07drxla2tbefz48V78+LVr17zi4+Nn8t+npqaOE4lEje+++25WdXW1DcdxdPPmTWdPT898&#10;a2vrmpycnB783K1bt04mIm7ixIk7tFqtBcf9cbSWHnO0+ccffxxr3Ns777zz82uvvVZsOObh4VHQ&#10;oUOH29nZ2cHnzp3zvXjxog/H/XG0edasWeue9Hz5ExmIiEtISIgUct0XFRV1cnFxKZHJZJoNGzZM&#10;v3fvnn1NTY11dXW1zeXLl19fsWLFp0TEjRgxIoO/D3+0uVevXsf37NkzlK8ffvghzN/f/zQ95j3g&#10;V7kEb0DI+v333//i4OBwl4g4mUymMTc3ryMiztfX95zhvNjY2PlExEkkEp1MJtOIxWK9VCqt379/&#10;/yDjZb733nvJfEiIiGvbtu39bdu2TXre8GZnZwe3adOmil+uUqms4DjTw1tWVtZeKpXWW1tb1/B/&#10;hISs/Px8T3d390LDdcWXTCbTjB079sfCwkJ3fj4f3sfNX7hw4cqmTkZ5lavVn9usUqmsMzMzB6tU&#10;KmuJRNLQuXPna35+fmclEkmD4bzLly//9ezZs34cx4nMzMz0ISEhB52dnW8ZL6+hoUGSlZU16O7d&#10;u+0sLS3VoaGh+62trVXFxcVudnZ2FUqlspLo0X50aWlph/bt25dbWVnVGi6jrKzMSafTSQ3fQiIi&#10;qq+vN79165Yz34Obm1sxx3GioqIid4VCUfWkI+fl5eXtXVxcbkZERGxOTEyc9nxr7cVobGwUHzly&#10;pN/169c7ET3aTO7YsePtoKCg48brRK/Xm/EfYDDWoUOHUrlcrmmGllsWof96oJqnli1bFkNE3Nmz&#10;Z98SuhfUi6lWe7S5tfjqq68+KSsrc9q4ceP0fv36HXnrrbf+W+ie4MX412azWq22vHbtWudOnTpd&#10;VygUVQL3BS9Inz59jlZVVSm8vb2vrl+/fpadnV2F0D3Bi/Gv8J4/f76Hr69vzq5du0YMHz58t8B9&#10;AcBTtNr3eQFYh/ACMArhBWAUwgvAKIQXgFEILwCjEF4ARiG8AIxCeAEYhfACMArhBWAUwgvAKIQX&#10;gFEILwCjEF4ARiG8AIxCeAEYhfACMArhBWAUwgvAKIQXgFEILwCjEF4ARiG8AIxCeAEYhfACMArh&#10;BWAUwgvAKIQXgFEILwCjEF4ARiG8AIxCeAEYhfACMArhBWAUwgvAKIQXgFEILwCjEF4ARiG8AIxC&#10;eAEYhfACMArhBWAUwgvAKIQXgFEILwCjJD4+PpeIiDQajUzoZgDAdBJPT88CIqKHDx8qCgoKvIRu&#10;CABMI0lPTx9FRHT+/Pkevr6+OUI3BACmwT4vAKMQXgBGIbwAjEJ4ARiF8AIwCuEFYBTCC8AohBeA&#10;UQgvAKMQXgBGIbwAjEJ4ARiF8AIwCuEFYBTCC8AohBeAUQgvAKMQXgBGIbwAjEJ4ARiF8AIwCuEF&#10;YBTCC8AohBeAUQgvAKMQXgBGIbwAjEJ4ARiF8AIwCuEFYBTCC8AohBeAUQgvAKMQXgBGIbwAjEJ4&#10;ARiF8AIwCuEFYBTCC8AohBeAUQgvAKMQXgBGIbwAjEJ4ARiF8AIwCuEFYBTCC8AohBeAUQgvAKMQ&#10;XgBGIbwAjEJ4ARiF8AIwCuEFYBTCC8AohBeAUQgvAKMQXgBGIbwAjEJ4ARiF8AIwCuEFYBTCC8Ao&#10;hBeAURJ/f/8zRES1tbWWQjcDAKaT2Nvb3yciMjc3byN0MwBgOsn+/ftDiYjOnz/fw9fXN0fohgDA&#10;NNjnBWAUwgvAKIQXgFEILwCjEF4ARiG8AIxCeAEYhfACMArhBWAUwgvAKIQXgFEILwCjEF4ARiG8&#10;AIxCeAEYhfACMArhBWAUwgvAKIQXgFEILwCjEF4ARiG8AIxCeAEYhfACMArhBWAUwgvAKIQXgFEI&#10;LwCjEF4ARiG8AIxCeAEYhfACMArhBWAUwgvAKIQXgFEILwCjEF4ARiG8AIxCeAEYhfACMArhBWAU&#10;wgvAKIQXgFEILwCjEF4ARiG8AIxCeAEYhfACMArhBWAUwgvAKIQXgFEILwCjEF4ARiG8AIxCeAEY&#10;hfACMArhBWAUwgvAKIQXgFEILwCjEF4ARiG8AIxCeAEYhfACMErSp0+fo0REKpXKSuhmAMB0EolE&#10;0kBEZGZmphe6GQAwnSQ7O/tvRETnz5/v4evrmyN0QwBgGuzzAjAK4QVgFMILwCgJ/4VarZYTEeXm&#10;5nZ1cHC4J1xLAGASjuOI4zhKTk4OIyIOhUKxUSKO44iI6NatWx23b98+ycPDo9DW1raKnmDHjh0T&#10;t2/fPjkrK+tdsVjMPWluc4uPj595+PDhv+3cuXOM0L0YW7FixafXr19337Rp0wdC92JswYIFsXq9&#10;Xrx69epooXsxNm3atEQXF5eSzz77bLnQvRgbN25calBQ0PE5c+asa/YH5195/0x98cUXS4iI0+v1&#10;4me5/8usWbNmrbOzs3sgdB9N1bhx41K7du36P0L30VQFBwdn9+7d+6jQfTRV3t7eV0aPHr1T6D6a&#10;qnbt2t2JjIxMEOKxccAKgFH/2mz+M7RarUyr1coUCkWVSCRqUZvNarXaUqfTSRUKxRM3/YVQW1tr&#10;pdfrzdq0aVMtdC/GVCqVNcdxIhsbmxqhezFWXV3dxszMTG9lZVUrdC/GqqqqFFKpVGdpaalu7sd+&#10;pvACgPAkT5/CDo7jRNXV1W0aGxvFCoWiSiwWNwrdEzwfjUYj12q1MiIi/Ez/fybv86rVasuEhIQZ&#10;H3zwwaY333zznJeXV/7BgwdDXmZzpjpy5Eg/f3//M1ZWVrW2trYP7ezsKtq1a3c3MTFxmtC9ZWVl&#10;DfLy8so3Lm9v76tC9zZo0KCspnrz8vLKHz169D+F7I3jONFHH320lv952tnZVXTt2jX3woULbzRn&#10;H4cOHeq/aNGilQMGDPilc+fO16ZNm5bY1LySkhLXuLi4+WFhYSne3t5Xvby88isrK5UvszeTX3lL&#10;S0s7REVFxXt5eeU7ODjcy8nJ8VWpVNYvszlTPXjwoO1bb7313zNnzvwvJyenMo1GI1+3bt3s6dOn&#10;b6ysrFQuXLjwa6F6q6mpsSkoKPD8+OOPv1UqlZX8eEv4FNewYcP23Lt3z8FwrKSkxDUpKWnqqFGj&#10;0oXqi4hoxowZCRs3bpy+dOnSJaGhofsrKyuVkZGRGyZMmJCck5PjK5PJtM3Rx5dffvnpxYsXu/v6&#10;+uaUlpZ2uH37dsem5h0+fDg4JiZm+euvv35FJBJxBQUFng0NDS93y9bUw9L19fXS6upqG47j6Kef&#10;fhpIRFxGRsYIoQ/VP670er3Y2dn55ttvv/2bkH2kpqaOIyKuoKDAQ+h1Ykp98sknXxIRl5ub20Wo&#10;HgoKCjyIiAsPD99sOH7lyhVvIuIWL168vLl6uX//flv+axcXl5LQ0NDMpuZVV1fb1NXVmXMcRzEx&#10;McuIiLt7967Dy+zN5M1mqVSqa4lHIh9HLBY32tjY1EilUp3QvbBCr9ebbd269f2goKDjXbp0yROq&#10;j9LS0g5ERL179z5mOO7t7X3Vzs6uYs+ePcOaq5e2bds+MGWejY1Njbm5ef3L7sfQK/c+L8dxIq1W&#10;K1uzZs283NzcrlFRUfFC90REFB4evqVbt26//+Uvf/mfiIiIzcabqy1BVlbWoNLS0g5Tp05NEroX&#10;okc/y6bGCgsLPYTop6V5pcI7aNCgLLFY3CiXyzUxMTHLv/nmm7ljx45NE7InsVjc2KtXr98CAgJO&#10;jxs37se33377xI4dO/4jKCjoeElJiauQvRlLSkqaamNjUyP0OnNxcblJRPTzzz8PNBw/c+aMf2Vl&#10;pbKpULdKz7Kt3VL3eU+cOBGYkZExIiUlZXxISMgvZmZmDbt27RouZE9NnUK6b9++wWKxWN+STvkr&#10;Ly93lEgkug8//DBR6F44jqPZs2d/R0Tc7Nmzv9u/f/+g5OTk9zp06HBboVA8tLS0rBWipyft8xpW&#10;c+3zPtOdWmp4DUuv14sHDBhwQKlUVuh0OonQ/RhXQEDAKS8vr2tC98FXbGzsfCLiTp06FSB0LxzH&#10;UWNjo2jhwoUrlUplhYWFhdbV1fXG+vXro4YPH77LxsamWoieWlp4X6nNZkNisbjRx8fnUmVlpVKt&#10;VlsK3Y+x5j648TRJSUlTvb29rwYEBJwWuhciIpFIxK1cuXJRRUWFnVarld24ceO1qKio+MuXL/+1&#10;a9euuUL31xK8suElIrpx48ZrIpGI46+Q2VI8ePCg7dWrV71tbW0fCt0LEdHx48eD8vLyurSUA1WP&#10;s23btslFRUXuU6ZM+V7oXlqCP/Umclpa2li1Wm155cqV14kevTFdVVWlMDc3r3/vvfd+eDktPl10&#10;dPSqrl275vr5+Z21tLRUq1Qq63Xr1s3euXPnmEmTJm0X4qRxXlRUVHxAQMBpX1/fHAsLi7qbN2+6&#10;REVFxVdVVSkWLFgQK1RfhpKSkqaam5vXT5o0abvQvfD2798fWlFRYefr65sjlUp1Z86c8Y+MjNwQ&#10;FhaWEhkZuaG5+rhw4cIbFy9e7E706IMlt2/f7rh169b3iYj69et35LXXXrtB9OhknPT09FFERJcu&#10;XfIhIkpNTR1vY2NT4+zsfKt///6HXnhzf2Yb29XV9YZUKq03LgcHh7tC7h/NmjVrnUwm05DBVQYk&#10;Eolu8eLFy4X+zPHw4cN3icVivWFvCoXi4Z49e4YK2RdfNTU11kqlsiIsLOwHoXsxrKSkpClSqbTe&#10;cL2FhIT8Ultba9mcfXzxxRdLmvqdl0ql9Tt37hzNzysoKPB43Lzhw4fvehm9vTKfKmpoaJAUFBR4&#10;qlQqa5FIxHl5eeW3lI/e1dbWWhUVFbnX1dVZmJmZ6b29va+2tH3elkij0cjz8/O96uvrzW1sbGqE&#10;PHGkJXplwgvQ2rzSB6wAXmUILwCjEF4ARiG8AIxCeOFP2bZt2+QhQ4bsq6qqUgjdS2uH8MK/2b17&#10;9/BRo0all5WVORnflpub2zUzM3NwXV2dhRC9wR8QXvg3165d65yRkTGypqbGRuhe4PFeqatHsqq2&#10;ttaqpKTE1dLSUs2fbkf06MoWhYWFHg0NDRI3N7fix53mWVlZqeRfJS0tLdVubm7FT3o8w+W6urqW&#10;WFtbq5619+LiYje1Wm3Ztm3bB46OjneedTnwDIQ+Da61VseOHW9NmzZt45o1a+ZaW1vX0P+dAjhq&#10;1Kh/qlQqqyNHjvT18PAo4Mft7e3vNXVdqdjY2PnGp4YGBwdn19TUWBvOCw0NzQwICDh14MCBAW5u&#10;btf5udbW1jVHjx7tzc+bOXNmvFwuV9P/ncapVCorlEplRUJCQiTH/XGNqxMnTgQGBQUd45djZmbW&#10;sGbNmrlCr9fWVII30FpLLpernZycSnv06JFz4MCBASdPnuwZHR0dR0Tc5MmTtzo6Opbv2LFj4smT&#10;J3v+8MMPYRYWFtpu3bpdNTxXe8uWLe8TEffuu+9mnT592v/ChQvdV61a9Z9ExA0cOPAnw88xBwUF&#10;HbOzs3vg7Ox8MyUlZfzJkyd7ZmRkjFAqlRX29vb3+Aut5eTk9AgPD99MRFxCQkLk7t27h+3evXtY&#10;YWGhO8f9EV5XV9cbX3/99YKTJ0/2zM7ODvb19T0nFov1R44c6Sv0um0tJXgDrbXkcrna3t7+Xnl5&#10;uSM/1tjYKPLx8blIRJzxBxcWLVr0FRFxFy5c6M5xHKlUKiu5XK7u1KlTUVVVVRvDuXPmzFlLRFxS&#10;UtIUfox/lTxx4kSg4dxNmzZNJSIuNTV1HD8WFxcXTURcXl5eZ+O++fDGxsbONxzPy8vrTERcVFTU&#10;eqHXbWspHLASUHBw8GHD/USRSMR17tz5mrW1tWro0KF7DefyH0DnDyKdOXPGX6PRyCMiIjYbfwBj&#10;7ty53xA9uhi94biHh0dhYGDgScOx119//QrRo/9VZNjH03qfOHHiPwy/79y58zVzc/P6lnIt79YA&#10;4RXQ4y5La8oF2XU6nZSIyN7e/r7xbfwYP4dn6kUJTAlvS7vAQWuE8MK/aWn/+RGahvAyin/b6ObN&#10;my7Gt/Fjz/ovMfHPvNiA8DIqICDgtL29/f3ExMRpt27dcja8LSYmZjkR0ZAhQ/Y9y7L58OIkjZYN&#10;J2kwSiqV6tLS0sYOHDjw58GDB2fOmzdvjbm5ef2hQ4f6p6enj4qMjNwwYsSIXc+y7J49e56SSCQN&#10;EyZMSA4JCTlIRDRmzJidwcHBh1/ss4DngfAKpE+fPke7dev2u/G4t7f3VY1GIzceb9++fXnfvn1/&#10;VSgUVfxYv379jqSkpITNmzdvTXh4+BYiIrlcromKiopfu3btR4b379Gjx/mHDx/aGi+3TZs21X37&#10;9v3VycmpjB/z8/M7m5GRMXLDhg2RV69e9SZ6dGSciMjd3b2ob9++vzZ1GZ++ffv+isuyNp//BcRI&#10;hUDF/xAKAAAAAElFTkSuQmCCUEsDBBQABgAIAAAAIQAYbmne4QAAAAoBAAAPAAAAZHJzL2Rvd25y&#10;ZXYueG1sTI/BTsMwDIbvSLxDZCRuLM3KCitNp2kCTtMkNiTEzWu9tlqTVE3Wdm+POcHR/j/9/pyt&#10;JtOKgXrfOKtBzSIQZAtXNrbS8Hl4e3gG4QPaEltnScOVPKzy25sM09KN9oOGfagEl1ifooY6hC6V&#10;0hc1GfQz15Hl7OR6g4HHvpJljyOXm1bOoyiRBhvLF2rsaFNTcd5fjIb3Ecd1rF6H7fm0uX4fFruv&#10;rSKt7++m9QuIQFP4g+FXn9UhZ6eju9jSi1bDIlaPjHKQxCAYeFLRHMSRF8tlAjLP5P8X8h8AAAD/&#10;/wMAUEsDBBQABgAIAAAAIQC4d/Cl5gAAADkEAAAZAAAAZHJzL19yZWxzL2Uyb0RvYy54bWwucmVs&#10;c7zTz2oDIRAG8Hsh7yBzz7q7STalxM2lFHIN6QOIzrrS9Q9qS/P2FUqggWBvHp1hvu938XD8Ngv5&#10;whC1swy6pgWCVjiprWLwfnlbPwOJiVvJF2eRwRUjHMfV0+GMC0/5KM7aR5JTbGQwp+RfKI1iRsNj&#10;4zzavJlcMDzlZ1DUc/HBFdK+bQca/mbAeJdJTpJBOMkNkMvV5+b/s900aYGvTnwatOlBBdUmd+dA&#10;HhQmBgal5r/DTeOtAvrYsK9j2JcMfR1DXzJ0dQxdyTDUMQwlw66OYVcybOsYtjcDvfvw4w8AAAD/&#10;/wMAUEsBAi0AFAAGAAgAAAAhALGCZ7YKAQAAEwIAABMAAAAAAAAAAAAAAAAAAAAAAFtDb250ZW50&#10;X1R5cGVzXS54bWxQSwECLQAUAAYACAAAACEAOP0h/9YAAACUAQAACwAAAAAAAAAAAAAAAAA7AQAA&#10;X3JlbHMvLnJlbHNQSwECLQAUAAYACAAAACEAQUoYzpsTAAAxhAAADgAAAAAAAAAAAAAAAAA6AgAA&#10;ZHJzL2Uyb0RvYy54bWxQSwECLQAKAAAAAAAAACEAsfIAFnEBAABxAQAAFAAAAAAAAAAAAAAAAAAB&#10;FgAAZHJzL21lZGlhL2ltYWdlMS5wbmdQSwECLQAKAAAAAAAAACEAMQW28l0BAABdAQAAFAAAAAAA&#10;AAAAAAAAAACkFwAAZHJzL21lZGlhL2ltYWdlMi5wbmdQSwECLQAKAAAAAAAAACEAV44aoHIBAABy&#10;AQAAFAAAAAAAAAAAAAAAAAAzGQAAZHJzL21lZGlhL2ltYWdlMy5wbmdQSwECLQAKAAAAAAAAACEA&#10;ZniWmMkBAADJAQAAFAAAAAAAAAAAAAAAAADXGgAAZHJzL21lZGlhL2ltYWdlNC5wbmdQSwECLQAK&#10;AAAAAAAAACEASU9Bv7oBAAC6AQAAFAAAAAAAAAAAAAAAAADSHAAAZHJzL21lZGlhL2ltYWdlNS5w&#10;bmdQSwECLQAKAAAAAAAAACEAPImMANcBAADXAQAAFAAAAAAAAAAAAAAAAAC+HgAAZHJzL21lZGlh&#10;L2ltYWdlNi5wbmdQSwECLQAKAAAAAAAAACEAIGR0JowaAACMGgAAFAAAAAAAAAAAAAAAAADHIAAA&#10;ZHJzL21lZGlhL2ltYWdlNy5wbmdQSwECLQAUAAYACAAAACEAGG5p3uEAAAAKAQAADwAAAAAAAAAA&#10;AAAAAACFOwAAZHJzL2Rvd25yZXYueG1sUEsBAi0AFAAGAAgAAAAhALh38KXmAAAAOQQAABkAAAAA&#10;AAAAAAAAAAAAkzwAAGRycy9fcmVscy9lMm9Eb2MueG1sLnJlbHNQSwUGAAAAAAwADAAIAwAAsD0A&#10;AAAA&#10;">
                <v:shape id="docshape155" o:spid="_x0000_s1027" style="position:absolute;left:5383;top:1407;width:74;height:74;visibility:visible;mso-wrap-style:square;v-text-anchor:top" coordsize="74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SwHwwAAANwAAAAPAAAAZHJzL2Rvd25yZXYueG1sRE9Na8JA&#10;EL0X+h+WKXhrNhYSQ3QVWxCkeLCxvY/ZaRKanU2zq0n99W5B8DaP9zmL1WhacabeNZYVTKMYBHFp&#10;dcOVgs/D5jkD4TyyxtYyKfgjB6vl48MCc20H/qBz4SsRQtjlqKD2vsuldGVNBl1kO+LAfdveoA+w&#10;r6TucQjhppUvcZxKgw2Hhho7equp/ClORsFX4l5P2u+L94y3x8suSX7LtlNq8jSu5yA8jf4uvrm3&#10;OsxPZ/D/TLhALq8AAAD//wMAUEsBAi0AFAAGAAgAAAAhANvh9svuAAAAhQEAABMAAAAAAAAAAAAA&#10;AAAAAAAAAFtDb250ZW50X1R5cGVzXS54bWxQSwECLQAUAAYACAAAACEAWvQsW78AAAAVAQAACwAA&#10;AAAAAAAAAAAAAAAfAQAAX3JlbHMvLnJlbHNQSwECLQAUAAYACAAAACEA73ksB8MAAADcAAAADwAA&#10;AAAAAAAAAAAAAAAHAgAAZHJzL2Rvd25yZXYueG1sUEsFBgAAAAADAAMAtwAAAPcCAAAAAA==&#10;" path="m46,74r-19,l17,70,3,56,,47,,27,3,18,17,4,27,,46,r9,4l69,18r4,9l73,47r-4,9l55,70r-9,4xe" fillcolor="#bc7797" stroked="f">
                  <v:path arrowok="t" o:connecttype="custom" o:connectlocs="46,1481;27,1481;17,1477;3,1463;0,1454;0,1434;3,1425;17,1411;27,1407;46,1407;55,1411;69,1425;73,1434;73,1454;69,1463;55,1477;46,1481" o:connectangles="0,0,0,0,0,0,0,0,0,0,0,0,0,0,0,0,0"/>
                </v:shape>
                <v:shape id="docshape156" o:spid="_x0000_s1028" style="position:absolute;left:5530;top:1396;width:71;height:71;visibility:visible;mso-wrap-style:square;v-text-anchor:top" coordsize="7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h9fxgAAANwAAAAPAAAAZHJzL2Rvd25yZXYueG1sRI9LT8NA&#10;DITvSPyHlStxo5vyqFDotipFvA4caHvgaGXdJGrWu8RLGv49PiBxszXjmc+L1Rg6M1AvbWQHs2kB&#10;hriKvuXawX73dHkHRjKyxy4yOfghgdXy/GyBpY8n/qBhm2ujISwlOmhyTqW1UjUUUKYxEat2iH3A&#10;rGtfW9/jScNDZ6+KYm4DtqwNDSbaNFQdt9/BQRrWw/Xby9ftu/98rDbyIOn5Rpy7mIzrezCZxvxv&#10;/rt+9Yo/V1p9Riewy18AAAD//wMAUEsBAi0AFAAGAAgAAAAhANvh9svuAAAAhQEAABMAAAAAAAAA&#10;AAAAAAAAAAAAAFtDb250ZW50X1R5cGVzXS54bWxQSwECLQAUAAYACAAAACEAWvQsW78AAAAVAQAA&#10;CwAAAAAAAAAAAAAAAAAfAQAAX3JlbHMvLnJlbHNQSwECLQAUAAYACAAAACEA3cofX8YAAADcAAAA&#10;DwAAAAAAAAAAAAAAAAAHAgAAZHJzL2Rvd25yZXYueG1sUEsFBgAAAAADAAMAtwAAAPoCAAAAAA==&#10;" path="m44,71r-19,l17,67,3,54,,45,,26,3,17,17,4,25,,44,r9,4l66,17r4,9l70,45r-4,9l53,67r-9,4xe" fillcolor="#c17e9a" stroked="f">
                  <v:path arrowok="t" o:connecttype="custom" o:connectlocs="44,1467;25,1467;17,1463;3,1450;0,1441;0,1422;3,1413;17,1400;25,1396;44,1396;53,1400;66,1413;70,1422;70,1441;66,1450;53,1463;44,1467" o:connectangles="0,0,0,0,0,0,0,0,0,0,0,0,0,0,0,0,0"/>
                </v:shape>
                <v:shape id="docshape157" o:spid="_x0000_s1029" style="position:absolute;left:5687;top:1303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REvwwAAANwAAAAPAAAAZHJzL2Rvd25yZXYueG1sRE9Na8JA&#10;EL0X/A/LCL3VTXtQG91IFUShWGii9jpkJ9nQ7GzIbjX+e7dQ6G0e73OWq8G24kK9bxwreJ4kIIhL&#10;pxuuFRyL7dMchA/IGlvHpOBGHlbZ6GGJqXZX/qRLHmoRQ9inqMCE0KVS+tKQRT9xHXHkKtdbDBH2&#10;tdQ9XmO4beVLkkylxYZjg8GONobK7/zHKpgd2uI83358mfqU+33ld+vyfafU43h4W4AINIR/8Z97&#10;r+P86Sv8PhMvkNkdAAD//wMAUEsBAi0AFAAGAAgAAAAhANvh9svuAAAAhQEAABMAAAAAAAAAAAAA&#10;AAAAAAAAAFtDb250ZW50X1R5cGVzXS54bWxQSwECLQAUAAYACAAAACEAWvQsW78AAAAVAQAACwAA&#10;AAAAAAAAAAAAAAAfAQAAX3JlbHMvLnJlbHNQSwECLQAUAAYACAAAACEAXt0RL8MAAADcAAAADwAA&#10;AAAAAAAAAAAAAAAHAgAAZHJzL2Rvd25yZXYueG1sUEsFBgAAAAADAAMAtwAAAPcCAAAAAA==&#10;" path="m31,49r-13,l12,46,3,37,,31,,18,3,12,12,2,18,,31,r6,2l46,12r3,6l49,31r-3,6l37,46r-6,3xe" fillcolor="#dfafb3" stroked="f">
                  <v:path arrowok="t" o:connecttype="custom" o:connectlocs="31,1353;18,1353;12,1350;3,1341;0,1335;0,1322;3,1316;12,1306;18,1304;31,1304;37,1306;46,1316;49,1322;49,1335;46,1341;37,1350;31,1353" o:connectangles="0,0,0,0,0,0,0,0,0,0,0,0,0,0,0,0,0"/>
                </v:shape>
                <v:shape id="docshape158" o:spid="_x0000_s1030" style="position:absolute;left:5819;top:1197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XZWxQAAANwAAAAPAAAAZHJzL2Rvd25yZXYueG1sRI9Bb8Iw&#10;DIXvk/YfIk/iNpJy2FAhIIQ0bRyYtLL1bBrTVjRO1QTo/v18mMTN1nt+7/NyPfpOXWmIbWAL2dSA&#10;Iq6Ca7m28H14e56DignZYReYLPxShPXq8WGJuQs3/qJrkWolIRxztNCk1Odax6ohj3EaemLRTmHw&#10;mGQdau0GvEm47/TMmBftsWVpaLCnbUPVubh4C+91Zo6f5Q9ddn0xM7t9V5RlZu3kadwsQCUa0938&#10;f/3hBP9V8OUZmUCv/gAAAP//AwBQSwECLQAUAAYACAAAACEA2+H2y+4AAACFAQAAEwAAAAAAAAAA&#10;AAAAAAAAAAAAW0NvbnRlbnRfVHlwZXNdLnhtbFBLAQItABQABgAIAAAAIQBa9CxbvwAAABUBAAAL&#10;AAAAAAAAAAAAAAAAAB8BAABfcmVscy8ucmVsc1BLAQItABQABgAIAAAAIQBB2XZWxQAAANwAAAAP&#10;AAAAAAAAAAAAAAAAAAcCAABkcnMvZG93bnJldi54bWxQSwUGAAAAAAMAAwC3AAAA+QIAAAAA&#10;" path="m48,76r-20,l18,72,4,58,,48,,28,4,19,18,4,28,,48,r9,4l72,19r4,9l76,48,72,58,57,72r-9,4xe" fillcolor="#b67295" stroked="f">
                  <v:path arrowok="t" o:connecttype="custom" o:connectlocs="48,1273;28,1273;18,1269;4,1255;0,1245;0,1225;4,1216;18,1201;28,1197;48,1197;57,1201;72,1216;76,1225;76,1245;72,1255;57,1269;48,1273" o:connectangles="0,0,0,0,0,0,0,0,0,0,0,0,0,0,0,0,0"/>
                </v:shape>
                <v:shape id="docshape159" o:spid="_x0000_s1031" type="#_x0000_t75" style="position:absolute;left:5950;top:1029;width:104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3gTxAAAANwAAAAPAAAAZHJzL2Rvd25yZXYueG1sRI9Pa8JA&#10;EMXvBb/DMoKXohtLqRJdRcSC0Evrn/uQHZNgdjZmxxi/vVsQvM3w3rzfm/myc5VqqQmlZwPjUQKK&#10;OPO25NzAYf89nIIKgmyx8kwG7hRguei9zTG1/sZ/1O4kVzGEQ4oGCpE61TpkBTkMI18TR+3kG4cS&#10;1ybXtsFbDHeV/kiSL+2w5EgosKZ1Qdl5d3URIm2u5X1/upSTz+tm9VOtfw9HYwb9bjUDJdTJy/y8&#10;3tpYfzKG/2fiBHrxAAAA//8DAFBLAQItABQABgAIAAAAIQDb4fbL7gAAAIUBAAATAAAAAAAAAAAA&#10;AAAAAAAAAABbQ29udGVudF9UeXBlc10ueG1sUEsBAi0AFAAGAAgAAAAhAFr0LFu/AAAAFQEAAAsA&#10;AAAAAAAAAAAAAAAAHwEAAF9yZWxzLy5yZWxzUEsBAi0AFAAGAAgAAAAhADSPeBPEAAAA3AAAAA8A&#10;AAAAAAAAAAAAAAAABwIAAGRycy9kb3ducmV2LnhtbFBLBQYAAAAAAwADALcAAAD4AgAAAAA=&#10;">
                  <v:imagedata r:id="rId80" o:title=""/>
                </v:shape>
                <v:shape id="docshape160" o:spid="_x0000_s1032" type="#_x0000_t75" style="position:absolute;left:6097;top:887;width:102;height: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4TKxAAAANwAAAAPAAAAZHJzL2Rvd25yZXYueG1sRE9LSwMx&#10;EL4X/A9hhN7arD1YWZuWtVDtodCngrdhM24WN5M1Sbfbf28Eobf5+J4zW/S2ER35UDtW8DDOQBCX&#10;TtdcKTgdV6MnECEia2wck4IrBVjM7wYzzLW78J66Q6xECuGQowITY5tLGUpDFsPYtcSJ+3LeYkzQ&#10;V1J7vKRw28hJlj1KizWnBoMtLQ2V34ezVXDsth/m1fPLpnhvivXn207/9Dulhvd98QwiUh9v4n/3&#10;Wqf50wn8PZMukPNfAAAA//8DAFBLAQItABQABgAIAAAAIQDb4fbL7gAAAIUBAAATAAAAAAAAAAAA&#10;AAAAAAAAAABbQ29udGVudF9UeXBlc10ueG1sUEsBAi0AFAAGAAgAAAAhAFr0LFu/AAAAFQEAAAsA&#10;AAAAAAAAAAAAAAAAHwEAAF9yZWxzLy5yZWxzUEsBAi0AFAAGAAgAAAAhANrHhMrEAAAA3AAAAA8A&#10;AAAAAAAAAAAAAAAABwIAAGRycy9kb3ducmV2LnhtbFBLBQYAAAAAAwADALcAAAD4AgAAAAA=&#10;">
                  <v:imagedata r:id="rId81" o:title=""/>
                </v:shape>
                <v:shape id="docshape161" o:spid="_x0000_s1033" type="#_x0000_t75" style="position:absolute;left:6242;top:786;width:102;height: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C0rxAAAANwAAAAPAAAAZHJzL2Rvd25yZXYueG1sRE/bagIx&#10;EH0v9B/CCH2rWXtRWY1SpK1FBPH2Pm7G3dDNZNlEd/XrTaHg2xzOdcbT1pbiTLU3jhX0ugkI4sxp&#10;w7mC3fbreQjCB2SNpWNScCEP08njwxhT7Rpe03kTchFD2KeooAihSqX0WUEWfddVxJE7utpiiLDO&#10;pa6xieG2lC9J0pcWDceGAiuaFZT9bk5WwWlpzLpZzFb7g5+/LT571+/h+1Wpp077MQIRqA138b/7&#10;R8f5g1f4eyZeICc3AAAA//8DAFBLAQItABQABgAIAAAAIQDb4fbL7gAAAIUBAAATAAAAAAAAAAAA&#10;AAAAAAAAAABbQ29udGVudF9UeXBlc10ueG1sUEsBAi0AFAAGAAgAAAAhAFr0LFu/AAAAFQEAAAsA&#10;AAAAAAAAAAAAAAAAHwEAAF9yZWxzLy5yZWxzUEsBAi0AFAAGAAgAAAAhAHRsLSvEAAAA3AAAAA8A&#10;AAAAAAAAAAAAAAAABwIAAGRycy9kb3ducmV2LnhtbFBLBQYAAAAAAwADALcAAAD4AgAAAAA=&#10;">
                  <v:imagedata r:id="rId82" o:title=""/>
                </v:shape>
                <v:shape id="docshape162" o:spid="_x0000_s1034" type="#_x0000_t75" style="position:absolute;left:6383;top:791;width:11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l/NwAAAANwAAAAPAAAAZHJzL2Rvd25yZXYueG1sRE9Li8Iw&#10;EL4L+x/CLHhbU0Xc0jWKiIInwSd7HJLZtm4zKU3U6q83guBtPr7njKetrcSFGl86VtDvJSCItTMl&#10;5wr2u+VXCsIHZIOVY1JwIw/TyUdnjJlxV97QZRtyEUPYZ6igCKHOpPS6IIu+52riyP25xmKIsMml&#10;afAaw20lB0kykhZLjg0F1jQvSP9vz1aBOUmndbpY6981HW+7tDrd64NS3c929gMiUBve4pd7ZeL8&#10;7yE8n4kXyMkDAAD//wMAUEsBAi0AFAAGAAgAAAAhANvh9svuAAAAhQEAABMAAAAAAAAAAAAAAAAA&#10;AAAAAFtDb250ZW50X1R5cGVzXS54bWxQSwECLQAUAAYACAAAACEAWvQsW78AAAAVAQAACwAAAAAA&#10;AAAAAAAAAAAfAQAAX3JlbHMvLnJlbHNQSwECLQAUAAYACAAAACEAL4ZfzcAAAADcAAAADwAAAAAA&#10;AAAAAAAAAAAHAgAAZHJzL2Rvd25yZXYueG1sUEsFBgAAAAADAAMAtwAAAPQCAAAAAA==&#10;">
                  <v:imagedata r:id="rId83" o:title=""/>
                </v:shape>
                <v:shape id="docshape163" o:spid="_x0000_s1035" type="#_x0000_t75" style="position:absolute;left:6675;top:1082;width:109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+ImwgAAANwAAAAPAAAAZHJzL2Rvd25yZXYueG1sRE9LawIx&#10;EL4L/Q9hCt5qdgXtsjVKKSieLGop9DZsZh+6mSybqLG/3giCt/n4njNbBNOKM/WusawgHSUgiAur&#10;G64U/OyXbxkI55E1tpZJwZUcLOYvgxnm2l54S+edr0QMYZejgtr7LpfSFTUZdCPbEUeutL1BH2Ff&#10;Sd3jJYabVo6TZCoNNhwbauzoq6biuDsZBb//aYpddgjlN542ZfgzybZaKTV8DZ8fIDwF/xQ/3Gsd&#10;579P4P5MvEDObwAAAP//AwBQSwECLQAUAAYACAAAACEA2+H2y+4AAACFAQAAEwAAAAAAAAAAAAAA&#10;AAAAAAAAW0NvbnRlbnRfVHlwZXNdLnhtbFBLAQItABQABgAIAAAAIQBa9CxbvwAAABUBAAALAAAA&#10;AAAAAAAAAAAAAB8BAABfcmVscy8ucmVsc1BLAQItABQABgAIAAAAIQAjN+ImwgAAANwAAAAPAAAA&#10;AAAAAAAAAAAAAAcCAABkcnMvZG93bnJldi54bWxQSwUGAAAAAAMAAwC3AAAA9gIAAAAA&#10;">
                  <v:imagedata r:id="rId84" o:title=""/>
                </v:shape>
                <v:shape id="docshape164" o:spid="_x0000_s1036" type="#_x0000_t75" style="position:absolute;left:6530;top:916;width:109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/LCwAAAANwAAAAPAAAAZHJzL2Rvd25yZXYueG1sRE/NasJA&#10;EL4XfIdlhN7qRm1TE7NKCBTao9oHGLJjNpidDdnVJG/fLRR6m4/vd4rjZDvxoMG3jhWsVwkI4trp&#10;lhsF35ePlx0IH5A1do5JwUwejofFU4G5diOf6HEOjYgh7HNUYELocyl9bciiX7meOHJXN1gMEQ6N&#10;1AOOMdx2cpMkqbTYcmww2FNlqL6d71bB11yVZF3WzrzL3gi35nVTn5R6Xk7lHkSgKfyL/9yfOs5/&#10;T+H3mXiBPPwAAAD//wMAUEsBAi0AFAAGAAgAAAAhANvh9svuAAAAhQEAABMAAAAAAAAAAAAAAAAA&#10;AAAAAFtDb250ZW50X1R5cGVzXS54bWxQSwECLQAUAAYACAAAACEAWvQsW78AAAAVAQAACwAAAAAA&#10;AAAAAAAAAAAfAQAAX3JlbHMvLnJlbHNQSwECLQAUAAYACAAAACEA4efywsAAAADcAAAADwAAAAAA&#10;AAAAAAAAAAAHAgAAZHJzL2Rvd25yZXYueG1sUEsFBgAAAAADAAMAtwAAAPQCAAAAAA==&#10;">
                  <v:imagedata r:id="rId85" o:title=""/>
                </v:shape>
                <v:shape id="docshape165" o:spid="_x0000_s1037" style="position:absolute;left:6840;top:1273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isawgAAANwAAAAPAAAAZHJzL2Rvd25yZXYueG1sRE9Li8Iw&#10;EL4L/ocwgjdNFdSlGkV0F9aDLL4Qb0MztsFmUpqs1n9vhIW9zcf3nNmisaW4U+2NYwWDfgKCOHPa&#10;cK7gePjqfYDwAVlj6ZgUPMnDYt5uzTDV7sE7uu9DLmII+xQVFCFUqZQ+K8ii77uKOHJXV1sMEda5&#10;1DU+Yrgt5TBJxtKi4dhQYEWrgrLb/tcqWG5pfdvgZzhfzHn3czxdnJEjpbqdZjkFEagJ/+I/97eO&#10;8ycTeD8TL5DzFwAAAP//AwBQSwECLQAUAAYACAAAACEA2+H2y+4AAACFAQAAEwAAAAAAAAAAAAAA&#10;AAAAAAAAW0NvbnRlbnRfVHlwZXNdLnhtbFBLAQItABQABgAIAAAAIQBa9CxbvwAAABUBAAALAAAA&#10;AAAAAAAAAAAAAB8BAABfcmVscy8ucmVsc1BLAQItABQABgAIAAAAIQDMHisawgAAANwAAAAPAAAA&#10;AAAAAAAAAAAAAAcCAABkcnMvZG93bnJldi54bWxQSwUGAAAAAAMAAwC3AAAA9gIAAAAA&#10;" path="m44,70r-19,l16,66,3,53,,44,,26,3,17,16,4,25,,44,r8,4l65,17r4,9l69,44r-4,9l52,66r-8,4xe" fillcolor="#c3829c" stroked="f">
                  <v:path arrowok="t" o:connecttype="custom" o:connectlocs="44,1343;25,1343;16,1339;3,1326;0,1317;0,1299;3,1290;16,1277;25,1273;44,1273;52,1277;65,1290;69,1299;69,1317;65,1326;52,1339;44,1343" o:connectangles="0,0,0,0,0,0,0,0,0,0,0,0,0,0,0,0,0"/>
                </v:shape>
                <v:shape id="docshape166" o:spid="_x0000_s1038" style="position:absolute;left:7008;top:1421;width:25;height:25;visibility:visible;mso-wrap-style:square;v-text-anchor:top" coordsize="25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nrLxgAAANwAAAAPAAAAZHJzL2Rvd25yZXYueG1sRI9Ba8JA&#10;EIXvhf6HZQq9lLqxgi3RVUpE6EEPVQseh+yYDc3OhuxqUn+9cxB6m+G9ee+b+XLwjbpQF+vABsaj&#10;DBRxGWzNlYHDfv36ASomZItNYDLwRxGWi8eHOeY29PxNl12qlIRwzNGAS6nNtY6lI49xFFpi0U6h&#10;85hk7SptO+wl3Df6Lcum2mPN0uCwpcJR+bs7ewNbfrkW++O56MebabUq3eR4+GFjnp+GzxmoREP6&#10;N9+vv6zgvwutPCMT6MUNAAD//wMAUEsBAi0AFAAGAAgAAAAhANvh9svuAAAAhQEAABMAAAAAAAAA&#10;AAAAAAAAAAAAAFtDb250ZW50X1R5cGVzXS54bWxQSwECLQAUAAYACAAAACEAWvQsW78AAAAVAQAA&#10;CwAAAAAAAAAAAAAAAAAfAQAAX3JlbHMvLnJlbHNQSwECLQAUAAYACAAAACEAqi56y8YAAADcAAAA&#10;DwAAAAAAAAAAAAAAAAAHAgAAZHJzL2Rvd25yZXYueG1sUEsFBgAAAAADAAMAtwAAAPoCAAAAAA==&#10;" path="m15,24r-6,l5,23,1,18,,15,,9,1,6,5,1,9,r6,l18,1r5,5l24,9r,6l23,18r-5,5l15,24xe" fillcolor="#edd1ca" stroked="f">
                  <v:path arrowok="t" o:connecttype="custom" o:connectlocs="15,1446;9,1446;5,1445;1,1440;0,1437;0,1431;1,1428;5,1423;9,1422;15,1422;18,1423;23,1428;24,1431;24,1437;23,1440;18,1445;15,1446" o:connectangles="0,0,0,0,0,0,0,0,0,0,0,0,0,0,0,0,0"/>
                </v:shape>
                <v:shape id="docshape167" o:spid="_x0000_s1039" type="#_x0000_t75" style="position:absolute;left:5313;top:163;width:1788;height:1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9SIxQAAANwAAAAPAAAAZHJzL2Rvd25yZXYueG1sRE9Na8JA&#10;EL0L/Q/LCL1I3dhDrdFVirag0B6aiHgcs2OSNjsbdrca/31XELzN433ObNGZRpzI+dqygtEwAUFc&#10;WF1zqWCbfzy9gvABWWNjmRRcyMNi/tCbYartmb/plIVSxBD2KSqoQmhTKX1RkUE/tC1x5I7WGQwR&#10;ulJqh+cYbhr5nCQv0mDNsaHClpYVFb/Zn1Hwbo5fu4PbyeXnNp+ss1W7/xlslHrsd29TEIG6cBff&#10;3Gsd548ncH0mXiDn/wAAAP//AwBQSwECLQAUAAYACAAAACEA2+H2y+4AAACFAQAAEwAAAAAAAAAA&#10;AAAAAAAAAAAAW0NvbnRlbnRfVHlwZXNdLnhtbFBLAQItABQABgAIAAAAIQBa9CxbvwAAABUBAAAL&#10;AAAAAAAAAAAAAAAAAB8BAABfcmVscy8ucmVsc1BLAQItABQABgAIAAAAIQAmS9SIxQAAANwAAAAP&#10;AAAAAAAAAAAAAAAAAAcCAABkcnMvZG93bnJldi54bWxQSwUGAAAAAAMAAwC3AAAA+QIAAAAA&#10;">
                  <v:imagedata r:id="rId8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34E9160" wp14:editId="2CE362CC">
                <wp:simplePos x="0" y="0"/>
                <wp:positionH relativeFrom="page">
                  <wp:posOffset>4600575</wp:posOffset>
                </wp:positionH>
                <wp:positionV relativeFrom="paragraph">
                  <wp:posOffset>104775</wp:posOffset>
                </wp:positionV>
                <wp:extent cx="1135380" cy="1163320"/>
                <wp:effectExtent l="0" t="0" r="0" b="0"/>
                <wp:wrapTopAndBottom/>
                <wp:docPr id="147" name="docshapegroup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5380" cy="1163320"/>
                          <a:chOff x="7245" y="165"/>
                          <a:chExt cx="1788" cy="1832"/>
                        </a:xfrm>
                      </wpg:grpSpPr>
                      <wps:wsp>
                        <wps:cNvPr id="148" name="docshape169"/>
                        <wps:cNvSpPr>
                          <a:spLocks/>
                        </wps:cNvSpPr>
                        <wps:spPr bwMode="auto">
                          <a:xfrm>
                            <a:off x="7324" y="1460"/>
                            <a:ext cx="53" cy="53"/>
                          </a:xfrm>
                          <a:custGeom>
                            <a:avLst/>
                            <a:gdLst>
                              <a:gd name="T0" fmla="+- 0 7358 7325"/>
                              <a:gd name="T1" fmla="*/ T0 w 53"/>
                              <a:gd name="T2" fmla="+- 0 1513 1460"/>
                              <a:gd name="T3" fmla="*/ 1513 h 53"/>
                              <a:gd name="T4" fmla="+- 0 7344 7325"/>
                              <a:gd name="T5" fmla="*/ T4 w 53"/>
                              <a:gd name="T6" fmla="+- 0 1513 1460"/>
                              <a:gd name="T7" fmla="*/ 1513 h 53"/>
                              <a:gd name="T8" fmla="+- 0 7337 7325"/>
                              <a:gd name="T9" fmla="*/ T8 w 53"/>
                              <a:gd name="T10" fmla="+- 0 1511 1460"/>
                              <a:gd name="T11" fmla="*/ 1511 h 53"/>
                              <a:gd name="T12" fmla="+- 0 7327 7325"/>
                              <a:gd name="T13" fmla="*/ T12 w 53"/>
                              <a:gd name="T14" fmla="+- 0 1501 1460"/>
                              <a:gd name="T15" fmla="*/ 1501 h 53"/>
                              <a:gd name="T16" fmla="+- 0 7325 7325"/>
                              <a:gd name="T17" fmla="*/ T16 w 53"/>
                              <a:gd name="T18" fmla="+- 0 1494 1460"/>
                              <a:gd name="T19" fmla="*/ 1494 h 53"/>
                              <a:gd name="T20" fmla="+- 0 7325 7325"/>
                              <a:gd name="T21" fmla="*/ T20 w 53"/>
                              <a:gd name="T22" fmla="+- 0 1480 1460"/>
                              <a:gd name="T23" fmla="*/ 1480 h 53"/>
                              <a:gd name="T24" fmla="+- 0 7327 7325"/>
                              <a:gd name="T25" fmla="*/ T24 w 53"/>
                              <a:gd name="T26" fmla="+- 0 1473 1460"/>
                              <a:gd name="T27" fmla="*/ 1473 h 53"/>
                              <a:gd name="T28" fmla="+- 0 7337 7325"/>
                              <a:gd name="T29" fmla="*/ T28 w 53"/>
                              <a:gd name="T30" fmla="+- 0 1463 1460"/>
                              <a:gd name="T31" fmla="*/ 1463 h 53"/>
                              <a:gd name="T32" fmla="+- 0 7344 7325"/>
                              <a:gd name="T33" fmla="*/ T32 w 53"/>
                              <a:gd name="T34" fmla="+- 0 1460 1460"/>
                              <a:gd name="T35" fmla="*/ 1460 h 53"/>
                              <a:gd name="T36" fmla="+- 0 7358 7325"/>
                              <a:gd name="T37" fmla="*/ T36 w 53"/>
                              <a:gd name="T38" fmla="+- 0 1460 1460"/>
                              <a:gd name="T39" fmla="*/ 1460 h 53"/>
                              <a:gd name="T40" fmla="+- 0 7365 7325"/>
                              <a:gd name="T41" fmla="*/ T40 w 53"/>
                              <a:gd name="T42" fmla="+- 0 1463 1460"/>
                              <a:gd name="T43" fmla="*/ 1463 h 53"/>
                              <a:gd name="T44" fmla="+- 0 7375 7325"/>
                              <a:gd name="T45" fmla="*/ T44 w 53"/>
                              <a:gd name="T46" fmla="+- 0 1473 1460"/>
                              <a:gd name="T47" fmla="*/ 1473 h 53"/>
                              <a:gd name="T48" fmla="+- 0 7378 7325"/>
                              <a:gd name="T49" fmla="*/ T48 w 53"/>
                              <a:gd name="T50" fmla="+- 0 1480 1460"/>
                              <a:gd name="T51" fmla="*/ 1480 h 53"/>
                              <a:gd name="T52" fmla="+- 0 7378 7325"/>
                              <a:gd name="T53" fmla="*/ T52 w 53"/>
                              <a:gd name="T54" fmla="+- 0 1494 1460"/>
                              <a:gd name="T55" fmla="*/ 1494 h 53"/>
                              <a:gd name="T56" fmla="+- 0 7375 7325"/>
                              <a:gd name="T57" fmla="*/ T56 w 53"/>
                              <a:gd name="T58" fmla="+- 0 1501 1460"/>
                              <a:gd name="T59" fmla="*/ 1501 h 53"/>
                              <a:gd name="T60" fmla="+- 0 7365 7325"/>
                              <a:gd name="T61" fmla="*/ T60 w 53"/>
                              <a:gd name="T62" fmla="+- 0 1511 1460"/>
                              <a:gd name="T63" fmla="*/ 1511 h 53"/>
                              <a:gd name="T64" fmla="+- 0 7358 7325"/>
                              <a:gd name="T65" fmla="*/ T64 w 53"/>
                              <a:gd name="T66" fmla="+- 0 1513 1460"/>
                              <a:gd name="T67" fmla="*/ 151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33" y="53"/>
                                </a:moveTo>
                                <a:lnTo>
                                  <a:pt x="19" y="53"/>
                                </a:lnTo>
                                <a:lnTo>
                                  <a:pt x="12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4"/>
                                </a:lnTo>
                                <a:lnTo>
                                  <a:pt x="0" y="20"/>
                                </a:lnTo>
                                <a:lnTo>
                                  <a:pt x="2" y="13"/>
                                </a:lnTo>
                                <a:lnTo>
                                  <a:pt x="12" y="3"/>
                                </a:lnTo>
                                <a:lnTo>
                                  <a:pt x="19" y="0"/>
                                </a:lnTo>
                                <a:lnTo>
                                  <a:pt x="33" y="0"/>
                                </a:lnTo>
                                <a:lnTo>
                                  <a:pt x="40" y="3"/>
                                </a:lnTo>
                                <a:lnTo>
                                  <a:pt x="50" y="13"/>
                                </a:lnTo>
                                <a:lnTo>
                                  <a:pt x="53" y="20"/>
                                </a:lnTo>
                                <a:lnTo>
                                  <a:pt x="53" y="34"/>
                                </a:lnTo>
                                <a:lnTo>
                                  <a:pt x="50" y="41"/>
                                </a:lnTo>
                                <a:lnTo>
                                  <a:pt x="40" y="51"/>
                                </a:lnTo>
                                <a:lnTo>
                                  <a:pt x="33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A5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7351" y="1707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351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docshape170"/>
                        <wps:cNvSpPr>
                          <a:spLocks/>
                        </wps:cNvSpPr>
                        <wps:spPr bwMode="auto">
                          <a:xfrm>
                            <a:off x="7325" y="1756"/>
                            <a:ext cx="53" cy="89"/>
                          </a:xfrm>
                          <a:custGeom>
                            <a:avLst/>
                            <a:gdLst>
                              <a:gd name="T0" fmla="+- 0 7326 7326"/>
                              <a:gd name="T1" fmla="*/ T0 w 53"/>
                              <a:gd name="T2" fmla="+- 0 1772 1757"/>
                              <a:gd name="T3" fmla="*/ 1772 h 89"/>
                              <a:gd name="T4" fmla="+- 0 7326 7326"/>
                              <a:gd name="T5" fmla="*/ T4 w 53"/>
                              <a:gd name="T6" fmla="+- 0 1761 1757"/>
                              <a:gd name="T7" fmla="*/ 1761 h 89"/>
                              <a:gd name="T8" fmla="+- 0 7347 7326"/>
                              <a:gd name="T9" fmla="*/ T8 w 53"/>
                              <a:gd name="T10" fmla="+- 0 1757 1757"/>
                              <a:gd name="T11" fmla="*/ 1757 h 89"/>
                              <a:gd name="T12" fmla="+- 0 7359 7326"/>
                              <a:gd name="T13" fmla="*/ T12 w 53"/>
                              <a:gd name="T14" fmla="+- 0 1757 1757"/>
                              <a:gd name="T15" fmla="*/ 1757 h 89"/>
                              <a:gd name="T16" fmla="+- 0 7359 7326"/>
                              <a:gd name="T17" fmla="*/ T16 w 53"/>
                              <a:gd name="T18" fmla="+- 0 1768 1757"/>
                              <a:gd name="T19" fmla="*/ 1768 h 89"/>
                              <a:gd name="T20" fmla="+- 0 7347 7326"/>
                              <a:gd name="T21" fmla="*/ T20 w 53"/>
                              <a:gd name="T22" fmla="+- 0 1768 1757"/>
                              <a:gd name="T23" fmla="*/ 1768 h 89"/>
                              <a:gd name="T24" fmla="+- 0 7326 7326"/>
                              <a:gd name="T25" fmla="*/ T24 w 53"/>
                              <a:gd name="T26" fmla="+- 0 1772 1757"/>
                              <a:gd name="T27" fmla="*/ 1772 h 89"/>
                              <a:gd name="T28" fmla="+- 0 7359 7326"/>
                              <a:gd name="T29" fmla="*/ T28 w 53"/>
                              <a:gd name="T30" fmla="+- 0 1836 1757"/>
                              <a:gd name="T31" fmla="*/ 1836 h 89"/>
                              <a:gd name="T32" fmla="+- 0 7347 7326"/>
                              <a:gd name="T33" fmla="*/ T32 w 53"/>
                              <a:gd name="T34" fmla="+- 0 1836 1757"/>
                              <a:gd name="T35" fmla="*/ 1836 h 89"/>
                              <a:gd name="T36" fmla="+- 0 7347 7326"/>
                              <a:gd name="T37" fmla="*/ T36 w 53"/>
                              <a:gd name="T38" fmla="+- 0 1768 1757"/>
                              <a:gd name="T39" fmla="*/ 1768 h 89"/>
                              <a:gd name="T40" fmla="+- 0 7359 7326"/>
                              <a:gd name="T41" fmla="*/ T40 w 53"/>
                              <a:gd name="T42" fmla="+- 0 1768 1757"/>
                              <a:gd name="T43" fmla="*/ 1768 h 89"/>
                              <a:gd name="T44" fmla="+- 0 7359 7326"/>
                              <a:gd name="T45" fmla="*/ T44 w 53"/>
                              <a:gd name="T46" fmla="+- 0 1836 1757"/>
                              <a:gd name="T47" fmla="*/ 1836 h 89"/>
                              <a:gd name="T48" fmla="+- 0 7379 7326"/>
                              <a:gd name="T49" fmla="*/ T48 w 53"/>
                              <a:gd name="T50" fmla="+- 0 1846 1757"/>
                              <a:gd name="T51" fmla="*/ 1846 h 89"/>
                              <a:gd name="T52" fmla="+- 0 7327 7326"/>
                              <a:gd name="T53" fmla="*/ T52 w 53"/>
                              <a:gd name="T54" fmla="+- 0 1846 1757"/>
                              <a:gd name="T55" fmla="*/ 1846 h 89"/>
                              <a:gd name="T56" fmla="+- 0 7327 7326"/>
                              <a:gd name="T57" fmla="*/ T56 w 53"/>
                              <a:gd name="T58" fmla="+- 0 1836 1757"/>
                              <a:gd name="T59" fmla="*/ 1836 h 89"/>
                              <a:gd name="T60" fmla="+- 0 7379 7326"/>
                              <a:gd name="T61" fmla="*/ T60 w 53"/>
                              <a:gd name="T62" fmla="+- 0 1836 1757"/>
                              <a:gd name="T63" fmla="*/ 1836 h 89"/>
                              <a:gd name="T64" fmla="+- 0 7379 7326"/>
                              <a:gd name="T65" fmla="*/ T64 w 53"/>
                              <a:gd name="T66" fmla="+- 0 1846 1757"/>
                              <a:gd name="T67" fmla="*/ 1846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3" h="89">
                                <a:moveTo>
                                  <a:pt x="0" y="15"/>
                                </a:moveTo>
                                <a:lnTo>
                                  <a:pt x="0" y="4"/>
                                </a:lnTo>
                                <a:lnTo>
                                  <a:pt x="21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1"/>
                                </a:lnTo>
                                <a:lnTo>
                                  <a:pt x="21" y="11"/>
                                </a:lnTo>
                                <a:lnTo>
                                  <a:pt x="0" y="15"/>
                                </a:lnTo>
                                <a:close/>
                                <a:moveTo>
                                  <a:pt x="33" y="79"/>
                                </a:moveTo>
                                <a:lnTo>
                                  <a:pt x="21" y="79"/>
                                </a:lnTo>
                                <a:lnTo>
                                  <a:pt x="21" y="11"/>
                                </a:lnTo>
                                <a:lnTo>
                                  <a:pt x="33" y="11"/>
                                </a:lnTo>
                                <a:lnTo>
                                  <a:pt x="33" y="79"/>
                                </a:lnTo>
                                <a:close/>
                                <a:moveTo>
                                  <a:pt x="53" y="89"/>
                                </a:moveTo>
                                <a:lnTo>
                                  <a:pt x="1" y="89"/>
                                </a:lnTo>
                                <a:lnTo>
                                  <a:pt x="1" y="79"/>
                                </a:lnTo>
                                <a:lnTo>
                                  <a:pt x="53" y="79"/>
                                </a:lnTo>
                                <a:lnTo>
                                  <a:pt x="53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docshape171"/>
                        <wps:cNvSpPr>
                          <a:spLocks/>
                        </wps:cNvSpPr>
                        <wps:spPr bwMode="auto">
                          <a:xfrm>
                            <a:off x="7244" y="651"/>
                            <a:ext cx="27" cy="1008"/>
                          </a:xfrm>
                          <a:custGeom>
                            <a:avLst/>
                            <a:gdLst>
                              <a:gd name="T0" fmla="+- 0 7271 7245"/>
                              <a:gd name="T1" fmla="*/ T0 w 27"/>
                              <a:gd name="T2" fmla="+- 0 1658 651"/>
                              <a:gd name="T3" fmla="*/ 1658 h 1008"/>
                              <a:gd name="T4" fmla="+- 0 7245 7245"/>
                              <a:gd name="T5" fmla="*/ T4 w 27"/>
                              <a:gd name="T6" fmla="+- 0 1658 651"/>
                              <a:gd name="T7" fmla="*/ 1658 h 1008"/>
                              <a:gd name="T8" fmla="+- 0 7271 7245"/>
                              <a:gd name="T9" fmla="*/ T8 w 27"/>
                              <a:gd name="T10" fmla="+- 0 1155 651"/>
                              <a:gd name="T11" fmla="*/ 1155 h 1008"/>
                              <a:gd name="T12" fmla="+- 0 7245 7245"/>
                              <a:gd name="T13" fmla="*/ T12 w 27"/>
                              <a:gd name="T14" fmla="+- 0 1155 651"/>
                              <a:gd name="T15" fmla="*/ 1155 h 1008"/>
                              <a:gd name="T16" fmla="+- 0 7271 7245"/>
                              <a:gd name="T17" fmla="*/ T16 w 27"/>
                              <a:gd name="T18" fmla="+- 0 651 651"/>
                              <a:gd name="T19" fmla="*/ 651 h 1008"/>
                              <a:gd name="T20" fmla="+- 0 7245 7245"/>
                              <a:gd name="T21" fmla="*/ T20 w 27"/>
                              <a:gd name="T22" fmla="+- 0 651 651"/>
                              <a:gd name="T23" fmla="*/ 651 h 10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" h="1008">
                                <a:moveTo>
                                  <a:pt x="26" y="1007"/>
                                </a:moveTo>
                                <a:lnTo>
                                  <a:pt x="0" y="1007"/>
                                </a:lnTo>
                                <a:moveTo>
                                  <a:pt x="26" y="504"/>
                                </a:moveTo>
                                <a:lnTo>
                                  <a:pt x="0" y="504"/>
                                </a:lnTo>
                                <a:moveTo>
                                  <a:pt x="2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51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7271" y="170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51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7642" y="1707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351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docshape172"/>
                        <wps:cNvSpPr>
                          <a:spLocks/>
                        </wps:cNvSpPr>
                        <wps:spPr bwMode="auto">
                          <a:xfrm>
                            <a:off x="7612" y="1755"/>
                            <a:ext cx="59" cy="93"/>
                          </a:xfrm>
                          <a:custGeom>
                            <a:avLst/>
                            <a:gdLst>
                              <a:gd name="T0" fmla="+- 0 7615 7613"/>
                              <a:gd name="T1" fmla="*/ T0 w 59"/>
                              <a:gd name="T2" fmla="+- 0 1770 1755"/>
                              <a:gd name="T3" fmla="*/ 1770 h 93"/>
                              <a:gd name="T4" fmla="+- 0 7615 7613"/>
                              <a:gd name="T5" fmla="*/ T4 w 59"/>
                              <a:gd name="T6" fmla="+- 0 1759 1755"/>
                              <a:gd name="T7" fmla="*/ 1759 h 93"/>
                              <a:gd name="T8" fmla="+- 0 7620 7613"/>
                              <a:gd name="T9" fmla="*/ T8 w 59"/>
                              <a:gd name="T10" fmla="+- 0 1758 1755"/>
                              <a:gd name="T11" fmla="*/ 1758 h 93"/>
                              <a:gd name="T12" fmla="+- 0 7624 7613"/>
                              <a:gd name="T13" fmla="*/ T12 w 59"/>
                              <a:gd name="T14" fmla="+- 0 1757 1755"/>
                              <a:gd name="T15" fmla="*/ 1757 h 93"/>
                              <a:gd name="T16" fmla="+- 0 7632 7613"/>
                              <a:gd name="T17" fmla="*/ T16 w 59"/>
                              <a:gd name="T18" fmla="+- 0 1756 1755"/>
                              <a:gd name="T19" fmla="*/ 1756 h 93"/>
                              <a:gd name="T20" fmla="+- 0 7636 7613"/>
                              <a:gd name="T21" fmla="*/ T20 w 59"/>
                              <a:gd name="T22" fmla="+- 0 1755 1755"/>
                              <a:gd name="T23" fmla="*/ 1755 h 93"/>
                              <a:gd name="T24" fmla="+- 0 7649 7613"/>
                              <a:gd name="T25" fmla="*/ T24 w 59"/>
                              <a:gd name="T26" fmla="+- 0 1755 1755"/>
                              <a:gd name="T27" fmla="*/ 1755 h 93"/>
                              <a:gd name="T28" fmla="+- 0 7656 7613"/>
                              <a:gd name="T29" fmla="*/ T28 w 59"/>
                              <a:gd name="T30" fmla="+- 0 1757 1755"/>
                              <a:gd name="T31" fmla="*/ 1757 h 93"/>
                              <a:gd name="T32" fmla="+- 0 7666 7613"/>
                              <a:gd name="T33" fmla="*/ T32 w 59"/>
                              <a:gd name="T34" fmla="+- 0 1765 1755"/>
                              <a:gd name="T35" fmla="*/ 1765 h 93"/>
                              <a:gd name="T36" fmla="+- 0 7635 7613"/>
                              <a:gd name="T37" fmla="*/ T36 w 59"/>
                              <a:gd name="T38" fmla="+- 0 1765 1755"/>
                              <a:gd name="T39" fmla="*/ 1765 h 93"/>
                              <a:gd name="T40" fmla="+- 0 7632 7613"/>
                              <a:gd name="T41" fmla="*/ T40 w 59"/>
                              <a:gd name="T42" fmla="+- 0 1766 1755"/>
                              <a:gd name="T43" fmla="*/ 1766 h 93"/>
                              <a:gd name="T44" fmla="+- 0 7624 7613"/>
                              <a:gd name="T45" fmla="*/ T44 w 59"/>
                              <a:gd name="T46" fmla="+- 0 1767 1755"/>
                              <a:gd name="T47" fmla="*/ 1767 h 93"/>
                              <a:gd name="T48" fmla="+- 0 7620 7613"/>
                              <a:gd name="T49" fmla="*/ T48 w 59"/>
                              <a:gd name="T50" fmla="+- 0 1768 1755"/>
                              <a:gd name="T51" fmla="*/ 1768 h 93"/>
                              <a:gd name="T52" fmla="+- 0 7615 7613"/>
                              <a:gd name="T53" fmla="*/ T52 w 59"/>
                              <a:gd name="T54" fmla="+- 0 1770 1755"/>
                              <a:gd name="T55" fmla="*/ 1770 h 93"/>
                              <a:gd name="T56" fmla="+- 0 7666 7613"/>
                              <a:gd name="T57" fmla="*/ T56 w 59"/>
                              <a:gd name="T58" fmla="+- 0 1837 1755"/>
                              <a:gd name="T59" fmla="*/ 1837 h 93"/>
                              <a:gd name="T60" fmla="+- 0 7644 7613"/>
                              <a:gd name="T61" fmla="*/ T60 w 59"/>
                              <a:gd name="T62" fmla="+- 0 1837 1755"/>
                              <a:gd name="T63" fmla="*/ 1837 h 93"/>
                              <a:gd name="T64" fmla="+- 0 7649 7613"/>
                              <a:gd name="T65" fmla="*/ T64 w 59"/>
                              <a:gd name="T66" fmla="+- 0 1836 1755"/>
                              <a:gd name="T67" fmla="*/ 1836 h 93"/>
                              <a:gd name="T68" fmla="+- 0 7657 7613"/>
                              <a:gd name="T69" fmla="*/ T68 w 59"/>
                              <a:gd name="T70" fmla="+- 0 1830 1755"/>
                              <a:gd name="T71" fmla="*/ 1830 h 93"/>
                              <a:gd name="T72" fmla="+- 0 7659 7613"/>
                              <a:gd name="T73" fmla="*/ T72 w 59"/>
                              <a:gd name="T74" fmla="+- 0 1826 1755"/>
                              <a:gd name="T75" fmla="*/ 1826 h 93"/>
                              <a:gd name="T76" fmla="+- 0 7659 7613"/>
                              <a:gd name="T77" fmla="*/ T76 w 59"/>
                              <a:gd name="T78" fmla="+- 0 1815 1755"/>
                              <a:gd name="T79" fmla="*/ 1815 h 93"/>
                              <a:gd name="T80" fmla="+- 0 7657 7613"/>
                              <a:gd name="T81" fmla="*/ T80 w 59"/>
                              <a:gd name="T82" fmla="+- 0 1811 1755"/>
                              <a:gd name="T83" fmla="*/ 1811 h 93"/>
                              <a:gd name="T84" fmla="+- 0 7650 7613"/>
                              <a:gd name="T85" fmla="*/ T84 w 59"/>
                              <a:gd name="T86" fmla="+- 0 1805 1755"/>
                              <a:gd name="T87" fmla="*/ 1805 h 93"/>
                              <a:gd name="T88" fmla="+- 0 7645 7613"/>
                              <a:gd name="T89" fmla="*/ T88 w 59"/>
                              <a:gd name="T90" fmla="+- 0 1803 1755"/>
                              <a:gd name="T91" fmla="*/ 1803 h 93"/>
                              <a:gd name="T92" fmla="+- 0 7628 7613"/>
                              <a:gd name="T93" fmla="*/ T92 w 59"/>
                              <a:gd name="T94" fmla="+- 0 1803 1755"/>
                              <a:gd name="T95" fmla="*/ 1803 h 93"/>
                              <a:gd name="T96" fmla="+- 0 7628 7613"/>
                              <a:gd name="T97" fmla="*/ T96 w 59"/>
                              <a:gd name="T98" fmla="+- 0 1793 1755"/>
                              <a:gd name="T99" fmla="*/ 1793 h 93"/>
                              <a:gd name="T100" fmla="+- 0 7645 7613"/>
                              <a:gd name="T101" fmla="*/ T100 w 59"/>
                              <a:gd name="T102" fmla="+- 0 1793 1755"/>
                              <a:gd name="T103" fmla="*/ 1793 h 93"/>
                              <a:gd name="T104" fmla="+- 0 7649 7613"/>
                              <a:gd name="T105" fmla="*/ T104 w 59"/>
                              <a:gd name="T106" fmla="+- 0 1792 1755"/>
                              <a:gd name="T107" fmla="*/ 1792 h 93"/>
                              <a:gd name="T108" fmla="+- 0 7656 7613"/>
                              <a:gd name="T109" fmla="*/ T108 w 59"/>
                              <a:gd name="T110" fmla="+- 0 1787 1755"/>
                              <a:gd name="T111" fmla="*/ 1787 h 93"/>
                              <a:gd name="T112" fmla="+- 0 7657 7613"/>
                              <a:gd name="T113" fmla="*/ T112 w 59"/>
                              <a:gd name="T114" fmla="+- 0 1784 1755"/>
                              <a:gd name="T115" fmla="*/ 1784 h 93"/>
                              <a:gd name="T116" fmla="+- 0 7657 7613"/>
                              <a:gd name="T117" fmla="*/ T116 w 59"/>
                              <a:gd name="T118" fmla="+- 0 1775 1755"/>
                              <a:gd name="T119" fmla="*/ 1775 h 93"/>
                              <a:gd name="T120" fmla="+- 0 7656 7613"/>
                              <a:gd name="T121" fmla="*/ T120 w 59"/>
                              <a:gd name="T122" fmla="+- 0 1771 1755"/>
                              <a:gd name="T123" fmla="*/ 1771 h 93"/>
                              <a:gd name="T124" fmla="+- 0 7649 7613"/>
                              <a:gd name="T125" fmla="*/ T124 w 59"/>
                              <a:gd name="T126" fmla="+- 0 1767 1755"/>
                              <a:gd name="T127" fmla="*/ 1767 h 93"/>
                              <a:gd name="T128" fmla="+- 0 7644 7613"/>
                              <a:gd name="T129" fmla="*/ T128 w 59"/>
                              <a:gd name="T130" fmla="+- 0 1765 1755"/>
                              <a:gd name="T131" fmla="*/ 1765 h 93"/>
                              <a:gd name="T132" fmla="+- 0 7666 7613"/>
                              <a:gd name="T133" fmla="*/ T132 w 59"/>
                              <a:gd name="T134" fmla="+- 0 1765 1755"/>
                              <a:gd name="T135" fmla="*/ 1765 h 93"/>
                              <a:gd name="T136" fmla="+- 0 7666 7613"/>
                              <a:gd name="T137" fmla="*/ T136 w 59"/>
                              <a:gd name="T138" fmla="+- 0 1766 1755"/>
                              <a:gd name="T139" fmla="*/ 1766 h 93"/>
                              <a:gd name="T140" fmla="+- 0 7669 7613"/>
                              <a:gd name="T141" fmla="*/ T140 w 59"/>
                              <a:gd name="T142" fmla="+- 0 1771 1755"/>
                              <a:gd name="T143" fmla="*/ 1771 h 93"/>
                              <a:gd name="T144" fmla="+- 0 7669 7613"/>
                              <a:gd name="T145" fmla="*/ T144 w 59"/>
                              <a:gd name="T146" fmla="+- 0 1783 1755"/>
                              <a:gd name="T147" fmla="*/ 1783 h 93"/>
                              <a:gd name="T148" fmla="+- 0 7668 7613"/>
                              <a:gd name="T149" fmla="*/ T148 w 59"/>
                              <a:gd name="T150" fmla="+- 0 1787 1755"/>
                              <a:gd name="T151" fmla="*/ 1787 h 93"/>
                              <a:gd name="T152" fmla="+- 0 7662 7613"/>
                              <a:gd name="T153" fmla="*/ T152 w 59"/>
                              <a:gd name="T154" fmla="+- 0 1794 1755"/>
                              <a:gd name="T155" fmla="*/ 1794 h 93"/>
                              <a:gd name="T156" fmla="+- 0 7658 7613"/>
                              <a:gd name="T157" fmla="*/ T156 w 59"/>
                              <a:gd name="T158" fmla="+- 0 1796 1755"/>
                              <a:gd name="T159" fmla="*/ 1796 h 93"/>
                              <a:gd name="T160" fmla="+- 0 7653 7613"/>
                              <a:gd name="T161" fmla="*/ T160 w 59"/>
                              <a:gd name="T162" fmla="+- 0 1798 1755"/>
                              <a:gd name="T163" fmla="*/ 1798 h 93"/>
                              <a:gd name="T164" fmla="+- 0 7659 7613"/>
                              <a:gd name="T165" fmla="*/ T164 w 59"/>
                              <a:gd name="T166" fmla="+- 0 1799 1755"/>
                              <a:gd name="T167" fmla="*/ 1799 h 93"/>
                              <a:gd name="T168" fmla="+- 0 7663 7613"/>
                              <a:gd name="T169" fmla="*/ T168 w 59"/>
                              <a:gd name="T170" fmla="+- 0 1802 1755"/>
                              <a:gd name="T171" fmla="*/ 1802 h 93"/>
                              <a:gd name="T172" fmla="+- 0 7670 7613"/>
                              <a:gd name="T173" fmla="*/ T172 w 59"/>
                              <a:gd name="T174" fmla="+- 0 1809 1755"/>
                              <a:gd name="T175" fmla="*/ 1809 h 93"/>
                              <a:gd name="T176" fmla="+- 0 7671 7613"/>
                              <a:gd name="T177" fmla="*/ T176 w 59"/>
                              <a:gd name="T178" fmla="+- 0 1814 1755"/>
                              <a:gd name="T179" fmla="*/ 1814 h 93"/>
                              <a:gd name="T180" fmla="+- 0 7671 7613"/>
                              <a:gd name="T181" fmla="*/ T180 w 59"/>
                              <a:gd name="T182" fmla="+- 0 1829 1755"/>
                              <a:gd name="T183" fmla="*/ 1829 h 93"/>
                              <a:gd name="T184" fmla="+- 0 7668 7613"/>
                              <a:gd name="T185" fmla="*/ T184 w 59"/>
                              <a:gd name="T186" fmla="+- 0 1835 1755"/>
                              <a:gd name="T187" fmla="*/ 1835 h 93"/>
                              <a:gd name="T188" fmla="+- 0 7666 7613"/>
                              <a:gd name="T189" fmla="*/ T188 w 59"/>
                              <a:gd name="T190" fmla="+- 0 1837 1755"/>
                              <a:gd name="T191" fmla="*/ 1837 h 93"/>
                              <a:gd name="T192" fmla="+- 0 7648 7613"/>
                              <a:gd name="T193" fmla="*/ T192 w 59"/>
                              <a:gd name="T194" fmla="+- 0 1847 1755"/>
                              <a:gd name="T195" fmla="*/ 1847 h 93"/>
                              <a:gd name="T196" fmla="+- 0 7633 7613"/>
                              <a:gd name="T197" fmla="*/ T196 w 59"/>
                              <a:gd name="T198" fmla="+- 0 1847 1755"/>
                              <a:gd name="T199" fmla="*/ 1847 h 93"/>
                              <a:gd name="T200" fmla="+- 0 7629 7613"/>
                              <a:gd name="T201" fmla="*/ T200 w 59"/>
                              <a:gd name="T202" fmla="+- 0 1847 1755"/>
                              <a:gd name="T203" fmla="*/ 1847 h 93"/>
                              <a:gd name="T204" fmla="+- 0 7621 7613"/>
                              <a:gd name="T205" fmla="*/ T204 w 59"/>
                              <a:gd name="T206" fmla="+- 0 1846 1755"/>
                              <a:gd name="T207" fmla="*/ 1846 h 93"/>
                              <a:gd name="T208" fmla="+- 0 7617 7613"/>
                              <a:gd name="T209" fmla="*/ T208 w 59"/>
                              <a:gd name="T210" fmla="+- 0 1845 1755"/>
                              <a:gd name="T211" fmla="*/ 1845 h 93"/>
                              <a:gd name="T212" fmla="+- 0 7613 7613"/>
                              <a:gd name="T213" fmla="*/ T212 w 59"/>
                              <a:gd name="T214" fmla="+- 0 1843 1755"/>
                              <a:gd name="T215" fmla="*/ 1843 h 93"/>
                              <a:gd name="T216" fmla="+- 0 7613 7613"/>
                              <a:gd name="T217" fmla="*/ T216 w 59"/>
                              <a:gd name="T218" fmla="+- 0 1831 1755"/>
                              <a:gd name="T219" fmla="*/ 1831 h 93"/>
                              <a:gd name="T220" fmla="+- 0 7616 7613"/>
                              <a:gd name="T221" fmla="*/ T220 w 59"/>
                              <a:gd name="T222" fmla="+- 0 1833 1755"/>
                              <a:gd name="T223" fmla="*/ 1833 h 93"/>
                              <a:gd name="T224" fmla="+- 0 7620 7613"/>
                              <a:gd name="T225" fmla="*/ T224 w 59"/>
                              <a:gd name="T226" fmla="+- 0 1835 1755"/>
                              <a:gd name="T227" fmla="*/ 1835 h 93"/>
                              <a:gd name="T228" fmla="+- 0 7628 7613"/>
                              <a:gd name="T229" fmla="*/ T228 w 59"/>
                              <a:gd name="T230" fmla="+- 0 1837 1755"/>
                              <a:gd name="T231" fmla="*/ 1837 h 93"/>
                              <a:gd name="T232" fmla="+- 0 7632 7613"/>
                              <a:gd name="T233" fmla="*/ T232 w 59"/>
                              <a:gd name="T234" fmla="+- 0 1837 1755"/>
                              <a:gd name="T235" fmla="*/ 1837 h 93"/>
                              <a:gd name="T236" fmla="+- 0 7666 7613"/>
                              <a:gd name="T237" fmla="*/ T236 w 59"/>
                              <a:gd name="T238" fmla="+- 0 1837 1755"/>
                              <a:gd name="T239" fmla="*/ 1837 h 93"/>
                              <a:gd name="T240" fmla="+- 0 7656 7613"/>
                              <a:gd name="T241" fmla="*/ T240 w 59"/>
                              <a:gd name="T242" fmla="+- 0 1845 1755"/>
                              <a:gd name="T243" fmla="*/ 1845 h 93"/>
                              <a:gd name="T244" fmla="+- 0 7648 7613"/>
                              <a:gd name="T245" fmla="*/ T244 w 59"/>
                              <a:gd name="T246" fmla="+- 0 1847 1755"/>
                              <a:gd name="T247" fmla="*/ 1847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59" h="93">
                                <a:moveTo>
                                  <a:pt x="2" y="15"/>
                                </a:moveTo>
                                <a:lnTo>
                                  <a:pt x="2" y="4"/>
                                </a:lnTo>
                                <a:lnTo>
                                  <a:pt x="7" y="3"/>
                                </a:lnTo>
                                <a:lnTo>
                                  <a:pt x="11" y="2"/>
                                </a:lnTo>
                                <a:lnTo>
                                  <a:pt x="19" y="1"/>
                                </a:lnTo>
                                <a:lnTo>
                                  <a:pt x="23" y="0"/>
                                </a:lnTo>
                                <a:lnTo>
                                  <a:pt x="36" y="0"/>
                                </a:lnTo>
                                <a:lnTo>
                                  <a:pt x="43" y="2"/>
                                </a:lnTo>
                                <a:lnTo>
                                  <a:pt x="53" y="10"/>
                                </a:lnTo>
                                <a:lnTo>
                                  <a:pt x="22" y="10"/>
                                </a:lnTo>
                                <a:lnTo>
                                  <a:pt x="19" y="11"/>
                                </a:lnTo>
                                <a:lnTo>
                                  <a:pt x="11" y="12"/>
                                </a:lnTo>
                                <a:lnTo>
                                  <a:pt x="7" y="13"/>
                                </a:lnTo>
                                <a:lnTo>
                                  <a:pt x="2" y="15"/>
                                </a:lnTo>
                                <a:close/>
                                <a:moveTo>
                                  <a:pt x="53" y="82"/>
                                </a:moveTo>
                                <a:lnTo>
                                  <a:pt x="31" y="82"/>
                                </a:lnTo>
                                <a:lnTo>
                                  <a:pt x="36" y="81"/>
                                </a:lnTo>
                                <a:lnTo>
                                  <a:pt x="44" y="75"/>
                                </a:lnTo>
                                <a:lnTo>
                                  <a:pt x="46" y="71"/>
                                </a:lnTo>
                                <a:lnTo>
                                  <a:pt x="46" y="60"/>
                                </a:lnTo>
                                <a:lnTo>
                                  <a:pt x="44" y="56"/>
                                </a:lnTo>
                                <a:lnTo>
                                  <a:pt x="37" y="50"/>
                                </a:lnTo>
                                <a:lnTo>
                                  <a:pt x="32" y="48"/>
                                </a:lnTo>
                                <a:lnTo>
                                  <a:pt x="15" y="48"/>
                                </a:lnTo>
                                <a:lnTo>
                                  <a:pt x="15" y="38"/>
                                </a:lnTo>
                                <a:lnTo>
                                  <a:pt x="32" y="38"/>
                                </a:lnTo>
                                <a:lnTo>
                                  <a:pt x="36" y="37"/>
                                </a:lnTo>
                                <a:lnTo>
                                  <a:pt x="43" y="32"/>
                                </a:lnTo>
                                <a:lnTo>
                                  <a:pt x="44" y="29"/>
                                </a:lnTo>
                                <a:lnTo>
                                  <a:pt x="44" y="20"/>
                                </a:lnTo>
                                <a:lnTo>
                                  <a:pt x="43" y="16"/>
                                </a:lnTo>
                                <a:lnTo>
                                  <a:pt x="36" y="12"/>
                                </a:lnTo>
                                <a:lnTo>
                                  <a:pt x="31" y="10"/>
                                </a:lnTo>
                                <a:lnTo>
                                  <a:pt x="53" y="10"/>
                                </a:lnTo>
                                <a:lnTo>
                                  <a:pt x="53" y="11"/>
                                </a:lnTo>
                                <a:lnTo>
                                  <a:pt x="56" y="16"/>
                                </a:lnTo>
                                <a:lnTo>
                                  <a:pt x="56" y="28"/>
                                </a:lnTo>
                                <a:lnTo>
                                  <a:pt x="55" y="32"/>
                                </a:lnTo>
                                <a:lnTo>
                                  <a:pt x="49" y="39"/>
                                </a:lnTo>
                                <a:lnTo>
                                  <a:pt x="45" y="41"/>
                                </a:lnTo>
                                <a:lnTo>
                                  <a:pt x="40" y="43"/>
                                </a:lnTo>
                                <a:lnTo>
                                  <a:pt x="46" y="44"/>
                                </a:lnTo>
                                <a:lnTo>
                                  <a:pt x="50" y="47"/>
                                </a:lnTo>
                                <a:lnTo>
                                  <a:pt x="57" y="54"/>
                                </a:lnTo>
                                <a:lnTo>
                                  <a:pt x="58" y="59"/>
                                </a:lnTo>
                                <a:lnTo>
                                  <a:pt x="58" y="74"/>
                                </a:lnTo>
                                <a:lnTo>
                                  <a:pt x="55" y="80"/>
                                </a:lnTo>
                                <a:lnTo>
                                  <a:pt x="53" y="82"/>
                                </a:lnTo>
                                <a:close/>
                                <a:moveTo>
                                  <a:pt x="35" y="92"/>
                                </a:moveTo>
                                <a:lnTo>
                                  <a:pt x="20" y="92"/>
                                </a:lnTo>
                                <a:lnTo>
                                  <a:pt x="16" y="92"/>
                                </a:lnTo>
                                <a:lnTo>
                                  <a:pt x="8" y="91"/>
                                </a:lnTo>
                                <a:lnTo>
                                  <a:pt x="4" y="90"/>
                                </a:lnTo>
                                <a:lnTo>
                                  <a:pt x="0" y="88"/>
                                </a:lnTo>
                                <a:lnTo>
                                  <a:pt x="0" y="76"/>
                                </a:lnTo>
                                <a:lnTo>
                                  <a:pt x="3" y="78"/>
                                </a:lnTo>
                                <a:lnTo>
                                  <a:pt x="7" y="80"/>
                                </a:lnTo>
                                <a:lnTo>
                                  <a:pt x="15" y="82"/>
                                </a:lnTo>
                                <a:lnTo>
                                  <a:pt x="19" y="82"/>
                                </a:lnTo>
                                <a:lnTo>
                                  <a:pt x="53" y="82"/>
                                </a:lnTo>
                                <a:lnTo>
                                  <a:pt x="43" y="90"/>
                                </a:lnTo>
                                <a:lnTo>
                                  <a:pt x="35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7933" y="1707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351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docshape173"/>
                        <wps:cNvSpPr>
                          <a:spLocks/>
                        </wps:cNvSpPr>
                        <wps:spPr bwMode="auto">
                          <a:xfrm>
                            <a:off x="7903" y="1756"/>
                            <a:ext cx="58" cy="91"/>
                          </a:xfrm>
                          <a:custGeom>
                            <a:avLst/>
                            <a:gdLst>
                              <a:gd name="T0" fmla="+- 0 7908 7904"/>
                              <a:gd name="T1" fmla="*/ T0 w 58"/>
                              <a:gd name="T2" fmla="+- 0 1802 1757"/>
                              <a:gd name="T3" fmla="*/ 1802 h 91"/>
                              <a:gd name="T4" fmla="+- 0 7908 7904"/>
                              <a:gd name="T5" fmla="*/ T4 w 58"/>
                              <a:gd name="T6" fmla="+- 0 1757 1757"/>
                              <a:gd name="T7" fmla="*/ 1757 h 91"/>
                              <a:gd name="T8" fmla="+- 0 7955 7904"/>
                              <a:gd name="T9" fmla="*/ T8 w 58"/>
                              <a:gd name="T10" fmla="+- 0 1757 1757"/>
                              <a:gd name="T11" fmla="*/ 1757 h 91"/>
                              <a:gd name="T12" fmla="+- 0 7955 7904"/>
                              <a:gd name="T13" fmla="*/ T12 w 58"/>
                              <a:gd name="T14" fmla="+- 0 1767 1757"/>
                              <a:gd name="T15" fmla="*/ 1767 h 91"/>
                              <a:gd name="T16" fmla="+- 0 7919 7904"/>
                              <a:gd name="T17" fmla="*/ T16 w 58"/>
                              <a:gd name="T18" fmla="+- 0 1767 1757"/>
                              <a:gd name="T19" fmla="*/ 1767 h 91"/>
                              <a:gd name="T20" fmla="+- 0 7919 7904"/>
                              <a:gd name="T21" fmla="*/ T20 w 58"/>
                              <a:gd name="T22" fmla="+- 0 1789 1757"/>
                              <a:gd name="T23" fmla="*/ 1789 h 91"/>
                              <a:gd name="T24" fmla="+- 0 7944 7904"/>
                              <a:gd name="T25" fmla="*/ T24 w 58"/>
                              <a:gd name="T26" fmla="+- 0 1789 1757"/>
                              <a:gd name="T27" fmla="*/ 1789 h 91"/>
                              <a:gd name="T28" fmla="+- 0 7947 7904"/>
                              <a:gd name="T29" fmla="*/ T28 w 58"/>
                              <a:gd name="T30" fmla="+- 0 1790 1757"/>
                              <a:gd name="T31" fmla="*/ 1790 h 91"/>
                              <a:gd name="T32" fmla="+- 0 7955 7904"/>
                              <a:gd name="T33" fmla="*/ T32 w 58"/>
                              <a:gd name="T34" fmla="+- 0 1797 1757"/>
                              <a:gd name="T35" fmla="*/ 1797 h 91"/>
                              <a:gd name="T36" fmla="+- 0 7924 7904"/>
                              <a:gd name="T37" fmla="*/ T36 w 58"/>
                              <a:gd name="T38" fmla="+- 0 1797 1757"/>
                              <a:gd name="T39" fmla="*/ 1797 h 91"/>
                              <a:gd name="T40" fmla="+- 0 7921 7904"/>
                              <a:gd name="T41" fmla="*/ T40 w 58"/>
                              <a:gd name="T42" fmla="+- 0 1797 1757"/>
                              <a:gd name="T43" fmla="*/ 1797 h 91"/>
                              <a:gd name="T44" fmla="+- 0 7914 7904"/>
                              <a:gd name="T45" fmla="*/ T44 w 58"/>
                              <a:gd name="T46" fmla="+- 0 1799 1757"/>
                              <a:gd name="T47" fmla="*/ 1799 h 91"/>
                              <a:gd name="T48" fmla="+- 0 7911 7904"/>
                              <a:gd name="T49" fmla="*/ T48 w 58"/>
                              <a:gd name="T50" fmla="+- 0 1800 1757"/>
                              <a:gd name="T51" fmla="*/ 1800 h 91"/>
                              <a:gd name="T52" fmla="+- 0 7908 7904"/>
                              <a:gd name="T53" fmla="*/ T52 w 58"/>
                              <a:gd name="T54" fmla="+- 0 1802 1757"/>
                              <a:gd name="T55" fmla="*/ 1802 h 91"/>
                              <a:gd name="T56" fmla="+- 0 7944 7904"/>
                              <a:gd name="T57" fmla="*/ T56 w 58"/>
                              <a:gd name="T58" fmla="+- 0 1789 1757"/>
                              <a:gd name="T59" fmla="*/ 1789 h 91"/>
                              <a:gd name="T60" fmla="+- 0 7919 7904"/>
                              <a:gd name="T61" fmla="*/ T60 w 58"/>
                              <a:gd name="T62" fmla="+- 0 1789 1757"/>
                              <a:gd name="T63" fmla="*/ 1789 h 91"/>
                              <a:gd name="T64" fmla="+- 0 7920 7904"/>
                              <a:gd name="T65" fmla="*/ T64 w 58"/>
                              <a:gd name="T66" fmla="+- 0 1788 1757"/>
                              <a:gd name="T67" fmla="*/ 1788 h 91"/>
                              <a:gd name="T68" fmla="+- 0 7922 7904"/>
                              <a:gd name="T69" fmla="*/ T68 w 58"/>
                              <a:gd name="T70" fmla="+- 0 1788 1757"/>
                              <a:gd name="T71" fmla="*/ 1788 h 91"/>
                              <a:gd name="T72" fmla="+- 0 7926 7904"/>
                              <a:gd name="T73" fmla="*/ T72 w 58"/>
                              <a:gd name="T74" fmla="+- 0 1787 1757"/>
                              <a:gd name="T75" fmla="*/ 1787 h 91"/>
                              <a:gd name="T76" fmla="+- 0 7927 7904"/>
                              <a:gd name="T77" fmla="*/ T76 w 58"/>
                              <a:gd name="T78" fmla="+- 0 1787 1757"/>
                              <a:gd name="T79" fmla="*/ 1787 h 91"/>
                              <a:gd name="T80" fmla="+- 0 7939 7904"/>
                              <a:gd name="T81" fmla="*/ T80 w 58"/>
                              <a:gd name="T82" fmla="+- 0 1787 1757"/>
                              <a:gd name="T83" fmla="*/ 1787 h 91"/>
                              <a:gd name="T84" fmla="+- 0 7944 7904"/>
                              <a:gd name="T85" fmla="*/ T84 w 58"/>
                              <a:gd name="T86" fmla="+- 0 1789 1757"/>
                              <a:gd name="T87" fmla="*/ 1789 h 91"/>
                              <a:gd name="T88" fmla="+- 0 7955 7904"/>
                              <a:gd name="T89" fmla="*/ T88 w 58"/>
                              <a:gd name="T90" fmla="+- 0 1837 1757"/>
                              <a:gd name="T91" fmla="*/ 1837 h 91"/>
                              <a:gd name="T92" fmla="+- 0 7934 7904"/>
                              <a:gd name="T93" fmla="*/ T92 w 58"/>
                              <a:gd name="T94" fmla="+- 0 1837 1757"/>
                              <a:gd name="T95" fmla="*/ 1837 h 91"/>
                              <a:gd name="T96" fmla="+- 0 7939 7904"/>
                              <a:gd name="T97" fmla="*/ T96 w 58"/>
                              <a:gd name="T98" fmla="+- 0 1836 1757"/>
                              <a:gd name="T99" fmla="*/ 1836 h 91"/>
                              <a:gd name="T100" fmla="+- 0 7947 7904"/>
                              <a:gd name="T101" fmla="*/ T100 w 58"/>
                              <a:gd name="T102" fmla="+- 0 1828 1757"/>
                              <a:gd name="T103" fmla="*/ 1828 h 91"/>
                              <a:gd name="T104" fmla="+- 0 7949 7904"/>
                              <a:gd name="T105" fmla="*/ T104 w 58"/>
                              <a:gd name="T106" fmla="+- 0 1823 1757"/>
                              <a:gd name="T107" fmla="*/ 1823 h 91"/>
                              <a:gd name="T108" fmla="+- 0 7949 7904"/>
                              <a:gd name="T109" fmla="*/ T108 w 58"/>
                              <a:gd name="T110" fmla="+- 0 1811 1757"/>
                              <a:gd name="T111" fmla="*/ 1811 h 91"/>
                              <a:gd name="T112" fmla="+- 0 7947 7904"/>
                              <a:gd name="T113" fmla="*/ T112 w 58"/>
                              <a:gd name="T114" fmla="+- 0 1806 1757"/>
                              <a:gd name="T115" fmla="*/ 1806 h 91"/>
                              <a:gd name="T116" fmla="+- 0 7939 7904"/>
                              <a:gd name="T117" fmla="*/ T116 w 58"/>
                              <a:gd name="T118" fmla="+- 0 1799 1757"/>
                              <a:gd name="T119" fmla="*/ 1799 h 91"/>
                              <a:gd name="T120" fmla="+- 0 7934 7904"/>
                              <a:gd name="T121" fmla="*/ T120 w 58"/>
                              <a:gd name="T122" fmla="+- 0 1797 1757"/>
                              <a:gd name="T123" fmla="*/ 1797 h 91"/>
                              <a:gd name="T124" fmla="+- 0 7955 7904"/>
                              <a:gd name="T125" fmla="*/ T124 w 58"/>
                              <a:gd name="T126" fmla="+- 0 1797 1757"/>
                              <a:gd name="T127" fmla="*/ 1797 h 91"/>
                              <a:gd name="T128" fmla="+- 0 7958 7904"/>
                              <a:gd name="T129" fmla="*/ T128 w 58"/>
                              <a:gd name="T130" fmla="+- 0 1801 1757"/>
                              <a:gd name="T131" fmla="*/ 1801 h 91"/>
                              <a:gd name="T132" fmla="+- 0 7961 7904"/>
                              <a:gd name="T133" fmla="*/ T132 w 58"/>
                              <a:gd name="T134" fmla="+- 0 1808 1757"/>
                              <a:gd name="T135" fmla="*/ 1808 h 91"/>
                              <a:gd name="T136" fmla="+- 0 7961 7904"/>
                              <a:gd name="T137" fmla="*/ T136 w 58"/>
                              <a:gd name="T138" fmla="+- 0 1827 1757"/>
                              <a:gd name="T139" fmla="*/ 1827 h 91"/>
                              <a:gd name="T140" fmla="+- 0 7958 7904"/>
                              <a:gd name="T141" fmla="*/ T140 w 58"/>
                              <a:gd name="T142" fmla="+- 0 1834 1757"/>
                              <a:gd name="T143" fmla="*/ 1834 h 91"/>
                              <a:gd name="T144" fmla="+- 0 7955 7904"/>
                              <a:gd name="T145" fmla="*/ T144 w 58"/>
                              <a:gd name="T146" fmla="+- 0 1837 1757"/>
                              <a:gd name="T147" fmla="*/ 1837 h 91"/>
                              <a:gd name="T148" fmla="+- 0 7938 7904"/>
                              <a:gd name="T149" fmla="*/ T148 w 58"/>
                              <a:gd name="T150" fmla="+- 0 1847 1757"/>
                              <a:gd name="T151" fmla="*/ 1847 h 91"/>
                              <a:gd name="T152" fmla="+- 0 7923 7904"/>
                              <a:gd name="T153" fmla="*/ T152 w 58"/>
                              <a:gd name="T154" fmla="+- 0 1847 1757"/>
                              <a:gd name="T155" fmla="*/ 1847 h 91"/>
                              <a:gd name="T156" fmla="+- 0 7920 7904"/>
                              <a:gd name="T157" fmla="*/ T156 w 58"/>
                              <a:gd name="T158" fmla="+- 0 1847 1757"/>
                              <a:gd name="T159" fmla="*/ 1847 h 91"/>
                              <a:gd name="T160" fmla="+- 0 7912 7904"/>
                              <a:gd name="T161" fmla="*/ T160 w 58"/>
                              <a:gd name="T162" fmla="+- 0 1846 1757"/>
                              <a:gd name="T163" fmla="*/ 1846 h 91"/>
                              <a:gd name="T164" fmla="+- 0 7908 7904"/>
                              <a:gd name="T165" fmla="*/ T164 w 58"/>
                              <a:gd name="T166" fmla="+- 0 1845 1757"/>
                              <a:gd name="T167" fmla="*/ 1845 h 91"/>
                              <a:gd name="T168" fmla="+- 0 7904 7904"/>
                              <a:gd name="T169" fmla="*/ T168 w 58"/>
                              <a:gd name="T170" fmla="+- 0 1844 1757"/>
                              <a:gd name="T171" fmla="*/ 1844 h 91"/>
                              <a:gd name="T172" fmla="+- 0 7904 7904"/>
                              <a:gd name="T173" fmla="*/ T172 w 58"/>
                              <a:gd name="T174" fmla="+- 0 1832 1757"/>
                              <a:gd name="T175" fmla="*/ 1832 h 91"/>
                              <a:gd name="T176" fmla="+- 0 7907 7904"/>
                              <a:gd name="T177" fmla="*/ T176 w 58"/>
                              <a:gd name="T178" fmla="+- 0 1834 1757"/>
                              <a:gd name="T179" fmla="*/ 1834 h 91"/>
                              <a:gd name="T180" fmla="+- 0 7911 7904"/>
                              <a:gd name="T181" fmla="*/ T180 w 58"/>
                              <a:gd name="T182" fmla="+- 0 1835 1757"/>
                              <a:gd name="T183" fmla="*/ 1835 h 91"/>
                              <a:gd name="T184" fmla="+- 0 7919 7904"/>
                              <a:gd name="T185" fmla="*/ T184 w 58"/>
                              <a:gd name="T186" fmla="+- 0 1837 1757"/>
                              <a:gd name="T187" fmla="*/ 1837 h 91"/>
                              <a:gd name="T188" fmla="+- 0 7923 7904"/>
                              <a:gd name="T189" fmla="*/ T188 w 58"/>
                              <a:gd name="T190" fmla="+- 0 1837 1757"/>
                              <a:gd name="T191" fmla="*/ 1837 h 91"/>
                              <a:gd name="T192" fmla="+- 0 7955 7904"/>
                              <a:gd name="T193" fmla="*/ T192 w 58"/>
                              <a:gd name="T194" fmla="+- 0 1837 1757"/>
                              <a:gd name="T195" fmla="*/ 1837 h 91"/>
                              <a:gd name="T196" fmla="+- 0 7946 7904"/>
                              <a:gd name="T197" fmla="*/ T196 w 58"/>
                              <a:gd name="T198" fmla="+- 0 1845 1757"/>
                              <a:gd name="T199" fmla="*/ 1845 h 91"/>
                              <a:gd name="T200" fmla="+- 0 7938 7904"/>
                              <a:gd name="T201" fmla="*/ T200 w 58"/>
                              <a:gd name="T202" fmla="+- 0 1847 1757"/>
                              <a:gd name="T203" fmla="*/ 1847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58" h="91">
                                <a:moveTo>
                                  <a:pt x="4" y="45"/>
                                </a:moveTo>
                                <a:lnTo>
                                  <a:pt x="4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0"/>
                                </a:lnTo>
                                <a:lnTo>
                                  <a:pt x="15" y="10"/>
                                </a:lnTo>
                                <a:lnTo>
                                  <a:pt x="15" y="32"/>
                                </a:lnTo>
                                <a:lnTo>
                                  <a:pt x="40" y="32"/>
                                </a:lnTo>
                                <a:lnTo>
                                  <a:pt x="43" y="33"/>
                                </a:lnTo>
                                <a:lnTo>
                                  <a:pt x="51" y="40"/>
                                </a:lnTo>
                                <a:lnTo>
                                  <a:pt x="20" y="40"/>
                                </a:lnTo>
                                <a:lnTo>
                                  <a:pt x="17" y="40"/>
                                </a:lnTo>
                                <a:lnTo>
                                  <a:pt x="10" y="42"/>
                                </a:lnTo>
                                <a:lnTo>
                                  <a:pt x="7" y="43"/>
                                </a:lnTo>
                                <a:lnTo>
                                  <a:pt x="4" y="45"/>
                                </a:lnTo>
                                <a:close/>
                                <a:moveTo>
                                  <a:pt x="40" y="32"/>
                                </a:moveTo>
                                <a:lnTo>
                                  <a:pt x="15" y="32"/>
                                </a:lnTo>
                                <a:lnTo>
                                  <a:pt x="16" y="31"/>
                                </a:lnTo>
                                <a:lnTo>
                                  <a:pt x="18" y="31"/>
                                </a:lnTo>
                                <a:lnTo>
                                  <a:pt x="22" y="30"/>
                                </a:lnTo>
                                <a:lnTo>
                                  <a:pt x="23" y="30"/>
                                </a:lnTo>
                                <a:lnTo>
                                  <a:pt x="35" y="30"/>
                                </a:lnTo>
                                <a:lnTo>
                                  <a:pt x="40" y="32"/>
                                </a:lnTo>
                                <a:close/>
                                <a:moveTo>
                                  <a:pt x="51" y="80"/>
                                </a:moveTo>
                                <a:lnTo>
                                  <a:pt x="30" y="80"/>
                                </a:lnTo>
                                <a:lnTo>
                                  <a:pt x="35" y="79"/>
                                </a:lnTo>
                                <a:lnTo>
                                  <a:pt x="43" y="71"/>
                                </a:lnTo>
                                <a:lnTo>
                                  <a:pt x="45" y="66"/>
                                </a:lnTo>
                                <a:lnTo>
                                  <a:pt x="45" y="54"/>
                                </a:lnTo>
                                <a:lnTo>
                                  <a:pt x="43" y="49"/>
                                </a:lnTo>
                                <a:lnTo>
                                  <a:pt x="35" y="42"/>
                                </a:lnTo>
                                <a:lnTo>
                                  <a:pt x="30" y="40"/>
                                </a:lnTo>
                                <a:lnTo>
                                  <a:pt x="51" y="40"/>
                                </a:lnTo>
                                <a:lnTo>
                                  <a:pt x="54" y="44"/>
                                </a:lnTo>
                                <a:lnTo>
                                  <a:pt x="57" y="51"/>
                                </a:lnTo>
                                <a:lnTo>
                                  <a:pt x="57" y="70"/>
                                </a:lnTo>
                                <a:lnTo>
                                  <a:pt x="54" y="77"/>
                                </a:lnTo>
                                <a:lnTo>
                                  <a:pt x="51" y="80"/>
                                </a:lnTo>
                                <a:close/>
                                <a:moveTo>
                                  <a:pt x="34" y="90"/>
                                </a:moveTo>
                                <a:lnTo>
                                  <a:pt x="19" y="90"/>
                                </a:lnTo>
                                <a:lnTo>
                                  <a:pt x="16" y="90"/>
                                </a:lnTo>
                                <a:lnTo>
                                  <a:pt x="8" y="89"/>
                                </a:lnTo>
                                <a:lnTo>
                                  <a:pt x="4" y="88"/>
                                </a:lnTo>
                                <a:lnTo>
                                  <a:pt x="0" y="87"/>
                                </a:lnTo>
                                <a:lnTo>
                                  <a:pt x="0" y="75"/>
                                </a:lnTo>
                                <a:lnTo>
                                  <a:pt x="3" y="77"/>
                                </a:lnTo>
                                <a:lnTo>
                                  <a:pt x="7" y="78"/>
                                </a:lnTo>
                                <a:lnTo>
                                  <a:pt x="15" y="80"/>
                                </a:lnTo>
                                <a:lnTo>
                                  <a:pt x="19" y="80"/>
                                </a:lnTo>
                                <a:lnTo>
                                  <a:pt x="51" y="80"/>
                                </a:lnTo>
                                <a:lnTo>
                                  <a:pt x="42" y="88"/>
                                </a:lnTo>
                                <a:lnTo>
                                  <a:pt x="34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8224" y="1707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351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docshape174"/>
                        <wps:cNvSpPr>
                          <a:spLocks/>
                        </wps:cNvSpPr>
                        <wps:spPr bwMode="auto">
                          <a:xfrm>
                            <a:off x="8195" y="1756"/>
                            <a:ext cx="58" cy="89"/>
                          </a:xfrm>
                          <a:custGeom>
                            <a:avLst/>
                            <a:gdLst>
                              <a:gd name="T0" fmla="+- 0 8220 8195"/>
                              <a:gd name="T1" fmla="*/ T0 w 58"/>
                              <a:gd name="T2" fmla="+- 0 1846 1757"/>
                              <a:gd name="T3" fmla="*/ 1846 h 89"/>
                              <a:gd name="T4" fmla="+- 0 8208 8195"/>
                              <a:gd name="T5" fmla="*/ T4 w 58"/>
                              <a:gd name="T6" fmla="+- 0 1846 1757"/>
                              <a:gd name="T7" fmla="*/ 1846 h 89"/>
                              <a:gd name="T8" fmla="+- 0 8238 8195"/>
                              <a:gd name="T9" fmla="*/ T8 w 58"/>
                              <a:gd name="T10" fmla="+- 0 1767 1757"/>
                              <a:gd name="T11" fmla="*/ 1767 h 89"/>
                              <a:gd name="T12" fmla="+- 0 8195 8195"/>
                              <a:gd name="T13" fmla="*/ T12 w 58"/>
                              <a:gd name="T14" fmla="+- 0 1767 1757"/>
                              <a:gd name="T15" fmla="*/ 1767 h 89"/>
                              <a:gd name="T16" fmla="+- 0 8195 8195"/>
                              <a:gd name="T17" fmla="*/ T16 w 58"/>
                              <a:gd name="T18" fmla="+- 0 1757 1757"/>
                              <a:gd name="T19" fmla="*/ 1757 h 89"/>
                              <a:gd name="T20" fmla="+- 0 8253 8195"/>
                              <a:gd name="T21" fmla="*/ T20 w 58"/>
                              <a:gd name="T22" fmla="+- 0 1757 1757"/>
                              <a:gd name="T23" fmla="*/ 1757 h 89"/>
                              <a:gd name="T24" fmla="+- 0 8253 8195"/>
                              <a:gd name="T25" fmla="*/ T24 w 58"/>
                              <a:gd name="T26" fmla="+- 0 1762 1757"/>
                              <a:gd name="T27" fmla="*/ 1762 h 89"/>
                              <a:gd name="T28" fmla="+- 0 8220 8195"/>
                              <a:gd name="T29" fmla="*/ T28 w 58"/>
                              <a:gd name="T30" fmla="+- 0 1846 1757"/>
                              <a:gd name="T31" fmla="*/ 1846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8" h="89">
                                <a:moveTo>
                                  <a:pt x="25" y="89"/>
                                </a:moveTo>
                                <a:lnTo>
                                  <a:pt x="13" y="89"/>
                                </a:lnTo>
                                <a:lnTo>
                                  <a:pt x="43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58" y="0"/>
                                </a:lnTo>
                                <a:lnTo>
                                  <a:pt x="58" y="5"/>
                                </a:lnTo>
                                <a:lnTo>
                                  <a:pt x="25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docshape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47" y="1893"/>
                            <a:ext cx="409" cy="1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0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8515" y="1707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351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docshape176"/>
                        <wps:cNvSpPr>
                          <a:spLocks/>
                        </wps:cNvSpPr>
                        <wps:spPr bwMode="auto">
                          <a:xfrm>
                            <a:off x="8484" y="1755"/>
                            <a:ext cx="62" cy="93"/>
                          </a:xfrm>
                          <a:custGeom>
                            <a:avLst/>
                            <a:gdLst>
                              <a:gd name="T0" fmla="+- 0 8504 8484"/>
                              <a:gd name="T1" fmla="*/ T0 w 62"/>
                              <a:gd name="T2" fmla="+- 0 1816 1755"/>
                              <a:gd name="T3" fmla="*/ 1816 h 93"/>
                              <a:gd name="T4" fmla="+- 0 8487 8484"/>
                              <a:gd name="T5" fmla="*/ T4 w 62"/>
                              <a:gd name="T6" fmla="+- 0 1802 1755"/>
                              <a:gd name="T7" fmla="*/ 1802 h 93"/>
                              <a:gd name="T8" fmla="+- 0 8484 8484"/>
                              <a:gd name="T9" fmla="*/ T8 w 62"/>
                              <a:gd name="T10" fmla="+- 0 1776 1755"/>
                              <a:gd name="T11" fmla="*/ 1776 h 93"/>
                              <a:gd name="T12" fmla="+- 0 8498 8484"/>
                              <a:gd name="T13" fmla="*/ T12 w 62"/>
                              <a:gd name="T14" fmla="+- 0 1758 1755"/>
                              <a:gd name="T15" fmla="*/ 1758 h 93"/>
                              <a:gd name="T16" fmla="+- 0 8524 8484"/>
                              <a:gd name="T17" fmla="*/ T16 w 62"/>
                              <a:gd name="T18" fmla="+- 0 1755 1755"/>
                              <a:gd name="T19" fmla="*/ 1755 h 93"/>
                              <a:gd name="T20" fmla="+- 0 8536 8484"/>
                              <a:gd name="T21" fmla="*/ T20 w 62"/>
                              <a:gd name="T22" fmla="+- 0 1765 1755"/>
                              <a:gd name="T23" fmla="*/ 1765 h 93"/>
                              <a:gd name="T24" fmla="+- 0 8504 8484"/>
                              <a:gd name="T25" fmla="*/ T24 w 62"/>
                              <a:gd name="T26" fmla="+- 0 1767 1755"/>
                              <a:gd name="T27" fmla="*/ 1767 h 93"/>
                              <a:gd name="T28" fmla="+- 0 8496 8484"/>
                              <a:gd name="T29" fmla="*/ T28 w 62"/>
                              <a:gd name="T30" fmla="+- 0 1779 1755"/>
                              <a:gd name="T31" fmla="*/ 1779 h 93"/>
                              <a:gd name="T32" fmla="+- 0 8498 8484"/>
                              <a:gd name="T33" fmla="*/ T32 w 62"/>
                              <a:gd name="T34" fmla="+- 0 1797 1755"/>
                              <a:gd name="T35" fmla="*/ 1797 h 93"/>
                              <a:gd name="T36" fmla="+- 0 8508 8484"/>
                              <a:gd name="T37" fmla="*/ T36 w 62"/>
                              <a:gd name="T38" fmla="+- 0 1806 1755"/>
                              <a:gd name="T39" fmla="*/ 1806 h 93"/>
                              <a:gd name="T40" fmla="+- 0 8531 8484"/>
                              <a:gd name="T41" fmla="*/ T40 w 62"/>
                              <a:gd name="T42" fmla="+- 0 1808 1755"/>
                              <a:gd name="T43" fmla="*/ 1808 h 93"/>
                              <a:gd name="T44" fmla="+- 0 8521 8484"/>
                              <a:gd name="T45" fmla="*/ T44 w 62"/>
                              <a:gd name="T46" fmla="+- 0 1815 1755"/>
                              <a:gd name="T47" fmla="*/ 1815 h 93"/>
                              <a:gd name="T48" fmla="+- 0 8533 8484"/>
                              <a:gd name="T49" fmla="*/ T48 w 62"/>
                              <a:gd name="T50" fmla="+- 0 1806 1755"/>
                              <a:gd name="T51" fmla="*/ 1806 h 93"/>
                              <a:gd name="T52" fmla="+- 0 8523 8484"/>
                              <a:gd name="T53" fmla="*/ T52 w 62"/>
                              <a:gd name="T54" fmla="+- 0 1804 1755"/>
                              <a:gd name="T55" fmla="*/ 1804 h 93"/>
                              <a:gd name="T56" fmla="+- 0 8531 8484"/>
                              <a:gd name="T57" fmla="*/ T56 w 62"/>
                              <a:gd name="T58" fmla="+- 0 1792 1755"/>
                              <a:gd name="T59" fmla="*/ 1792 h 93"/>
                              <a:gd name="T60" fmla="+- 0 8530 8484"/>
                              <a:gd name="T61" fmla="*/ T60 w 62"/>
                              <a:gd name="T62" fmla="+- 0 1774 1755"/>
                              <a:gd name="T63" fmla="*/ 1774 h 93"/>
                              <a:gd name="T64" fmla="+- 0 8519 8484"/>
                              <a:gd name="T65" fmla="*/ T64 w 62"/>
                              <a:gd name="T66" fmla="+- 0 1765 1755"/>
                              <a:gd name="T67" fmla="*/ 1765 h 93"/>
                              <a:gd name="T68" fmla="+- 0 8543 8484"/>
                              <a:gd name="T69" fmla="*/ T68 w 62"/>
                              <a:gd name="T70" fmla="+- 0 1775 1755"/>
                              <a:gd name="T71" fmla="*/ 1775 h 93"/>
                              <a:gd name="T72" fmla="+- 0 8545 8484"/>
                              <a:gd name="T73" fmla="*/ T72 w 62"/>
                              <a:gd name="T74" fmla="+- 0 1805 1755"/>
                              <a:gd name="T75" fmla="*/ 1805 h 93"/>
                              <a:gd name="T76" fmla="+- 0 8533 8484"/>
                              <a:gd name="T77" fmla="*/ T76 w 62"/>
                              <a:gd name="T78" fmla="+- 0 1806 1755"/>
                              <a:gd name="T79" fmla="*/ 1806 h 93"/>
                              <a:gd name="T80" fmla="+- 0 8516 8484"/>
                              <a:gd name="T81" fmla="*/ T80 w 62"/>
                              <a:gd name="T82" fmla="+- 0 1837 1755"/>
                              <a:gd name="T83" fmla="*/ 1837 h 93"/>
                              <a:gd name="T84" fmla="+- 0 8530 8484"/>
                              <a:gd name="T85" fmla="*/ T84 w 62"/>
                              <a:gd name="T86" fmla="+- 0 1824 1755"/>
                              <a:gd name="T87" fmla="*/ 1824 h 93"/>
                              <a:gd name="T88" fmla="+- 0 8533 8484"/>
                              <a:gd name="T89" fmla="*/ T88 w 62"/>
                              <a:gd name="T90" fmla="+- 0 1805 1755"/>
                              <a:gd name="T91" fmla="*/ 1805 h 93"/>
                              <a:gd name="T92" fmla="+- 0 8545 8484"/>
                              <a:gd name="T93" fmla="*/ T92 w 62"/>
                              <a:gd name="T94" fmla="+- 0 1816 1755"/>
                              <a:gd name="T95" fmla="*/ 1816 h 93"/>
                              <a:gd name="T96" fmla="+- 0 8534 8484"/>
                              <a:gd name="T97" fmla="*/ T96 w 62"/>
                              <a:gd name="T98" fmla="+- 0 1837 1755"/>
                              <a:gd name="T99" fmla="*/ 1837 h 93"/>
                              <a:gd name="T100" fmla="+- 0 8506 8484"/>
                              <a:gd name="T101" fmla="*/ T100 w 62"/>
                              <a:gd name="T102" fmla="+- 0 1847 1755"/>
                              <a:gd name="T103" fmla="*/ 1847 h 93"/>
                              <a:gd name="T104" fmla="+- 0 8496 8484"/>
                              <a:gd name="T105" fmla="*/ T104 w 62"/>
                              <a:gd name="T106" fmla="+- 0 1846 1755"/>
                              <a:gd name="T107" fmla="*/ 1846 h 93"/>
                              <a:gd name="T108" fmla="+- 0 8490 8484"/>
                              <a:gd name="T109" fmla="*/ T108 w 62"/>
                              <a:gd name="T110" fmla="+- 0 1844 1755"/>
                              <a:gd name="T111" fmla="*/ 1844 h 93"/>
                              <a:gd name="T112" fmla="+- 0 8493 8484"/>
                              <a:gd name="T113" fmla="*/ T112 w 62"/>
                              <a:gd name="T114" fmla="+- 0 1834 1755"/>
                              <a:gd name="T115" fmla="*/ 1834 h 93"/>
                              <a:gd name="T116" fmla="+- 0 8502 8484"/>
                              <a:gd name="T117" fmla="*/ T116 w 62"/>
                              <a:gd name="T118" fmla="+- 0 1837 1755"/>
                              <a:gd name="T119" fmla="*/ 1837 h 93"/>
                              <a:gd name="T120" fmla="+- 0 8534 8484"/>
                              <a:gd name="T121" fmla="*/ T120 w 62"/>
                              <a:gd name="T122" fmla="+- 0 1837 1755"/>
                              <a:gd name="T123" fmla="*/ 1837 h 93"/>
                              <a:gd name="T124" fmla="+- 0 8520 8484"/>
                              <a:gd name="T125" fmla="*/ T124 w 62"/>
                              <a:gd name="T126" fmla="+- 0 1847 1755"/>
                              <a:gd name="T127" fmla="*/ 1847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62" h="93">
                                <a:moveTo>
                                  <a:pt x="33" y="61"/>
                                </a:moveTo>
                                <a:lnTo>
                                  <a:pt x="20" y="61"/>
                                </a:lnTo>
                                <a:lnTo>
                                  <a:pt x="13" y="58"/>
                                </a:lnTo>
                                <a:lnTo>
                                  <a:pt x="3" y="47"/>
                                </a:lnTo>
                                <a:lnTo>
                                  <a:pt x="0" y="40"/>
                                </a:lnTo>
                                <a:lnTo>
                                  <a:pt x="0" y="21"/>
                                </a:lnTo>
                                <a:lnTo>
                                  <a:pt x="3" y="14"/>
                                </a:lnTo>
                                <a:lnTo>
                                  <a:pt x="14" y="3"/>
                                </a:lnTo>
                                <a:lnTo>
                                  <a:pt x="21" y="0"/>
                                </a:lnTo>
                                <a:lnTo>
                                  <a:pt x="40" y="0"/>
                                </a:lnTo>
                                <a:lnTo>
                                  <a:pt x="48" y="4"/>
                                </a:lnTo>
                                <a:lnTo>
                                  <a:pt x="52" y="10"/>
                                </a:lnTo>
                                <a:lnTo>
                                  <a:pt x="24" y="10"/>
                                </a:lnTo>
                                <a:lnTo>
                                  <a:pt x="20" y="12"/>
                                </a:lnTo>
                                <a:lnTo>
                                  <a:pt x="14" y="19"/>
                                </a:lnTo>
                                <a:lnTo>
                                  <a:pt x="12" y="24"/>
                                </a:lnTo>
                                <a:lnTo>
                                  <a:pt x="12" y="37"/>
                                </a:lnTo>
                                <a:lnTo>
                                  <a:pt x="14" y="42"/>
                                </a:lnTo>
                                <a:lnTo>
                                  <a:pt x="20" y="49"/>
                                </a:lnTo>
                                <a:lnTo>
                                  <a:pt x="24" y="51"/>
                                </a:lnTo>
                                <a:lnTo>
                                  <a:pt x="49" y="51"/>
                                </a:lnTo>
                                <a:lnTo>
                                  <a:pt x="47" y="53"/>
                                </a:lnTo>
                                <a:lnTo>
                                  <a:pt x="44" y="56"/>
                                </a:lnTo>
                                <a:lnTo>
                                  <a:pt x="37" y="60"/>
                                </a:lnTo>
                                <a:lnTo>
                                  <a:pt x="33" y="61"/>
                                </a:lnTo>
                                <a:close/>
                                <a:moveTo>
                                  <a:pt x="49" y="51"/>
                                </a:moveTo>
                                <a:lnTo>
                                  <a:pt x="35" y="51"/>
                                </a:lnTo>
                                <a:lnTo>
                                  <a:pt x="39" y="49"/>
                                </a:lnTo>
                                <a:lnTo>
                                  <a:pt x="46" y="42"/>
                                </a:lnTo>
                                <a:lnTo>
                                  <a:pt x="47" y="37"/>
                                </a:lnTo>
                                <a:lnTo>
                                  <a:pt x="47" y="24"/>
                                </a:lnTo>
                                <a:lnTo>
                                  <a:pt x="46" y="19"/>
                                </a:lnTo>
                                <a:lnTo>
                                  <a:pt x="39" y="12"/>
                                </a:lnTo>
                                <a:lnTo>
                                  <a:pt x="35" y="10"/>
                                </a:lnTo>
                                <a:lnTo>
                                  <a:pt x="52" y="10"/>
                                </a:lnTo>
                                <a:lnTo>
                                  <a:pt x="59" y="20"/>
                                </a:lnTo>
                                <a:lnTo>
                                  <a:pt x="61" y="31"/>
                                </a:lnTo>
                                <a:lnTo>
                                  <a:pt x="61" y="50"/>
                                </a:lnTo>
                                <a:lnTo>
                                  <a:pt x="49" y="50"/>
                                </a:lnTo>
                                <a:lnTo>
                                  <a:pt x="49" y="51"/>
                                </a:lnTo>
                                <a:close/>
                                <a:moveTo>
                                  <a:pt x="50" y="82"/>
                                </a:moveTo>
                                <a:lnTo>
                                  <a:pt x="32" y="82"/>
                                </a:lnTo>
                                <a:lnTo>
                                  <a:pt x="38" y="80"/>
                                </a:lnTo>
                                <a:lnTo>
                                  <a:pt x="46" y="69"/>
                                </a:lnTo>
                                <a:lnTo>
                                  <a:pt x="49" y="61"/>
                                </a:lnTo>
                                <a:lnTo>
                                  <a:pt x="49" y="50"/>
                                </a:lnTo>
                                <a:lnTo>
                                  <a:pt x="61" y="50"/>
                                </a:lnTo>
                                <a:lnTo>
                                  <a:pt x="61" y="61"/>
                                </a:lnTo>
                                <a:lnTo>
                                  <a:pt x="58" y="72"/>
                                </a:lnTo>
                                <a:lnTo>
                                  <a:pt x="50" y="82"/>
                                </a:lnTo>
                                <a:close/>
                                <a:moveTo>
                                  <a:pt x="36" y="92"/>
                                </a:moveTo>
                                <a:lnTo>
                                  <a:pt x="22" y="92"/>
                                </a:lnTo>
                                <a:lnTo>
                                  <a:pt x="19" y="92"/>
                                </a:lnTo>
                                <a:lnTo>
                                  <a:pt x="12" y="91"/>
                                </a:lnTo>
                                <a:lnTo>
                                  <a:pt x="9" y="90"/>
                                </a:lnTo>
                                <a:lnTo>
                                  <a:pt x="6" y="89"/>
                                </a:lnTo>
                                <a:lnTo>
                                  <a:pt x="6" y="78"/>
                                </a:lnTo>
                                <a:lnTo>
                                  <a:pt x="9" y="79"/>
                                </a:lnTo>
                                <a:lnTo>
                                  <a:pt x="12" y="80"/>
                                </a:lnTo>
                                <a:lnTo>
                                  <a:pt x="18" y="82"/>
                                </a:lnTo>
                                <a:lnTo>
                                  <a:pt x="21" y="82"/>
                                </a:lnTo>
                                <a:lnTo>
                                  <a:pt x="50" y="82"/>
                                </a:lnTo>
                                <a:lnTo>
                                  <a:pt x="45" y="88"/>
                                </a:lnTo>
                                <a:lnTo>
                                  <a:pt x="36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docshape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42" y="1707"/>
                            <a:ext cx="131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3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7271" y="1707"/>
                            <a:ext cx="1761" cy="0"/>
                          </a:xfrm>
                          <a:prstGeom prst="line">
                            <a:avLst/>
                          </a:prstGeom>
                          <a:noFill/>
                          <a:ln w="351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4" name="docshape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19" y="168"/>
                            <a:ext cx="498" cy="1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5" name="docshape179"/>
                        <wps:cNvSpPr>
                          <a:spLocks/>
                        </wps:cNvSpPr>
                        <wps:spPr bwMode="auto">
                          <a:xfrm>
                            <a:off x="8277" y="165"/>
                            <a:ext cx="313" cy="97"/>
                          </a:xfrm>
                          <a:custGeom>
                            <a:avLst/>
                            <a:gdLst>
                              <a:gd name="T0" fmla="+- 0 8361 8277"/>
                              <a:gd name="T1" fmla="*/ T0 w 313"/>
                              <a:gd name="T2" fmla="+- 0 228 165"/>
                              <a:gd name="T3" fmla="*/ 228 h 97"/>
                              <a:gd name="T4" fmla="+- 0 8277 8277"/>
                              <a:gd name="T5" fmla="*/ T4 w 313"/>
                              <a:gd name="T6" fmla="+- 0 228 165"/>
                              <a:gd name="T7" fmla="*/ 228 h 97"/>
                              <a:gd name="T8" fmla="+- 0 8277 8277"/>
                              <a:gd name="T9" fmla="*/ T8 w 313"/>
                              <a:gd name="T10" fmla="+- 0 239 165"/>
                              <a:gd name="T11" fmla="*/ 239 h 97"/>
                              <a:gd name="T12" fmla="+- 0 8361 8277"/>
                              <a:gd name="T13" fmla="*/ T12 w 313"/>
                              <a:gd name="T14" fmla="+- 0 239 165"/>
                              <a:gd name="T15" fmla="*/ 239 h 97"/>
                              <a:gd name="T16" fmla="+- 0 8361 8277"/>
                              <a:gd name="T17" fmla="*/ T16 w 313"/>
                              <a:gd name="T18" fmla="+- 0 228 165"/>
                              <a:gd name="T19" fmla="*/ 228 h 97"/>
                              <a:gd name="T20" fmla="+- 0 8361 8277"/>
                              <a:gd name="T21" fmla="*/ T20 w 313"/>
                              <a:gd name="T22" fmla="+- 0 202 165"/>
                              <a:gd name="T23" fmla="*/ 202 h 97"/>
                              <a:gd name="T24" fmla="+- 0 8277 8277"/>
                              <a:gd name="T25" fmla="*/ T24 w 313"/>
                              <a:gd name="T26" fmla="+- 0 202 165"/>
                              <a:gd name="T27" fmla="*/ 202 h 97"/>
                              <a:gd name="T28" fmla="+- 0 8277 8277"/>
                              <a:gd name="T29" fmla="*/ T28 w 313"/>
                              <a:gd name="T30" fmla="+- 0 212 165"/>
                              <a:gd name="T31" fmla="*/ 212 h 97"/>
                              <a:gd name="T32" fmla="+- 0 8361 8277"/>
                              <a:gd name="T33" fmla="*/ T32 w 313"/>
                              <a:gd name="T34" fmla="+- 0 212 165"/>
                              <a:gd name="T35" fmla="*/ 212 h 97"/>
                              <a:gd name="T36" fmla="+- 0 8361 8277"/>
                              <a:gd name="T37" fmla="*/ T36 w 313"/>
                              <a:gd name="T38" fmla="+- 0 202 165"/>
                              <a:gd name="T39" fmla="*/ 202 h 97"/>
                              <a:gd name="T40" fmla="+- 0 8503 8277"/>
                              <a:gd name="T41" fmla="*/ T40 w 313"/>
                              <a:gd name="T42" fmla="+- 0 165 165"/>
                              <a:gd name="T43" fmla="*/ 165 h 97"/>
                              <a:gd name="T44" fmla="+- 0 8491 8277"/>
                              <a:gd name="T45" fmla="*/ T44 w 313"/>
                              <a:gd name="T46" fmla="+- 0 165 165"/>
                              <a:gd name="T47" fmla="*/ 165 h 97"/>
                              <a:gd name="T48" fmla="+- 0 8491 8277"/>
                              <a:gd name="T49" fmla="*/ T48 w 313"/>
                              <a:gd name="T50" fmla="+- 0 246 165"/>
                              <a:gd name="T51" fmla="*/ 246 h 97"/>
                              <a:gd name="T52" fmla="+- 0 8456 8277"/>
                              <a:gd name="T53" fmla="*/ T52 w 313"/>
                              <a:gd name="T54" fmla="+- 0 181 165"/>
                              <a:gd name="T55" fmla="*/ 181 h 97"/>
                              <a:gd name="T56" fmla="+- 0 8448 8277"/>
                              <a:gd name="T57" fmla="*/ T56 w 313"/>
                              <a:gd name="T58" fmla="+- 0 165 165"/>
                              <a:gd name="T59" fmla="*/ 165 h 97"/>
                              <a:gd name="T60" fmla="+- 0 8430 8277"/>
                              <a:gd name="T61" fmla="*/ T60 w 313"/>
                              <a:gd name="T62" fmla="+- 0 165 165"/>
                              <a:gd name="T63" fmla="*/ 165 h 97"/>
                              <a:gd name="T64" fmla="+- 0 8430 8277"/>
                              <a:gd name="T65" fmla="*/ T64 w 313"/>
                              <a:gd name="T66" fmla="+- 0 262 165"/>
                              <a:gd name="T67" fmla="*/ 262 h 97"/>
                              <a:gd name="T68" fmla="+- 0 8443 8277"/>
                              <a:gd name="T69" fmla="*/ T68 w 313"/>
                              <a:gd name="T70" fmla="+- 0 262 165"/>
                              <a:gd name="T71" fmla="*/ 262 h 97"/>
                              <a:gd name="T72" fmla="+- 0 8443 8277"/>
                              <a:gd name="T73" fmla="*/ T72 w 313"/>
                              <a:gd name="T74" fmla="+- 0 181 165"/>
                              <a:gd name="T75" fmla="*/ 181 h 97"/>
                              <a:gd name="T76" fmla="+- 0 8486 8277"/>
                              <a:gd name="T77" fmla="*/ T76 w 313"/>
                              <a:gd name="T78" fmla="+- 0 262 165"/>
                              <a:gd name="T79" fmla="*/ 262 h 97"/>
                              <a:gd name="T80" fmla="+- 0 8503 8277"/>
                              <a:gd name="T81" fmla="*/ T80 w 313"/>
                              <a:gd name="T82" fmla="+- 0 262 165"/>
                              <a:gd name="T83" fmla="*/ 262 h 97"/>
                              <a:gd name="T84" fmla="+- 0 8503 8277"/>
                              <a:gd name="T85" fmla="*/ T84 w 313"/>
                              <a:gd name="T86" fmla="+- 0 246 165"/>
                              <a:gd name="T87" fmla="*/ 246 h 97"/>
                              <a:gd name="T88" fmla="+- 0 8503 8277"/>
                              <a:gd name="T89" fmla="*/ T88 w 313"/>
                              <a:gd name="T90" fmla="+- 0 165 165"/>
                              <a:gd name="T91" fmla="*/ 165 h 97"/>
                              <a:gd name="T92" fmla="+- 0 8590 8277"/>
                              <a:gd name="T93" fmla="*/ T92 w 313"/>
                              <a:gd name="T94" fmla="+- 0 251 165"/>
                              <a:gd name="T95" fmla="*/ 251 h 97"/>
                              <a:gd name="T96" fmla="+- 0 8542 8277"/>
                              <a:gd name="T97" fmla="*/ T96 w 313"/>
                              <a:gd name="T98" fmla="+- 0 251 165"/>
                              <a:gd name="T99" fmla="*/ 251 h 97"/>
                              <a:gd name="T100" fmla="+- 0 8542 8277"/>
                              <a:gd name="T101" fmla="*/ T100 w 313"/>
                              <a:gd name="T102" fmla="+- 0 165 165"/>
                              <a:gd name="T103" fmla="*/ 165 h 97"/>
                              <a:gd name="T104" fmla="+- 0 8529 8277"/>
                              <a:gd name="T105" fmla="*/ T104 w 313"/>
                              <a:gd name="T106" fmla="+- 0 165 165"/>
                              <a:gd name="T107" fmla="*/ 165 h 97"/>
                              <a:gd name="T108" fmla="+- 0 8529 8277"/>
                              <a:gd name="T109" fmla="*/ T108 w 313"/>
                              <a:gd name="T110" fmla="+- 0 262 165"/>
                              <a:gd name="T111" fmla="*/ 262 h 97"/>
                              <a:gd name="T112" fmla="+- 0 8590 8277"/>
                              <a:gd name="T113" fmla="*/ T112 w 313"/>
                              <a:gd name="T114" fmla="+- 0 262 165"/>
                              <a:gd name="T115" fmla="*/ 262 h 97"/>
                              <a:gd name="T116" fmla="+- 0 8590 8277"/>
                              <a:gd name="T117" fmla="*/ T116 w 313"/>
                              <a:gd name="T118" fmla="+- 0 251 165"/>
                              <a:gd name="T119" fmla="*/ 251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313" h="97">
                                <a:moveTo>
                                  <a:pt x="84" y="63"/>
                                </a:moveTo>
                                <a:lnTo>
                                  <a:pt x="0" y="63"/>
                                </a:lnTo>
                                <a:lnTo>
                                  <a:pt x="0" y="74"/>
                                </a:lnTo>
                                <a:lnTo>
                                  <a:pt x="84" y="74"/>
                                </a:lnTo>
                                <a:lnTo>
                                  <a:pt x="84" y="63"/>
                                </a:lnTo>
                                <a:close/>
                                <a:moveTo>
                                  <a:pt x="84" y="37"/>
                                </a:moveTo>
                                <a:lnTo>
                                  <a:pt x="0" y="37"/>
                                </a:lnTo>
                                <a:lnTo>
                                  <a:pt x="0" y="47"/>
                                </a:lnTo>
                                <a:lnTo>
                                  <a:pt x="84" y="47"/>
                                </a:lnTo>
                                <a:lnTo>
                                  <a:pt x="84" y="37"/>
                                </a:lnTo>
                                <a:close/>
                                <a:moveTo>
                                  <a:pt x="22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81"/>
                                </a:lnTo>
                                <a:lnTo>
                                  <a:pt x="179" y="16"/>
                                </a:lnTo>
                                <a:lnTo>
                                  <a:pt x="171" y="0"/>
                                </a:lnTo>
                                <a:lnTo>
                                  <a:pt x="153" y="0"/>
                                </a:lnTo>
                                <a:lnTo>
                                  <a:pt x="153" y="97"/>
                                </a:lnTo>
                                <a:lnTo>
                                  <a:pt x="166" y="97"/>
                                </a:lnTo>
                                <a:lnTo>
                                  <a:pt x="166" y="16"/>
                                </a:lnTo>
                                <a:lnTo>
                                  <a:pt x="209" y="97"/>
                                </a:lnTo>
                                <a:lnTo>
                                  <a:pt x="226" y="97"/>
                                </a:lnTo>
                                <a:lnTo>
                                  <a:pt x="226" y="81"/>
                                </a:lnTo>
                                <a:lnTo>
                                  <a:pt x="226" y="0"/>
                                </a:lnTo>
                                <a:close/>
                                <a:moveTo>
                                  <a:pt x="313" y="86"/>
                                </a:moveTo>
                                <a:lnTo>
                                  <a:pt x="265" y="86"/>
                                </a:lnTo>
                                <a:lnTo>
                                  <a:pt x="265" y="0"/>
                                </a:lnTo>
                                <a:lnTo>
                                  <a:pt x="252" y="0"/>
                                </a:lnTo>
                                <a:lnTo>
                                  <a:pt x="252" y="97"/>
                                </a:lnTo>
                                <a:lnTo>
                                  <a:pt x="313" y="97"/>
                                </a:lnTo>
                                <a:lnTo>
                                  <a:pt x="313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1BD416" id="docshapegroup168" o:spid="_x0000_s1026" style="position:absolute;margin-left:362.25pt;margin-top:8.25pt;width:89.4pt;height:91.6pt;z-index:-15718400;mso-wrap-distance-left:0;mso-wrap-distance-right:0;mso-position-horizontal-relative:page" coordorigin="7245,165" coordsize="1788,1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T//pCSkAAFsFAQAOAAAAZHJzL2Uyb0RvYy54bWzsXW2PI0du/h4g/0GY&#10;jwnOO916aw28DhzbdzjAdzFyyg/QajQzws1IiqTdsfPr87Cq2CqyyO727noRX3TAuTUrquopssgq&#10;ssjqr//t55fn0YfN8bTd797eVF/d3ow2u/X+frt7fHvzX8s//qG5GZ3Oq9396nm/27y9+WVzuvm3&#10;b/75n75+Pdxt6v3T/vl+cxyhkd3p7vXw9ubpfD7cvXlzWj9tXlanr/aHzQ5fPuyPL6sz/jw+vrk/&#10;rl7R+svzm/r2dvbmdX+8Pxz3683phH/9Pn55801o/+Fhsz7/x8PDaXMePb+9AbZz+O8x/Pcd/ffN&#10;N1+v7h6Pq8PTdp1grD4Cxctqu0OnbVPfr86r0fvjtmjqZbs+7k/7h/NX6/3Lm/3Dw3a9CWPAaKpb&#10;NZo/HffvD2Esj3evj4eWTWCt4tNHN7v+64efjqPtPWQ3md+MdqsXCOl+vz49rQ6bR+q/mjXEpdfD&#10;4x2I/3Q8/O3w0zEOFR9/3K//fsLXb/T39PdjJB69e/3L/h7trt6f94FLPz8cX6gJjH/0cxDGL60w&#10;Nj+fR2v8Y1WNp+MGMlvju6qajcd1Etf6CTKl383ryfRmRF/PplGS66cf+OfzBlMv/LYZ1/Ttm9Vd&#10;7DdgTdhoYJh5pwtzT5/G3L8R44LMTsSvlrkAI5lbzRaRr4GOmXrKOZp9QyhPYHwvL+fjehJ5Mpkl&#10;fjFHp+PIEDxzdqzu1u9P5z9t9kEkqw8/ns74GlP5Hp/ihwR9CWk8vDxDQf71D6Pb0Xw8bfCfOvH+&#10;8Z7JKib7lzej5e3odRR7pCaZpGaS0FI1rcajqgV8IQPi2CFaCkRPRlsYr0A1mZioMFXatpYTE9WM&#10;SbpRQVHallxUELhANZ6bqBZMRrxqTFSVZDt6rExmVTnfA5XFrUqyHvKzgVU575dVbUOTvK+mtw60&#10;nPmByoQm+U9Ty+RZlQtgWc1saFIA1WQxsbmWSyBQWdBge6Q4HWh1LoNl7Ux+KYJq0tya0OpcBIHK&#10;hCZl4AoUenqZtsva1oBaigCLgq2YdS6CQGVCkzKYjx0lqHMZLGtbDcZSBDAXNrRxLoJAZUHDmiAF&#10;6liNcS6D5dhWg7EUAVkyU6DjXASByoQmZeCa2XEug+XYVoOxFIEPLReBC20iZTAfz2wNneQyWE5s&#10;NZhIEaBTW6CTXASByuLaRMpgPp470HIZLCF1a3maSBG4akB7pstSQMpiQpMyADR73ZzkMlhObDWY&#10;ShG4xmOai8A1HlMpAxca7R3agS6nthpMpQhckzvNReCa3KmUgSvQaS6D5dRWg6kUgbtQTXMRuAsV&#10;dlbSeDhqMMtlsIRRsObaTIrAXd5nuQjc5X0mZeAaD+yYM4HObDWYSRGgU1tDZ7kIAhWrATbd7T5y&#10;9cRby/XPu7S3xKfRinzF2+AYHPYn2tgvwTds65e8UQUVbUQdYoyEiOdpV9tNDPkSMfZKcQ/cTU2b&#10;oEAe9rgYTA85+BDIw9a+l5w2C0SOdX4IGFrAA/mwkdKiSuRYD4e0TgtdIB82VFp8AvmwodKCQOSw&#10;5UPAJL9uCfs6iDwNFTZvCDkZMwIDOzSIPA0VtmEIOSk9tQ59HUSepAodysjj3ElKckQYQwcwjjcj&#10;BDDe0W9Wd4fVmXSLP45e397QGJ/Cg/71Zf9hs9yH78+kYEnY0S9DX5fvn3c5XRUZ29Lxt/w8hNbI&#10;pcCIW+7zt/yMVJEIEyEOk7/kZySCYUVL2E/1E8VwAMBzC/zMu4MCd7WUkPcQRSYEb9rtLnG0m4i2&#10;TzS8Tky0wIOoB3mawz1MSFQ9/Ew99ogmge+Rsp5ZLJT18/60iaKg2RrCMe20pdmexSBO++ft/R+3&#10;z880YU/Hx3ffPR9HH1YI4X3/799Ov/0hsU+QPYcVYrenn7HEQ1gqxk1inOfd/v4XxFCO+xgHRNwS&#10;H572x/+5Gb0iBvj25vTf71fHzc3o+c87xIEW1YQGfQ5/TKZzcgKP+Tfv8m9WuzWaentzvsGKRh+/&#10;O8dA4/vDcfv4hJ6qsMbt9t8iDvawpSgLQlGnu4gq/YFQ1BeLSWFex5jUj9vdZlTBVQAkQoTA1Xe7&#10;GOXDgpeifKPd/rsnrNWbEOJa/nJARC8qs/jJr4hU0RaVZvr8Nti+1R1HqsBnitzByYyi5Hjh4RgD&#10;VSP68PbmGbADSzlohXnEJDR12tlANoKM4nhaNeEHYuqIGXYb/mfNMARDd/fAs7p72qzuf0ifz6vt&#10;c/wcTIMz5VjUX1C6pNQq4jgP1ilJ63NGHOMSVs2xZQ8MYjmS+SFBNrxysiBzbWfhZTvFSwAQgxBR&#10;tHpGEaHUzYUME+nindjbbLXLns/rEQCniXdpCYjblioiehpF9Hn0Uu+xHVRgS9vWsIjjfIb4mYFK&#10;7K+JyEIlXZz5eBICewWvoPUXVLaPqSOOQGTCkhFHorJwFRHH6cIWYs77oRFHF1rOfGKpDU06OPCW&#10;HGi5AIZGHOezxuZaLoGKqCyu0WIT5ZSC7Y44Pyri6EGTEUcX2sD5/1ERR08xZcTR08xaK4Ej0I+K&#10;ODaIsVnaKSOORGUJtIw42vpJO6iLgg6MOLrQhBq40LQaOHPtoyKO3lwbD1KDIuLoCJQczAvXBkYc&#10;PWgy4uipQRFx9KDlMhgacfQEKiOOnkAnWg3mtl37qIhjM7HVgLZzrQgqorLUoIg41rYa0N6hbW1o&#10;xNGFlovAh6bVwIMmVoOBEUdPoDLi6Am0iDg6Av2oiKMHTUYcXWh6NfCg5TJYDow4egKVEcd8rmEb&#10;fo04eqHSa8TR48w14hiC258ecYS3RD7yJaKYB/YqjrhevuYAUU7WHf5Lk7g71DYoHpeI2sMAxsLP&#10;FElMYYohkct2gNwEx71KjqTO5+wbeyxJw23puGV+/hqQwwaskXFP/lhSnLH1872xRE62ZNwwP+NQ&#10;IlHPeFOPw6iKDnkkFDD6+GikHyu6RiP9rEYnQ452jzpeFTTus8eratq4Iyo1i6HsS9iRXMyQMXh7&#10;G0KhmB2fGrCq59UopCmGuNglzITBXja3FLCKsc48yKQCVjMk27WILw3lu2SkQVIsoUrw88bUHg2J&#10;kyYssUWjM+ESltwjhy4NWPkOuQOWclM8buWeYkiSK2HpkFU1nVrskhErIrL5pWNWHsOMLDkDm+R+&#10;5WHLuR+IHGxSBHOPa0aanIFNigCiNNmWS4BobGQ6ZuVxzYhZlchqqQAOMhGxksiungBtxHCAY2VY&#10;2J4AWAb6T9gEQox07BxMkLUNpPxCOvK5jUc+6M/bKiD8KQl5k3D5Qdr5xCant7xrvBDwTyJhbPFC&#10;x99e6EWDvL+8fM0/yJtjqvgdxtO7n/i/cyp1PQiNlQ8UksoPQuNBuDjVDHrxWx2EwoB3H4TyJOPd&#10;CB9yXs9Bs9ofb1+JHZIQbigG+XLCnVGaK1my6yn3pxQtedLF1kp7DbmAP98p9yzlCuEAKAQxLm4D&#10;RXDJbVhwXg+r6ceecs8q7M5nMQEo38QXTkPMSMtJ5J4JB9hIRG8BO14DET2NIvq8LblrBSAbVb5r&#10;jafcIaKRtyQ3rAC0MFEJp4GILFRyvzqfocbC4lW+YY11NQUq7TLM4T1ZzJI+A1FZuLTHMKtRhmQJ&#10;MffY0il3CU3yHqjCAXyaeBc5Itx08SMDlQlN8n8+w6GiCS0XQDrlLqFJAaDTcBpUQsslEKgsaNpj&#10;mOHw1IJmeAzG5NezH+4dei6gCZ+BCEyBUh1d9NHjAfxsgjM0Q6DWKXfBNV1XQ52a0HIR+NCkDOYz&#10;yMCElssg1dUU0HRdjTfX5Cl3zKgojYY+5Z7NbGgUY7xEQOIpdwlNigC5EjbXZF0NUVlzbVyogW3Q&#10;rFPuEpoUgQ8tF0GgsqDpU25PQ61T7gKarquZQwTWXNOn3HReWwpUn3J7do0OUC4CjXU1JTQpAvDD&#10;tmvylJuoTGhSBu5aYJ1yF9B0XU3KDSiMhzzljrkBJdf0Kbe7eAo1iHU1JTStBs6qLutqvGVd19V4&#10;GmrV1ZTQpAiqBhV+1lzTp9y2QPUp9wzTyLJr1il3AU3X1XjQ9Cm3A03KYO6tBlZdTQlNqUE6gC/m&#10;mjrlDolF5VxDgb5cqLBZMLmWm6Il0s5QjVRAQ45o3hgEau8gyWVt1T1QWRo6lysyLLO9hs6FGiDr&#10;0oQmRVA1SLu05to8t0SByoQmZeBDy1fk5TyUl5VckyKoGuyVTWi5CAKVBY1uPRA7D0egTS6DJYqI&#10;La41UgToNKSYFnOtyUUQqExoUgbgmr39bnIZLJtQXlZwrZEiqJpbm2tNLoJAZUKTMoCG2ss7DgMv&#10;M3fZ2GqwkCJAp6h8M7aSi1wEgcqCtpAywEKFAlBjKwndzqAtbDVYSBH40HIR+NCkDHxouQyWC1sN&#10;FlIE1XzhcC0XQaCyuIYgMbODd+C2RKvbXApL/M7UhOpWisGFV93mcujAJyXhrgnVbS4K4LPVobqV&#10;skDHIUe9UNUKwfPLPAlkNv+kOKCs9l68us3lAXy2TlSFw9zYi32lPGaQmfgKl9mxc7gKJhsvajdt&#10;xagqKY9qDrtjKS3O1rL2ApmNT8oD/LMX1kqdtMUbKQpzV6H4JLfriM7Y9q6isrvL4kpkJr7Cefbk&#10;K73nKl5LUeJTJ27AZy8VlXKgQWbjk/Lw9UO60BUiJ9ZKVhVOtOM9VHQKlfHPcR8qnSzubTcrmS2O&#10;39n4Ck/acVcr5Uo7/mo11JeupDON3zn4pDxcnxU3L0n+OfOvcKgdX7+SHnWFfawpX31Xhee4Vjp1&#10;3PZcq8Krntm7z0q61fidja9wrD39UJ61px+Fa+3iy+WxRFWig0/aKxg2e/nFdRZCviAz9Vdnkc/g&#10;M1jbFlzhkLUHfI5+FC62t34oH9tbPwone+bENWUueeW42ZW+v2JOVwYZmz7kb2Tjxfo7sflXeNoI&#10;HZv8k652BTNu6oe+xGKObZiNL5cH8Dn6Ubjb07GNT/rbVbzIolw/tMc9XzgBdelyE5k5//RdFp73&#10;SNe/Xew9AteOfujrLOYL+xyikn43kdn45HoOc+XxL5cH8Dn6Ufjet87+TznfIDPxFd434kbm/JPu&#10;d+X439VcrR/NrcM/5YGDzMYn7RXCfEiWM9wibESEfB0nHPaOyeL9bU3l6C+yRi/zBb6uo7+FH+7h&#10;k444fC1bfwtXvHb4p3xxkJn8a6Q8MP8c+yK9cdS/OPikPBDVcfanyiEHmY1PygP4HP9DuuSV45NX&#10;hVPuBBsr5ZWDzMRXuOVYuMz5J/3yynHMq8IzRxmdaZ8Xub2CODx8Uh44t3Psy0Lqh+OdV9o9p45t&#10;fFI/HHy4f5XVKPnnmKgW/3C1KRPSLYf4nTn/au2fe/hq6Z97/KuREZbUnPHZ9qWW/jl+5+CT8gh1&#10;ZBb/aumfx+qkMm5bI8tY4qts/7KW/jl+Z+PT/nmDCJiJT/rnRGbpR13457j+yZSv9M/xOweflAf4&#10;Z+9Pa+mfE5mNT8qDoDn4hH7Ujn9ea/+8Gdv+by39cyIz8RX+OTo2+Sf989rxz2vtnzewB6Z8pX9O&#10;ZDY+KQ/3/KyW/nnt+Oe19s+99aOW/jmR2fi0fjhh01r657Xjn9faP/dOhGrpnxOZia/wz528ilr6&#10;57Xjn9f6Gkkfn1w/XHxaP5z1t5b+ee3457X2z318cv3w8BX+uRO/qqV/Xjv+ea39c9f+Sf/ctX+F&#10;f+7sD8I11G28CVerOuuHvlXSXd+kf56vb9ec9l+d0+6nwEOLkLa3jKUHMfW9q3VMaiKHcaDrfEKz&#10;HeSpiG6JWNogcixRofXgVve2ThpB5JjJQ1r/f1/d6k4C3MIeGAmXeggjyVMmvsPDHUSepNqWKXbf&#10;H0l+JLUO/29I6+TWBXK+J6un9TRUeEdDWienh1qHszKIPA11MWwChzM7ap4O24a0Hw7R4g+GDTec&#10;aoUfYLs7qAfaxsYfDBtyOPeJPxg4aK66oROUQZBo5xV6GGikwlFF+MFAMxXODuIPBg6aNgvxBwMH&#10;zbaqGmisKrZWFKcexCWKPwdIsaKz13pWqXp4SZHcQT1QhDb2MHDQfAsoXlwxrAeKYYYe5EWgruGi&#10;90fEHww0XRXbLrgMwyBR2C1AGmi+EElLPxhowCq2YBUiSoPkQJGiAGmgEavYilUDzVhFsZTYwzBJ&#10;h+AG/YCiEkPGEKIN8QfDBh3c//CDgYasZkNGjvQgSHSAHXsYOGg2ZPVAQxZcyNDDQEMWfLrwg4GG&#10;LDhZ8QcDB82GrMZx4iAusSGrBxqy4BcESNKQRfv0CVWWlE2JKkvMbbPGMsiyFb1Xv4hkGGDjokmu&#10;beRnrHGM04LnNX/Hz0hDwSQ0xO/Y4S/5mYii3vJCzF/yMxJR2AItcbUbf8nPSESHzr1E5OD1YkqL&#10;AKJmUfrcDz8TqMinHqp0UXKroNwGPxMXIqsQV+vqMTIdOtxFlFDxVOd++GKLvK429p1GizOI2Kw3&#10;LSj2Ada1dNwyP4UUYPC7QKaLFtr1htvgZ2yL3GL02C5j/C0/BRXOLAf0GC8ihZ5xG/xM6COLcR7d&#10;1RaFd4ALp+BdVBSrHEwVr9j1ccUe+6giv2C+unAlFcAgOqkQAgR6BNCGUHXzK/VYhRtH/TFG9D06&#10;kGZhj9YN02Cm6p6rdFgPTvSgT1TIHOriF+UHoK0+3keb2K4+PEf5meZ9ml/d6CmURrOw22gkTYNa&#10;dqJPbXXPr7QjRs5EZ1sI4QJXzDN35wQlNoAK58udbUVO4FS2kyqa/sJ++ZaRsp3QO04DY7ueZaRw&#10;fk7HcuJnlBcm0ACqOOB2E8tN8DOJPrbUPd4ICi+762JKJJr3aGboDofoXS1Fy9kjg2QTCxnI4aU1&#10;s4dKr1vcBj8Tq6LUcULcBV5LmtvguYEJ2nt9w8dcHX69DurXXwcFpRRl+8E2fLmy/UWK317L9j/p&#10;XaNe2T6MpC7bD0vXZ7/sa0G5ArDaCHqkm9Dby+lhg0PZPq+sn1q2v8C5/HwRr6HJq9+xob4cDoXU&#10;h2BicxLs+yJJSlyKiV9hAc7JMJS2JWQZhbSvgD4nUoe6HiroV9vWMhxYFaggpBxVKgwuUGFJaFsC&#10;m8NhaYEKzM7ami9Q/2zxCluitq1Ytl+g0lkOHizyS9u2XFw6x8EDJlMcYoZDCU3ynstbC47R+phB&#10;i/npBctoJyF4ViG9xppfuQBS2X4JTQrAh5ZLIFDh6LuApjMbFg40ldjgTH41++dNSIsruCazGojK&#10;hCZlgORc1JAaXFM5DbYG6IwGF1ouAuQhOtCkDAAN+T4WtFwGqWy/EKhOZkBDlAxScI08qWyugcri&#10;mk5l8NRAZjLERIYSmhQBEpBDnlkJTaoBqExoWg1qW6AyiSHmMJTQpAh8aLkIApUFTScwLGokmBkC&#10;lfkLMX2hgKazFzyukZudC9Tmms5dwLuMbGi5DNLl9CU0KQLww9ZQmbeQ8qYL46HLChaoSDW5lssg&#10;vQ6zgKZrChokF1pqIEsKiMoSqK4ocBfPXAbpcvoSmlIDWrBNaLkI3GWdIg9iNXDsmqwliKUEJTSt&#10;Bo7JlWX7nl3TdQTeaiDLCGIVQQGtKCJwoKkaAsfk6hKCBV0XZGiorCCIBQQlNCkC2PlQ31DYNVU+&#10;ACprrumy/UWN6hULmlCDWDtQQNOlAx40WTlAVBY0XTiwoBccGdBk3UAsGyihKTWYx6qfgmuyaICo&#10;TGhSBiiRtddQWTIQKwZKaIUa2AuVrBfwoOlygcXY3q/JaoFYLFBAQ1QkV3fMNRuaLBVwoUkZuJsi&#10;WSgQ6wRKaFIEYbtj2TVZJeAZD0Su8oG6noGsEYglAgU0p0KgmGvY0WZraErwLBYqXR+wGNtrKJ0x&#10;tyvyMlYHlNCkCPimlBKaXA1i7mQJTcoAhfb2XJOVAbEwoIQmRQBooa6shJZbokBlaWhRtu9tc+2y&#10;/QJdUbbfIL/Xmm+qbJ/IbHxSElAGm3d22b6BT8oCN46EtOyCfapsn8hsfFIcHfhyeXDZfolPO8zp&#10;BpASn/SYiczEV7jMjhtjl+0b+KQ8sAOyp58q2ycyG5+Uh6sbdtm+gU/Kw9396rL9WDZYqC7K79lc&#10;xLIUz6xU0ntOZfslPl0W4DkOumzf8bdQfq/wObGaSrrQqWzfwCfl4fpcumzfxSflgRXDibvJsoBU&#10;tl/i0550c2u/hFGV7ROZOf8KXxrva7R2T3bZvoFPygP64dg/WbZPZDY+KQ+UB3v48qjGMpXtG/ik&#10;PGD/7K2KKtsnMhNf4VV78pVudSrbL/Fpx7rBMm6uH9KzJjIbn5SHu2MJeYyXfUEq2zfwSXm4OwNV&#10;tu/tWlB+r/R37OiHWbZf4itc7Fg2WK4fyseOZYOl/SucbCyEpn7Q0V/Gv1i2b+CT8gj1lKZ8Zdl+&#10;Kqsw8El5wMWwfcZKutqpbN/AJ+XRgS9fzwOZOf9Kd9t2HCvpb6ey/RKf9ri9d65RKutFHsDnrL+F&#10;z+2di0inO5XtG/ikPNBxKGss55/0u1NZTynfwvFGvac5/yjDNpt/juuNE0ImS6c3iMyY80863w3I&#10;TPkW3reHT7rfqWy/5F9Rto+wrY1PuR72+RIOBcR4wTrbBbfL9g18Wj88+yzdcNc+F364E18M6cqZ&#10;fB1PHOuZGC/sszP/pC+eyhrL+afL9r1wWciOzvHZZxRVcY0efEZTvtIhd9ePwiP37LN0yVPZfinf&#10;oU65XbZf8q9wy739qfTLU9m+gU+vHx7/VNm+45pXC60fMJSmfZHOOX5HZdMGPq0fnv1D6c3FXgUz&#10;admXomx/4ewP7LL9Ap9Xtl/YZ7tsP8gXiTfXl3b+ulf1uIUhXDI0NNEekwb5EdeyxkfKPKd8+sP+&#10;NPoZHEmZZ8uBNUIpIXLZ5jp2V+NxgdDA+iAuDxpYHcTFQW1SdTcYLg1qM7V7yOEY0pwZWBfEZUED&#10;q4K4KGhgTRCXBLXJlN3YuSBoYD0QlwNdyxr9d4mFQBXNh2tZY0dB+LWsMabmdqvntaxxEJfYin3x&#10;skbs1CDAT6ldw26Watcqs3YNW3EYEhQARy54qfiRrDvZm6JRaGsQUU+dScpnH0bVV/URc/H7qBBq&#10;AXikW3Xls6chImDaRUXnDcTUbqpUAtpHldriWgnOoOdnzMaP24O+YhQpam6Bc/HLCjaKCxNPuG9v&#10;ciRptXTcMj8jxlSn0VaX8rf8TFSYrdQneyn8LT8jFZ3AEFU3h1N5Yw9VqlHoodK8YDw+99JcaSs3&#10;PO7RaQjG0tJxy/yMI04o2w0gf8vPSEUBdbTVbkL5W34mKoSdQIXbObtmcboUoKfeKPWIyHZXWwk9&#10;DgY6qQbpzTAdpKtlMca+yquoOGiyC1dyNBB27KSKPSIPppMqGslC2v48okuqMJK20sabR6m6p6Vj&#10;mfMzyp6rpbrHEpUQG/2uoURcgwqhWs+CwfAzgopyb30h/pKfkShN7W72Rnn2lFRxtVQ3D7haqptK&#10;azlj5mfSuGivenilJc1t8Ny4Vkvt9t++P+8ftmeal1S68m5//8tPx/TH6+nwzdf0r/gw+vnleYdP&#10;h9Pb36SeBhNNVEsFW5qKab7bEaSwb/uN3mDb4ErAYBWu1VK/iXRh/3S1VF4O99lectqQO0HWHccH&#10;TrVUa4Q/sVoKU+Z2FPqD7uTlS3lm3tIpGOEwN5+32flCxmllRJ93h3kbj1hCWw3drWqhyk/GlvY5&#10;jIz6h+NR6xQGmtqe6aQz1BIVBC5QIUJvocrj/UOrpeI7M4rgvMz9im/cK3Gp1C/CZAL7zaulDGiS&#10;/z60XACDq6VQ1WYJkxblizRj7VsJTSV8NTXu2bfEKfO94i2w5XGLOo30yt9UtVQoyzOg6fnvQRMK&#10;UNsaUFRL4X0MFtdwMpFzDVRPIwOaVgLHYMgsr3j3a8E18moyjXK1U1ZLxRSHCO16RNUR22yvg+J4&#10;RXeQ77McUX2uSBTESyO7+DFxj5wwtsK/fM/74EiX7tpq6fhbfqYdd3QXeiJI0fEYRNTjBkSPaRAR&#10;x9oYMD9tNvC3VycAu6QwcQY4AYft+g7/T04APhVOwP6w2cFFeNgfX1bn01f74+Ob++Pqdbt7fHl+&#10;gxP72Rv86vz+uLlJjbwMauNldfz7+8Mf1vsX3Guxfbd93p5/Cc0BOYHaffhpuybvgP5Y//XDT8fR&#10;9h4Do7ovveMM84Tp4q9wVrpd/7hf//002u2/e1rtHjffng6b9Zl4c/mn43H/+rRZ3cP3iZEN2QoN&#10;TSJ597w9/HH7/Ex6SZ/TmI9D2LZ/eNiuN9/v1+9fNrtz5N1x84zh73enp+3hdDM63m1e3m0wzuOf&#10;7wOg1d3puP5P4A570dP5uDmvn6jzB4BI/w5z034REF9AEv7TAbx79/qX/f3m7c0KXmGYG7xJBig6&#10;UqaK37i/bhDAD53xbQQTuuOfriO43IfKPz4cT+c/bfYvI/oA0MAZGl99QBiePE+IIZEQ5t2eWEf/&#10;zrjSR/z5pfxRSlEU/mgI3Xw5f3TKEfs5XsUg+AxgxOU2OcJh8vN2txnEZLpibPSK2O8Ubw8g9n/M&#10;/TDH/fvdfYBJavJD+nxebZ/jZ0iYrpAJIQaaaFGMMdhAgk5Bhi8mXVLu1Qsm+v1+fXpaHTaUEwgg&#10;ScCfzx+dUK5c9EeD+Vndsb5Q0mq4vYN3HCzI9fuoLSQL1pAsu+jxPkFfyh1hM0WWZUP9BTlcyAp/&#10;FD0rErUjb/CaB2x7E+BLS9IfBRGys5IVuBCp/fgEZX8WKrEdp914iUr6Q6gasF8mJfbi6U6RApXa&#10;ioNNJqrcGwr+aIkKmxuxEZ+jNNNilvJHQWVxS/ujE7xKzGKX4Y8a0CTvgcp5fVnO/EBlQpP8b6a1&#10;zTP17lDKATSgSQEQw2yu5RIIVBY07Y9OUe9ncY129a13i/ttTWhF9ZHz0kvljzrvvFS1R65WytIj&#10;sNbiWumPBi++UEztj4a6lEIH1NtCmwnyNU2u5TKIt3eUAtX+6HxuvwpM+qNEZQkUR525UgGarQbG&#10;7R0GNK0G8faOgmuy2oiKzkxoWg0owGaYWeP2DgOaUoNUKVhCy0UAy2cbDzpDzWICzRTv8bGgyTKj&#10;cHtHCa0oMsI4SQH1WqFqjEBlcU3d3gHj4UDLTVG8vcOAJkWAtHfbeMjbO4jKhCZlAK4hmGUIVBYX&#10;4c0ploYWpUWx9LPgGh1rtZbIFagqLALXbGiyriiUFZVc0y8DbbA/sASqiopAZXFN3d7hzjVZUhRu&#10;7zCgSRGgoNJe2tXtHaCyoKlyIkBDYN4QqKwmCrd3lNDwL7lOoQTE5posJSIqE5o0Rc0U10yZ0IQa&#10;hNs7DGhKDfA6b1OgsoqIqExoUgbNFC8pM6HlpmgZSohKaLqCyHsxuCwg8t4LruqHAA1BekOgsnwo&#10;3N5hQJMigO7ZXJO3dxCVxTVVOuQaD+P2DgOaFEEwC5aGqrIhZzVQVUOYa/bybtzeUUIrS4bsnYeu&#10;GLLXUFUw5GqocXuHAU2pQYPNk8U1VSwEKkugqlbIFSjCoxcDvgy3d5TQikIhZ66p2zucuabKhFw1&#10;oFTKdm2Jt3cY0LQaOD6eKhFynDxVIQSu2b6BLBAK9UEGNK0GsXypWENVdVCsXip2ufr2DuzAbT0w&#10;b+8o0ZW3d8Tq4QKevr0jVg8b+KQk3G24eXuHhU/rA6q1LH3Qt3fE6lcDnxQH8NnLaXg90WXeVdgJ&#10;WjukSjvMVDZq4pMec6ouLfGVLrO9cJm3dxj8q6Q8UB3p4csX6UBmGZRK3XqJ+Vebq5d5e4eFT8oD&#10;HdumWN3ekaojS/6VzrOtu+btHQY+7T+7+KQD7eOT8sAm2Jl/0oWOt3dY+Ar9cPgnvejrSwuRG0Cx&#10;2ZB3RcFIHImOcEKiq8woyIII5xLiHUQOLQrknHjYc9KKdZfI2wTmbvJ06fX1pYWFmK7Vfd4Evlb3&#10;+cp9fWlhZtOiKfyE0iGsTh2vvUq2C2GK2KeXsJHKYVo6zmjg5+FMR7UprSOW44fzt+WerLikilkd&#10;7du9+Et+xqYQZoQJRrQx4uIv+ZkTYTHoIordYcfVRUQbMvTHywl3w8/YXVp1ujGlIpMeIuyvaHid&#10;mCgyB6KezBZOIu7uMMkP+9gBXGgXYR4+P5OUIy503NlWpOp54VLie09RSULfU6CSONFTCEIhVnC1&#10;jyqmHCDo2TVGijhTW91FOBSlBxVChl1taU1knnPOUJlspUfi6W4q3OkZMd6oRCh7eMwvQ+qeRylh&#10;o0f2iapnHqUee+ZkQt8zvxMnejRqmN5RnBj8wtTskmq6sKDdSbJU+Rk1KlH1vFqN5d3dI1Npo+jP&#10;IzpPwEjaVwq58yhqdEvHY+BnHAu9755a60EJBwlUuHGhi3tpLD2rDo+4u8dhPE5UPT3yq7e6tUDz&#10;lfnkSyK9prH/pVpREi0dt8zPZKfjDO2jSm3p+SLbSk31sDhKvlumUfA91V2xu55CSQrK9M80ZBiJ&#10;2c3j4mfkVVrae+a2J1HZViq67CsUi4wopMOzA9un62u1+grFKFkP///95IjSblxngYWgBI2Eckn/&#10;YXJEU8LXl8kRbeaUSgBjUNbShQtoQ45o+85IznrjBNDfU44ovJk8RxR7FSygXyxHdF7TaarN5zmt&#10;ncRoXiQcNv9Os0R/f6YGzok2NaHE5x/O1KTzhi9jauZzql8jFcCVqNC9S3YtEshSNjqOJ+K21lGB&#10;30U2OmLmevrkCemfL1+5psSFwNB0vsnpymOKJ4V8ZY7bMz8/Nl95jFu7cYV2Sm+/JBDnmVKhfpa6&#10;DsK90GCByRLfanqfAu6XU0QA3B5PEglO64rO1FkT4JiY8pO/UD1rYJLHTA6mPFnZw4SZmw2OWGRi&#10;wsxvhxdylQ1M6uy1xks2DEaJg1eisTilj11d8eVsx4VqOBS2gEnGe8ByvrvAJOPx7g9nXuW8j3Wz&#10;FjDJfUeMZHZa5ntypEhZLkgPGPk7bWMxS9kApo5ZcWmpJUpxxko0ligpOJcD82aYPGCtKUfZAib5&#10;7wHLue8Ck8x3p75RMWsAUynKNeaiMflFgjLRWBzT+cmeKI38ZAuY5L8HTEx+D5hkvjv5jexkC5jk&#10;vyNKiu+189UTZZGbfIssDcPaG7nJBjCdnEyZj6XBl6nJMe+xtPiS+Uhvsc0FRQ7aUcbMZAuY5D9A&#10;mcDyyU801hxTbz3wgeXsj28VNIBReCTT8ZqSgkqOibRkorGA6azkCbJ6LVEaWckWMMl/JHObwHLu&#10;E40JTDIfGUNIzTfmmJGTbAGTk98RpUxJdkSpM5InlJFsACMv7TLHQkayAYziFJkoHWAyIdkDJpnf&#10;uMBy9i9DPrIFTPK/ptsSyjkm0pGJxhKleqUBRGmbC/lGg5CNbABT6cgOMJGM7AHTucgeMCMX2QIm&#10;+e9MfpWKbE9+nYk8aWytNDKRLWBy8nscy02Px7EiD9mx/EYesgFMJSI7wEQasgtMMh+JefYcM7KQ&#10;LWBq8tsGViQhewa2yEH2gOXsjznIBjCdhGwvSTIF2TEXCIjnlqeZUiqoYceMDGQLmOR/PTUtv0hA&#10;JhrLXBT5xxPkWFrA8oV3GfKPLWBq8jvAcu57wMrsYweZmX1sYCvSj21xquRjR57VrRQBcitRj2Lw&#10;zcw9NtFJLXDWJpV67KKTcuhAl4sivTfQQqfdX3uBqqT/66xQlXaAPWUw845NdFIYjmmTLw30bFuZ&#10;deyoqpl1bKKTwnC0VSYd51qBM7PrGzG8lMN0xHnNmS3SVNOB7bJNSevO9035Bss2oaab/PpGDG9G&#10;prjv9Y0YxYwMKzVC4lhnOAOte5L9jnJmPzmjlVaOkNI6D3fHXNKVYipHuv2kfUXM5XuZphGznloy&#10;/pKfsbFIhJfBxfMc/pKfosdhVEWHnPBRJvilkbRpdN0jackYHD/zkbQmjr/kpxjJMKqiQ38kNd0q&#10;kR0NeyOpUz4oHyEzOn5GlEwFb65LLCjxTudKPWSIiGTYuC9+xj6rZMa7kTFVPPRxM6ArXNtOXQ4k&#10;Q3VX1zhrugWrvzWWQU+nTNbDXCbT/PDnQFBbwMSb9+Jo3EmAeA6NpyVkSfAzzYJEphEoqpTNOYyq&#10;hzc8hIFkxQCYOdfcrgH3/+GCrse710dcB07b+uPq8LRdf786r/K/wzVed5t6/7R/vt8cv/lfAAAA&#10;//8DAFBLAwQKAAAAAAAAACEAQKWlp1sEAABbBAAAFAAAAGRycy9tZWRpYS9pbWFnZTEucG5niVBO&#10;Rw0KGgoAAAANSUhEUgAAADYAAAANCAYAAADi+J2zAAAABmJLR0QA/wD/AP+gvaeTAAAACXBIWXMA&#10;AA7EAAAOxAGVKw4bAAAD+0lEQVRIic2Vb0gbZxzHfzF3y5+KHhpjPA/F9NAphEAFFTy84SYyg/rC&#10;U5aojGGU4Wq5FyMBfbvIVoSWJIi4DJFahdoXm2xTUKrMDFehwa4Q2dpkQ21aU7UJmhgT9dmrg+Nm&#10;O7Ev5g/uxX1+39/veb7Pc89zgBCCy/okEglFMpnEpTwSiWQCALLb7V+/qTYNLnFQFLVlNpunLlJ7&#10;qY29S2But/u6wWB4UlZW5ne5XH2BQOBqZmZmlOf528XFxX8mk8n3RkZGPl9dXa0AAGhoaPjZYrFM&#10;Shv5fL5rHo/HGo1GMwEASJIM9fb2DhcVFf0laGKx2JWxsbHPqqqqfiNJMuRyufo2NjYKcBxPtbe3&#10;362rq5sHAEgkEkqPx2NNJBLKQCBw1e12XwcAUKlUh11dXd+Jxw2Hw1qXy9UXDAb1GIYdt7W13TOZ&#10;TD8BAKD6+vo5iqI2TSbTjxzHTefm5r5Uq9Uxr9dbbTQa11iWXeI4brq0tNQPAGhqauoT8fe8vLzM&#10;qFSqOEVRmx0dHXfMZvMkQRCv8/LyQsFgsEjQbW1t5QMA4jhuWqfTvWhsbJzhOG46Pz9/C8fx5Pz8&#10;/EfCGWJZdgnH8aRGo3nFsuwSy7JLTU1NP4jPWHNz8/ckST4X5l1YWPi3XC4/npmZaQQAQDiOJ+fm&#10;5uqFCayvr7+vUCgSGRkZUYfD0S/w/f39dJqmn+p0uhenp6cyhBCEQqE8giBeUxS1GQ6HcwTt2tqa&#10;UaVSxWmafppKpTCxsfT09P2VlZUqsWGNRvPKYDD8Ll6wnJyccEtLy/03XR5KpfJwcXHxA4Fvb29r&#10;SZJ8rtfrAwAAqLW19Z60uKKi4iFFUZtSzvP8LQBABwcHVxBC4Ha7vwAANDk5aZZqBwYGvgIAtLCw&#10;8KHYGM/zt6Rai8VyV61Wx8RMq9Vuv82Y1Wr9Vprr7u4eBQCUBgCQnZ29+6/Dh2HHWVlZe2dx8fvu&#10;7m42AIDBYHgi1QpsZ2dHI+ZnjYfjeErKZDIZkrLz9rnUt+J/GXtbvLMxYYX29vaypDlhN8/ajfPE&#10;/2qstrb2AQDA0NDQlwghmcDj8bh6eHi4F8fxVE1NzS8X6S2TydDR0ZHiIrXYRYrEUVlZ+bC/v39w&#10;cHCwv6enZ5TjuPsnJydyp9N5w+/3l42Pj3+q0Wh2LtK7vLz80ezs7Mc8z98mCCKiVqvjNpvt5nlq&#10;MYZhvDRNP5MmjEbj48PDQ5WU6/X6IMMwXrlcfiIwh8MxkJaWdup0Om94PB4rAIBOp3s5Ojra09nZ&#10;eUfQKRSKI4ZhvAUFBRvSviUlJX9UV1f/KmYTExMddrv9G5/Pdw0hJCMIImKz2W5iGHbMMIxX/PMX&#10;gqbpZwzDeP8B7rPIWVn3CYUAAAAASUVORK5CYIJQSwMECgAAAAAAAAAhADa9XfiUAQAAlAEAABQA&#10;AABkcnMvbWVkaWEvaW1hZ2UyLnBuZ4lQTkcNChoKAAAADUlIRFIAAAARAAAAEggGAAAAvfk1VAAA&#10;AAZiS0dEAP8A/wD/oL2nkwAAAAlwSFlzAAAOxAAADsQBlSsOGwAAATRJREFUOI3lkjFLw1AUhY9S&#10;QjNFaV2SuimCSIaWBgoR3LqVDCUu3VxdHPwVgU4dO7o8XYKbW6Hi4CNvkBAo7VSSqe+ROBVcnouV&#10;UmtwsIN44U7n43Au90BKie+23+9fAJDT6XQ/j9vGL8zmTSzLevY871rTtNc8bktKudkkP53CbDbb&#10;C4KgxhirZlm20+l0bkzTfFkF0zTdZYxVgyCocc7LrVbr3rbtx4UuAchisTgHIAkh7ro3GoYRL3Pd&#10;bvfq88WEkPPJZHIwGAzO8iL3er3LKIqOR6PR0ZdzXNe9BQDOeTnPxHEcHwDiOK6san+kbP/UpDAc&#10;Dk+FEKXxeHwIAJTSuqIob6qqzpvN5sMCpJTWkyQxhBAlAAjD8MT3fQcA0Gg0nvDR2uXVdT1Zbmy7&#10;3b5bxwGQ79pdwQITgQGKAAAAAElFTkSuQmCCUEsDBAoAAAAAAAAAIQD73ioUYgYAAGIGAAAUAAAA&#10;ZHJzL21lZGlhL2ltYWdlMy5wbmeJUE5HDQoaCgAAAA1JSERSAAAAQwAAABAIBgAAAE3QwioAAAAG&#10;YktHRAD/AP8A/6C9p5MAAAAJcEhZcwAADsQAAA7EAZUrDhsAAAYCSURBVFiF5VdtTFNXGH5Pb2/h&#10;Fm9BUZGJdEhN2gIr7BbwA5dKiMImgm6TRpYw+SEic0b9M6fZD6OLP6aZjrnqD8biB2TEIWoQEgYG&#10;dNhKp3TlIwFFCwNZ+RC6Uu297dmfneWuASVqthif5CT3Ps/7vvc9b84577kIYwyvEjiOs/I8T9ts&#10;trdedmzJyw74KkNKHrq6ujQ1NTU5jx8/DqZpmtdoNF0ZGRkNCoViktj4fD7q0qVLG9rb23UAAFKp&#10;VFi/fv2VxMTEO+Kgdrs93ul0LlizZk2TmPf5fFRTU9MapVL5YNmyZT0AAC6XizWbzalqtbp7/vz5&#10;I+fPn9/icDiiaZrmN27cWK3VajuJf2NjY7rL5WIFQZA2NDRkEH7VqlU3GIbxmM3mVIQQTklJsVy7&#10;ds1w/fr1NJZlXTk5OTW9vb2q5OTkW6GhoROBRbBarZzL5WIBYwxnz57Nl0gkPrlc7tZoNJ0qlaqH&#10;oighPT39Z4wxYIzB7/ejLVu2nAMAHBUV1a/RaDpDQ0MfIYT8FRUVRmKHMQaj0Vghl8vdYg5jDBMT&#10;EwoAwLt37z5GOKvV+jYA4L179361dOnSu5GRkYNKpfI+RVECy7KTNpstgdgqFIoJhJAfIeRnGGaK&#10;jL6+vjcxxqDT6e4kJSX9mpeXV8kwzFRERMTDRYsWDd28eTMVAPDhw4c/D8zp0aNHoXK53J2bm1sN&#10;1dXVuRRFCcnJyZaxsbG5xGhsbGxubW1tFnnft2/flwCAd+3a9bXf70dkcnFxcXaZTPakubl59YsU&#10;QyaTPSkvLy8gfGtr6/KgoKDHHMe1iWNwHNeWkJBgC4xNikFRlGAwGJomJydZjDG43W458VMqlfd9&#10;Pp9E7HP8+PFPAQDX19evhbi4OLtCoZgYHh5eON0HSEC5XO7WarUdPM9LxZrNZksAAJyTk3PxRYqx&#10;bdu2U4H2RqOxAgCwIAgU4fR6/a2nFSM4ONgzMjISHqiVlZVtBQB85cqV98S8VqvtUKlUPX6/H0k6&#10;OjriVq5c+cvChQv/mOlgGRgYiJqampJnZGQ0SKVSQawlJCT8FhUVNdDd3a2eyX82iI+PtwdyZH9j&#10;jBHhEEJPbX9qtbo7PDx8NJA3Go2V8+bNGzOZTNsJ19zc/E5nZ6e2qKjoFEIISwAAaJrmZ5PwTHaz&#10;9X8ZeFYxZtIZhvEUFhaW1dbWvutwOKIBAEwm0/agoKAnW7du/R7g79bq8/mo2SQyk91s/V8GnlWM&#10;p2HHjh0nAQBOnz69zel0Lrhw4cL7mzdv/pGsJKlKpeo1m82pLpeLZVnWNV2QyMjIIZlM5m1paVmN&#10;MUbihPr6+mL6+/uXrFu3rl6cMM/ztNfrlclkMi/h7969G/u8ExHHfl7fmJiYvqysrKtlZWWFDMN4&#10;vF6vrLi4+DuiSw4cOHBodHQ0fNOmTT95vV4ZEQRBkFoslhQAAJZlXYWFhWVWq5U7cuTIZ8SG53k6&#10;Pz//HEII79y58xvC63S6dp7n6WPHju0h3OjoaHhBQcEPzzsRgpCQELfD4Yju7+9f8jz+JSUl3w4N&#10;DUUePHjwC51O175ixYrWf0SMMRw9enQPAOCIiIiHBoOhKS0trUWhUEwYDIYmcuryPC/NzMy8CgCY&#10;47g2g8HQFB0d/QAAcGlpaUlg99Hr9bcAACcmJt5evnx5a1hY2Pj+/fsPwQzd5MSJEzsDO0BRUZEJ&#10;ALC4g9XX168NDg72IIT8NE17aZr23rt3L0Z8z5ipK5L7UmxsbC8AYJPJVCTWEPk3aWxsTL948WIu&#10;WdparbYzOzv78uLFi38nhfN4PEx5efnH4htodnb2ZfEWIXA6nQtKS0s/GR4ejmAYxmM0Gis5jrNW&#10;VVV9qFaru5OSkm4DAIyPj8+tq6vL1Ov1beRWStDW1qbv6elZZjQaKwO3psViSfH7/RIAgA0bNlwK&#10;CQlx19XVZSKE8HT5iJGVlXX1xo0bqwYHB9+YM2fOn/9aGa/TcDgcSyiKEoqLi08Gav97cv/VsFgs&#10;yVVVVR+kpaW1UBQl2O32uNe2GHl5eZUAgMPCwsbPnDnz0XQ2fwFkmw4Oj8JrrQAAAABJRU5ErkJg&#10;glBLAwQUAAYACAAAACEAmNjpnuEAAAAKAQAADwAAAGRycy9kb3ducmV2LnhtbEyPQUvDQBCF74L/&#10;YRnBm92ksa2J2ZRS1FMRbAXxts1Ok9DsbMhuk/TfO570NMy8x5vv5evJtmLA3jeOFMSzCARS6UxD&#10;lYLPw+vDEwgfNBndOkIFV/SwLm5vcp0ZN9IHDvtQCQ4hn2kFdQhdJqUva7Taz1yHxNrJ9VYHXvtK&#10;ml6PHG5bOY+ipbS6If5Q6w63NZbn/cUqeBv1uEnil2F3Pm2v34fF+9cuRqXu76bNM4iAU/gzwy8+&#10;o0PBTEd3IeNFq2A1f1ywlYUlTzakUZKAOPIhTVcgi1z+r1D8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ECLQAUAAYACAAAACEAsYJntgoBAAATAgAAEwAAAAAAAAAAAAAA&#10;AAAAAAAAW0NvbnRlbnRfVHlwZXNdLnhtbFBLAQItABQABgAIAAAAIQA4/SH/1gAAAJQBAAALAAAA&#10;AAAAAAAAAAAAADsBAABfcmVscy8ucmVsc1BLAQItABQABgAIAAAAIQDdT//pCSkAAFsFAQAOAAAA&#10;AAAAAAAAAAAAADoCAABkcnMvZTJvRG9jLnhtbFBLAQItAAoAAAAAAAAAIQBApaWnWwQAAFsEAAAU&#10;AAAAAAAAAAAAAAAAAG8rAABkcnMvbWVkaWEvaW1hZ2UxLnBuZ1BLAQItAAoAAAAAAAAAIQA2vV34&#10;lAEAAJQBAAAUAAAAAAAAAAAAAAAAAPwvAABkcnMvbWVkaWEvaW1hZ2UyLnBuZ1BLAQItAAoAAAAA&#10;AAAAIQD73ioUYgYAAGIGAAAUAAAAAAAAAAAAAAAAAMIxAABkcnMvbWVkaWEvaW1hZ2UzLnBuZ1BL&#10;AQItABQABgAIAAAAIQCY2Ome4QAAAAoBAAAPAAAAAAAAAAAAAAAAAFY4AABkcnMvZG93bnJldi54&#10;bWxQSwECLQAUAAYACAAAACEANydHYcwAAAApAgAAGQAAAAAAAAAAAAAAAABkOQAAZHJzL19yZWxz&#10;L2Uyb0RvYy54bWwucmVsc1BLBQYAAAAACAAIAAACAABnOgAAAAA=&#10;">
                <v:shape id="docshape169" o:spid="_x0000_s1027" style="position:absolute;left:7324;top:1460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1pxxQAAANwAAAAPAAAAZHJzL2Rvd25yZXYueG1sRI9Pa8JA&#10;EMXvBb/DMkIvpW5SRUrqKkEo9VAE/xx6HLJjEpKdDdnVxG/fOQjeZnhv3vvNajO6Vt2oD7VnA+ks&#10;AUVceFtzaeB8+n7/BBUissXWMxm4U4DNevKywsz6gQ90O8ZSSQiHDA1UMXaZ1qGoyGGY+Y5YtIvv&#10;HUZZ+1LbHgcJd63+SJKldlizNFTY0baiojlenQG8/DSU0r45cD63v2/znP7SwZjX6Zh/gYo0xqf5&#10;cb2zgr8QWnlGJtDrfwAAAP//AwBQSwECLQAUAAYACAAAACEA2+H2y+4AAACFAQAAEwAAAAAAAAAA&#10;AAAAAAAAAAAAW0NvbnRlbnRfVHlwZXNdLnhtbFBLAQItABQABgAIAAAAIQBa9CxbvwAAABUBAAAL&#10;AAAAAAAAAAAAAAAAAB8BAABfcmVscy8ucmVsc1BLAQItABQABgAIAAAAIQAsL1pxxQAAANwAAAAP&#10;AAAAAAAAAAAAAAAAAAcCAABkcnMvZG93bnJldi54bWxQSwUGAAAAAAMAAwC3AAAA+QIAAAAA&#10;" path="m33,53r-14,l12,51,2,41,,34,,20,2,13,12,3,19,,33,r7,3l50,13r3,7l53,34r-3,7l40,51r-7,2xe" fillcolor="#dba5ae" stroked="f">
                  <v:path arrowok="t" o:connecttype="custom" o:connectlocs="33,1513;19,1513;12,1511;2,1501;0,1494;0,1480;2,1473;12,1463;19,1460;33,1460;40,1463;50,1473;53,1480;53,1494;50,1501;40,1511;33,1513" o:connectangles="0,0,0,0,0,0,0,0,0,0,0,0,0,0,0,0,0"/>
                </v:shape>
                <v:line id="Line 138" o:spid="_x0000_s1028" style="position:absolute;visibility:visible;mso-wrap-style:square" from="7351,1707" to="7351,1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CfKwQAAANwAAAAPAAAAZHJzL2Rvd25yZXYueG1sRE9Na8JA&#10;EL0X/A/LCN6ajTZomrpKEAq5iWm9D9lpkpqdDdlVk3/vCoXe5vE+Z7sfTSduNLjWsoJlFIMgrqxu&#10;uVbw/fX5moJwHlljZ5kUTORgv5u9bDHT9s4nupW+FiGEXYYKGu/7TEpXNWTQRbYnDtyPHQz6AIda&#10;6gHvIdx0chXHa2mw5dDQYE+HhqpLeTUKirfyd7Nqz/l0PPVTes3tJV4nSi3mY/4BwtPo/8V/7kKH&#10;+ck7PJ8JF8jdAwAA//8DAFBLAQItABQABgAIAAAAIQDb4fbL7gAAAIUBAAATAAAAAAAAAAAAAAAA&#10;AAAAAABbQ29udGVudF9UeXBlc10ueG1sUEsBAi0AFAAGAAgAAAAhAFr0LFu/AAAAFQEAAAsAAAAA&#10;AAAAAAAAAAAAHwEAAF9yZWxzLy5yZWxzUEsBAi0AFAAGAAgAAAAhADA8J8rBAAAA3AAAAA8AAAAA&#10;AAAAAAAAAAAABwIAAGRycy9kb3ducmV2LnhtbFBLBQYAAAAAAwADALcAAAD1AgAAAAA=&#10;" strokeweight=".09772mm"/>
                <v:shape id="docshape170" o:spid="_x0000_s1029" style="position:absolute;left:7325;top:1756;width:53;height:89;visibility:visible;mso-wrap-style:square;v-text-anchor:top" coordsize="53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RObxQAAANwAAAAPAAAAZHJzL2Rvd25yZXYueG1sRI/dasJA&#10;EIXvC77DMoXelLqxRZHoKv4gFETE2AcYsmMSmp0N2U1M375zIXg3wzlzzjfL9eBq1VMbKs8GJuME&#10;FHHubcWFgZ/r4WMOKkRki7VnMvBHAdar0csSU+vvfKE+i4WSEA4pGihjbFKtQ16SwzD2DbFoN986&#10;jLK2hbYt3iXc1fozSWbaYcXSUGJDu5Ly36xzBrK5Pu26Yt/l2/Nhwsd3+9VPozFvr8NmASrSEJ/m&#10;x/W3Ffyp4MszMoFe/QMAAP//AwBQSwECLQAUAAYACAAAACEA2+H2y+4AAACFAQAAEwAAAAAAAAAA&#10;AAAAAAAAAAAAW0NvbnRlbnRfVHlwZXNdLnhtbFBLAQItABQABgAIAAAAIQBa9CxbvwAAABUBAAAL&#10;AAAAAAAAAAAAAAAAAB8BAABfcmVscy8ucmVsc1BLAQItABQABgAIAAAAIQCP/RObxQAAANwAAAAP&#10;AAAAAAAAAAAAAAAAAAcCAABkcnMvZG93bnJldi54bWxQSwUGAAAAAAMAAwC3AAAA+QIAAAAA&#10;" path="m,15l,4,21,,33,r,11l21,11,,15xm33,79r-12,l21,11r12,l33,79xm53,89l1,89,1,79r52,l53,89xe" fillcolor="black" stroked="f">
                  <v:path arrowok="t" o:connecttype="custom" o:connectlocs="0,1772;0,1761;21,1757;33,1757;33,1768;21,1768;0,1772;33,1836;21,1836;21,1768;33,1768;33,1836;53,1846;1,1846;1,1836;53,1836;53,1846" o:connectangles="0,0,0,0,0,0,0,0,0,0,0,0,0,0,0,0,0"/>
                </v:shape>
                <v:shape id="docshape171" o:spid="_x0000_s1030" style="position:absolute;left:7244;top:651;width:27;height:1008;visibility:visible;mso-wrap-style:square;v-text-anchor:top" coordsize="27,1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fYevgAAANwAAAAPAAAAZHJzL2Rvd25yZXYueG1sRE/LqsIw&#10;EN0L/kMYwd01bUGRahQRBHdifayHZmyLzaQ0qVa/3ggX3M3hPGe57k0tHtS6yrKCeBKBIM6trrhQ&#10;cD7t/uYgnEfWWFsmBS9ysF4NB0tMtX3ykR6ZL0QIYZeigtL7JpXS5SUZdBPbEAfuZluDPsC2kLrF&#10;Zwg3tUyiaCYNVhwaSmxoW1J+zzqj4JBtzTHqusP13VxirF7J3b0TpcajfrMA4an3P/G/e6/D/GkM&#10;32fCBXL1AQAA//8DAFBLAQItABQABgAIAAAAIQDb4fbL7gAAAIUBAAATAAAAAAAAAAAAAAAAAAAA&#10;AABbQ29udGVudF9UeXBlc10ueG1sUEsBAi0AFAAGAAgAAAAhAFr0LFu/AAAAFQEAAAsAAAAAAAAA&#10;AAAAAAAAHwEAAF9yZWxzLy5yZWxzUEsBAi0AFAAGAAgAAAAhAJb59h6+AAAA3AAAAA8AAAAAAAAA&#10;AAAAAAAABwIAAGRycy9kb3ducmV2LnhtbFBLBQYAAAAAAwADALcAAADyAgAAAAA=&#10;" path="m26,1007r-26,m26,504l,504m26,l,e" filled="f" strokeweight=".09772mm">
                  <v:path arrowok="t" o:connecttype="custom" o:connectlocs="26,1658;0,1658;26,1155;0,1155;26,651;0,651" o:connectangles="0,0,0,0,0,0"/>
                </v:shape>
                <v:line id="Line 141" o:spid="_x0000_s1031" style="position:absolute;visibility:visible;mso-wrap-style:square" from="7271,1707" to="7271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SNmwQAAANwAAAAPAAAAZHJzL2Rvd25yZXYueG1sRE9Na4NA&#10;EL0H+h+WKeSWrLWtDSarSKHgrcS098Gdqok7K+4m6r/PFgq9zeN9ziGfTS9uNLrOsoKnbQSCuLa6&#10;40bB1+ljswPhPLLG3jIpWMhBnj2sDphqO/GRbpVvRAhhl6KC1vshldLVLRl0WzsQB+7HjgZ9gGMj&#10;9YhTCDe9jKMokQY7Dg0tDvTeUn2prkZB+Vyd3+Luu1g+j8Oyuxb2EiUvSq0f52IPwtPs/8V/7lKH&#10;+a8x/D4TLpDZHQAA//8DAFBLAQItABQABgAIAAAAIQDb4fbL7gAAAIUBAAATAAAAAAAAAAAAAAAA&#10;AAAAAABbQ29udGVudF9UeXBlc10ueG1sUEsBAi0AFAAGAAgAAAAhAFr0LFu/AAAAFQEAAAsAAAAA&#10;AAAAAAAAAAAAHwEAAF9yZWxzLy5yZWxzUEsBAi0AFAAGAAgAAAAhALtBI2bBAAAA3AAAAA8AAAAA&#10;AAAAAAAAAAAABwIAAGRycy9kb3ducmV2LnhtbFBLBQYAAAAAAwADALcAAAD1AgAAAAA=&#10;" strokeweight=".09772mm"/>
                <v:line id="Line 142" o:spid="_x0000_s1032" style="position:absolute;visibility:visible;mso-wrap-style:square" from="7642,1707" to="7642,1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Yb9vwAAANwAAAAPAAAAZHJzL2Rvd25yZXYueG1sRE/LqsIw&#10;EN1f8B/CCO6uqW+pRimC4E7sve6HZmyrzaQ0Udu/N4Lgbg7nOettayrxoMaVlhWMhhEI4szqknMF&#10;/3/73yUI55E1VpZJQUcOtpvezxpjbZ98okfqcxFC2MWooPC+jqV0WUEG3dDWxIG72MagD7DJpW7w&#10;GcJNJcdRNJcGSw4NBda0Kyi7pXej4DBJr4txeU6646nulvfE3qL5VKlBv01WIDy1/iv+uA86zJ9N&#10;4P1MuEBuXgAAAP//AwBQSwECLQAUAAYACAAAACEA2+H2y+4AAACFAQAAEwAAAAAAAAAAAAAAAAAA&#10;AAAAW0NvbnRlbnRfVHlwZXNdLnhtbFBLAQItABQABgAIAAAAIQBa9CxbvwAAABUBAAALAAAAAAAA&#10;AAAAAAAAAB8BAABfcmVscy8ucmVsc1BLAQItABQABgAIAAAAIQDUDYb9vwAAANwAAAAPAAAAAAAA&#10;AAAAAAAAAAcCAABkcnMvZG93bnJldi54bWxQSwUGAAAAAAMAAwC3AAAA8wIAAAAA&#10;" strokeweight=".09772mm"/>
                <v:shape id="docshape172" o:spid="_x0000_s1033" style="position:absolute;left:7612;top:1755;width:59;height:93;visibility:visible;mso-wrap-style:square;v-text-anchor:top" coordsize="59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+pNwgAAANwAAAAPAAAAZHJzL2Rvd25yZXYueG1sRE/dasIw&#10;FL4f+A7hCN7N1KJDO6PImLAiglYf4NCcpd2ak9JErW+/CAPvzsf3e5br3jbiSp2vHSuYjBMQxKXT&#10;NRsF59P2dQ7CB2SNjWNScCcP69XgZYmZdjc+0rUIRsQQ9hkqqEJoMyl9WZFFP3YtceS+XWcxRNgZ&#10;qTu8xXDbyDRJ3qTFmmNDhS19VFT+FherIL//zMN+9nlcnBe5Kfa7Q56mRqnRsN+8gwjUh6f43/2l&#10;4/zZFB7PxAvk6g8AAP//AwBQSwECLQAUAAYACAAAACEA2+H2y+4AAACFAQAAEwAAAAAAAAAAAAAA&#10;AAAAAAAAW0NvbnRlbnRfVHlwZXNdLnhtbFBLAQItABQABgAIAAAAIQBa9CxbvwAAABUBAAALAAAA&#10;AAAAAAAAAAAAAB8BAABfcmVscy8ucmVsc1BLAQItABQABgAIAAAAIQChI+pNwgAAANwAAAAPAAAA&#10;AAAAAAAAAAAAAAcCAABkcnMvZG93bnJldi54bWxQSwUGAAAAAAMAAwC3AAAA9gIAAAAA&#10;" path="m2,15l2,4,7,3,11,2,19,1,23,,36,r7,2l53,10r-31,l19,11r-8,1l7,13,2,15xm53,82r-22,l36,81r8,-6l46,71r,-11l44,56,37,50,32,48r-17,l15,38r17,l36,37r7,-5l44,29r,-9l43,16,36,12,31,10r22,l53,11r3,5l56,28r-1,4l49,39r-4,2l40,43r6,1l50,47r7,7l58,59r,15l55,80r-2,2xm35,92r-15,l16,92,8,91,4,90,,88,,76r3,2l7,80r8,2l19,82r34,l43,90r-8,2xe" fillcolor="black" stroked="f">
                  <v:path arrowok="t" o:connecttype="custom" o:connectlocs="2,1770;2,1759;7,1758;11,1757;19,1756;23,1755;36,1755;43,1757;53,1765;22,1765;19,1766;11,1767;7,1768;2,1770;53,1837;31,1837;36,1836;44,1830;46,1826;46,1815;44,1811;37,1805;32,1803;15,1803;15,1793;32,1793;36,1792;43,1787;44,1784;44,1775;43,1771;36,1767;31,1765;53,1765;53,1766;56,1771;56,1783;55,1787;49,1794;45,1796;40,1798;46,1799;50,1802;57,1809;58,1814;58,1829;55,1835;53,1837;35,1847;20,1847;16,1847;8,1846;4,1845;0,1843;0,1831;3,1833;7,1835;15,1837;19,1837;53,1837;43,1845;35,1847" o:connectangles="0,0,0,0,0,0,0,0,0,0,0,0,0,0,0,0,0,0,0,0,0,0,0,0,0,0,0,0,0,0,0,0,0,0,0,0,0,0,0,0,0,0,0,0,0,0,0,0,0,0,0,0,0,0,0,0,0,0,0,0,0,0"/>
                </v:shape>
                <v:line id="Line 144" o:spid="_x0000_s1034" style="position:absolute;visibility:visible;mso-wrap-style:square" from="7933,1707" to="7933,1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LsSwQAAANwAAAAPAAAAZHJzL2Rvd25yZXYueG1sRE9Na8JA&#10;EL0X/A/LCN7qprFqiFlDEARvxbTeh+yYpGZnQ3bV5N93C4Xe5vE+J8tH04kHDa61rOBtGYEgrqxu&#10;uVbw9Xl8TUA4j6yxs0wKJnKQ72cvGabaPvlMj9LXIoSwS1FB432fSumqhgy6pe2JA3e1g0Ef4FBL&#10;PeAzhJtOxlG0kQZbDg0N9nRoqLqVd6PgtCq/t3F7KaaPcz8l98Leos27Uov5WOxAeBr9v/jPfdJh&#10;/noNv8+EC+T+BwAA//8DAFBLAQItABQABgAIAAAAIQDb4fbL7gAAAIUBAAATAAAAAAAAAAAAAAAA&#10;AAAAAABbQ29udGVudF9UeXBlc10ueG1sUEsBAi0AFAAGAAgAAAAhAFr0LFu/AAAAFQEAAAsAAAAA&#10;AAAAAAAAAAAAHwEAAF9yZWxzLy5yZWxzUEsBAi0AFAAGAAgAAAAhADSouxLBAAAA3AAAAA8AAAAA&#10;AAAAAAAAAAAABwIAAGRycy9kb3ducmV2LnhtbFBLBQYAAAAAAwADALcAAAD1AgAAAAA=&#10;" strokeweight=".09772mm"/>
                <v:shape id="docshape173" o:spid="_x0000_s1035" style="position:absolute;left:7903;top:1756;width:58;height:91;visibility:visible;mso-wrap-style:square;v-text-anchor:top" coordsize="58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Fb3wgAAANwAAAAPAAAAZHJzL2Rvd25yZXYueG1sRE/fa8Iw&#10;EH4X/B/CCXvTdMLKVo0ywgbzxTE738/mbIrNpTSZVv/6ZTDw7T6+n7dcD64VZ+pD41nB4ywDQVx5&#10;03Ct4Lt8nz6DCBHZYOuZFFwpwHo1Hi2xMP7CX3TexVqkEA4FKrAxdoWUobLkMMx8R5y4o+8dxgT7&#10;WpoeLynctXKeZbl02HBqsNiRtlSddj9Owdsh18eN3rZ7U7p5+WL1563TSj1MhtcFiEhDvIv/3R8m&#10;zX/K4e+ZdIFc/QIAAP//AwBQSwECLQAUAAYACAAAACEA2+H2y+4AAACFAQAAEwAAAAAAAAAAAAAA&#10;AAAAAAAAW0NvbnRlbnRfVHlwZXNdLnhtbFBLAQItABQABgAIAAAAIQBa9CxbvwAAABUBAAALAAAA&#10;AAAAAAAAAAAAAB8BAABfcmVscy8ucmVsc1BLAQItABQABgAIAAAAIQDXeFb3wgAAANwAAAAPAAAA&#10;AAAAAAAAAAAAAAcCAABkcnMvZG93bnJldi54bWxQSwUGAAAAAAMAAwC3AAAA9gIAAAAA&#10;" path="m4,45l4,,51,r,10l15,10r,22l40,32r3,1l51,40r-31,l17,40r-7,2l7,43,4,45xm40,32r-25,l16,31r2,l22,30r1,l35,30r5,2xm51,80r-21,l35,79r8,-8l45,66r,-12l43,49,35,42,30,40r21,l54,44r3,7l57,70r-3,7l51,80xm34,90r-15,l16,90,8,89,4,88,,87,,75r3,2l7,78r8,2l19,80r32,l42,88r-8,2xe" fillcolor="black" stroked="f">
                  <v:path arrowok="t" o:connecttype="custom" o:connectlocs="4,1802;4,1757;51,1757;51,1767;15,1767;15,1789;40,1789;43,1790;51,1797;20,1797;17,1797;10,1799;7,1800;4,1802;40,1789;15,1789;16,1788;18,1788;22,1787;23,1787;35,1787;40,1789;51,1837;30,1837;35,1836;43,1828;45,1823;45,1811;43,1806;35,1799;30,1797;51,1797;54,1801;57,1808;57,1827;54,1834;51,1837;34,1847;19,1847;16,1847;8,1846;4,1845;0,1844;0,1832;3,1834;7,1835;15,1837;19,1837;51,1837;42,1845;34,1847" o:connectangles="0,0,0,0,0,0,0,0,0,0,0,0,0,0,0,0,0,0,0,0,0,0,0,0,0,0,0,0,0,0,0,0,0,0,0,0,0,0,0,0,0,0,0,0,0,0,0,0,0,0,0"/>
                </v:shape>
                <v:line id="Line 146" o:spid="_x0000_s1036" style="position:absolute;visibility:visible;mso-wrap-style:square" from="8224,1707" to="8224,1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oD+vwAAANwAAAAPAAAAZHJzL2Rvd25yZXYueG1sRE/LqsIw&#10;EN1f8B/CCO6uqW+pRimC4E7sve6HZmyrzaQ0Udu/N4Lgbg7nOettayrxoMaVlhWMhhEI4szqknMF&#10;/3/73yUI55E1VpZJQUcOtpvezxpjbZ98okfqcxFC2MWooPC+jqV0WUEG3dDWxIG72MagD7DJpW7w&#10;GcJNJcdRNJcGSw4NBda0Kyi7pXej4DBJr4txeU6646nulvfE3qL5VKlBv01WIDy1/iv+uA86zJ8t&#10;4P1MuEBuXgAAAP//AwBQSwECLQAUAAYACAAAACEA2+H2y+4AAACFAQAAEwAAAAAAAAAAAAAAAAAA&#10;AAAAW0NvbnRlbnRfVHlwZXNdLnhtbFBLAQItABQABgAIAAAAIQBa9CxbvwAAABUBAAALAAAAAAAA&#10;AAAAAAAAAB8BAABfcmVscy8ucmVsc1BLAQItABQABgAIAAAAIQCrNoD+vwAAANwAAAAPAAAAAAAA&#10;AAAAAAAAAAcCAABkcnMvZG93bnJldi54bWxQSwUGAAAAAAMAAwC3AAAA8wIAAAAA&#10;" strokeweight=".09772mm"/>
                <v:shape id="docshape174" o:spid="_x0000_s1037" style="position:absolute;left:8195;top:1756;width:58;height:89;visibility:visible;mso-wrap-style:square;v-text-anchor:top" coordsize="5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D8RxQAAANwAAAAPAAAAZHJzL2Rvd25yZXYueG1sRI9Ba8JA&#10;EIXvBf/DMoK3uqugaHQVEYT24EGrB29DdpqEZmdDdo1pf71zEHqb4b1575v1tve16qiNVWALk7EB&#10;RZwHV3Fh4fJ1eF+AignZYR2YLPxShO1m8LbGzIUHn6g7p0JJCMcMLZQpNZnWMS/JYxyHhli079B6&#10;TLK2hXYtPiTc13pqzFx7rFgaSmxoX1L+c757C6j35r7ort7clqfdMvxNPuvj1drRsN+tQCXq07/5&#10;df3hBH8mtPKMTKA3TwAAAP//AwBQSwECLQAUAAYACAAAACEA2+H2y+4AAACFAQAAEwAAAAAAAAAA&#10;AAAAAAAAAAAAW0NvbnRlbnRfVHlwZXNdLnhtbFBLAQItABQABgAIAAAAIQBa9CxbvwAAABUBAAAL&#10;AAAAAAAAAAAAAAAAAB8BAABfcmVscy8ucmVsc1BLAQItABQABgAIAAAAIQDc0D8RxQAAANwAAAAP&#10;AAAAAAAAAAAAAAAAAAcCAABkcnMvZG93bnJldi54bWxQSwUGAAAAAAMAAwC3AAAA+QIAAAAA&#10;" path="m25,89r-12,l43,10,,10,,,58,r,5l25,89xe" fillcolor="black" stroked="f">
                  <v:path arrowok="t" o:connecttype="custom" o:connectlocs="25,1846;13,1846;43,1767;0,1767;0,1757;58,1757;58,1762;25,1846" o:connectangles="0,0,0,0,0,0,0,0"/>
                </v:shape>
                <v:shape id="docshape175" o:spid="_x0000_s1038" type="#_x0000_t75" style="position:absolute;left:7947;top:1893;width:409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vDFwgAAANwAAAAPAAAAZHJzL2Rvd25yZXYueG1sRE9Li8Iw&#10;EL4v+B/CCN40VdhFq6mIi+h68oV4HJrpA5tJaWLt/vuNIOxtPr7nLJadqURLjSstKxiPIhDEqdUl&#10;5wou581wCsJ5ZI2VZVLwSw6WSe9jgbG2Tz5Se/K5CCHsYlRQeF/HUrq0IINuZGviwGW2MegDbHKp&#10;G3yGcFPJSRR9SYMlh4YCa1oXlN5PD6Nge2uz+/dmdU2n5vFTHvYTsz1clRr0u9UchKfO/4vf7p0O&#10;8z9n8HomXCCTPwAAAP//AwBQSwECLQAUAAYACAAAACEA2+H2y+4AAACFAQAAEwAAAAAAAAAAAAAA&#10;AAAAAAAAW0NvbnRlbnRfVHlwZXNdLnhtbFBLAQItABQABgAIAAAAIQBa9CxbvwAAABUBAAALAAAA&#10;AAAAAAAAAAAAAB8BAABfcmVscy8ucmVsc1BLAQItABQABgAIAAAAIQBBmvDFwgAAANwAAAAPAAAA&#10;AAAAAAAAAAAAAAcCAABkcnMvZG93bnJldi54bWxQSwUGAAAAAAMAAwC3AAAA9gIAAAAA&#10;">
                  <v:imagedata r:id="rId90" o:title=""/>
                </v:shape>
                <v:line id="Line 149" o:spid="_x0000_s1039" style="position:absolute;visibility:visible;mso-wrap-style:square" from="8515,1707" to="8515,1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9I3wwAAANwAAAAPAAAAZHJzL2Rvd25yZXYueG1sRI9Ba8JA&#10;EIXvhf6HZQre6kYtUVJXCYLgrRj1PmSnSTQ7G7KrJv++cyh4m+G9ee+b9XZwrXpQHxrPBmbTBBRx&#10;6W3DlYHzaf+5AhUissXWMxkYKcB28/62xsz6Jx/pUcRKSQiHDA3UMXaZ1qGsyWGY+o5YtF/fO4yy&#10;9pW2PT4l3LV6niSpdtiwNNTY0a6m8lbcnYHDorgu580lH3+O3bi65/6WpF/GTD6G/BtUpCG+zP/X&#10;Byv4qeDLMzKB3vwBAAD//wMAUEsBAi0AFAAGAAgAAAAhANvh9svuAAAAhQEAABMAAAAAAAAAAAAA&#10;AAAAAAAAAFtDb250ZW50X1R5cGVzXS54bWxQSwECLQAUAAYACAAAACEAWvQsW78AAAAVAQAACwAA&#10;AAAAAAAAAAAAAAAfAQAAX3JlbHMvLnJlbHNQSwECLQAUAAYACAAAACEA6rPSN8MAAADcAAAADwAA&#10;AAAAAAAAAAAAAAAHAgAAZHJzL2Rvd25yZXYueG1sUEsFBgAAAAADAAMAtwAAAPcCAAAAAA==&#10;" strokeweight=".09772mm"/>
                <v:shape id="docshape176" o:spid="_x0000_s1040" style="position:absolute;left:8484;top:1755;width:62;height:93;visibility:visible;mso-wrap-style:square;v-text-anchor:top" coordsize="62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J2gwgAAANwAAAAPAAAAZHJzL2Rvd25yZXYueG1sRE9Na8JA&#10;EL0X/A/LCN6aiR5EoquoWNFTWyuCtyE7JsHsbMxuNf33bqHQ2zze58wWna3VnVtfOdEwTFJQLLkz&#10;lRQajl9vrxNQPpAYqp2whh/2sJj3XmaUGfeQT74fQqFiiPiMNJQhNBmiz0u25BPXsETu4lpLIcK2&#10;QNPSI4bbGkdpOkZLlcSGkhpel5xfD99WwzLF1cfmNtpWuN2vTvszXhr/rvWg3y2noAJ34V/8596Z&#10;OH88hN9n4gU4fwIAAP//AwBQSwECLQAUAAYACAAAACEA2+H2y+4AAACFAQAAEwAAAAAAAAAAAAAA&#10;AAAAAAAAW0NvbnRlbnRfVHlwZXNdLnhtbFBLAQItABQABgAIAAAAIQBa9CxbvwAAABUBAAALAAAA&#10;AAAAAAAAAAAAAB8BAABfcmVscy8ucmVsc1BLAQItABQABgAIAAAAIQA1cJ2gwgAAANwAAAAPAAAA&#10;AAAAAAAAAAAAAAcCAABkcnMvZG93bnJldi54bWxQSwUGAAAAAAMAAwC3AAAA9gIAAAAA&#10;" path="m33,61r-13,l13,58,3,47,,40,,21,3,14,14,3,21,,40,r8,4l52,10r-28,l20,12r-6,7l12,24r,13l14,42r6,7l24,51r25,l47,53r-3,3l37,60r-4,1xm49,51r-14,l39,49r7,-7l47,37r,-13l46,19,39,12,35,10r17,l59,20r2,11l61,50r-12,l49,51xm50,82r-18,l38,80,46,69r3,-8l49,50r12,l61,61,58,72,50,82xm36,92r-14,l19,92,12,91,9,90,6,89,6,78r3,1l12,80r6,2l21,82r29,l45,88r-9,4xe" fillcolor="black" stroked="f">
                  <v:path arrowok="t" o:connecttype="custom" o:connectlocs="20,1816;3,1802;0,1776;14,1758;40,1755;52,1765;20,1767;12,1779;14,1797;24,1806;47,1808;37,1815;49,1806;39,1804;47,1792;46,1774;35,1765;59,1775;61,1805;49,1806;32,1837;46,1824;49,1805;61,1816;50,1837;22,1847;12,1846;6,1844;9,1834;18,1837;50,1837;36,1847" o:connectangles="0,0,0,0,0,0,0,0,0,0,0,0,0,0,0,0,0,0,0,0,0,0,0,0,0,0,0,0,0,0,0,0"/>
                </v:shape>
                <v:shape id="docshape177" o:spid="_x0000_s1041" type="#_x0000_t75" style="position:absolute;left:8742;top:1707;width:131;height: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gSvvwAAANwAAAAPAAAAZHJzL2Rvd25yZXYueG1sRE9NawIx&#10;EL0X/A9hBC9Fk/UgZTVKkRXEm1bvQzLdLN1Mtpuo6783QqG3ebzPWW0G34ob9bEJrKGYKRDEJtiG&#10;aw3nr930A0RMyBbbwKThQRE269HbCksb7nyk2ynVIodwLFGDS6krpYzGkcc4Cx1x5r5D7zFl2NfS&#10;9njP4b6Vc6UW0mPDucFhR1tH5ud09RouR3ZnJU21jUXVys4e3tUvaj0ZD59LEImG9C/+c+9tnr+Y&#10;w+uZfIFcPwEAAP//AwBQSwECLQAUAAYACAAAACEA2+H2y+4AAACFAQAAEwAAAAAAAAAAAAAAAAAA&#10;AAAAW0NvbnRlbnRfVHlwZXNdLnhtbFBLAQItABQABgAIAAAAIQBa9CxbvwAAABUBAAALAAAAAAAA&#10;AAAAAAAAAB8BAABfcmVscy8ucmVsc1BLAQItABQABgAIAAAAIQDDqgSvvwAAANwAAAAPAAAAAAAA&#10;AAAAAAAAAAcCAABkcnMvZG93bnJldi54bWxQSwUGAAAAAAMAAwC3AAAA8wIAAAAA&#10;">
                  <v:imagedata r:id="rId91" o:title=""/>
                </v:shape>
                <v:line id="Line 152" o:spid="_x0000_s1042" style="position:absolute;visibility:visible;mso-wrap-style:square" from="7271,1707" to="9032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UxAwQAAANwAAAAPAAAAZHJzL2Rvd25yZXYueG1sRE9Na8JA&#10;EL0X/A/LCN7qplpSSd2EUCjkJkZ7H7LTJDU7G7KrSf69KxS8zeN9zj6bTCduNLjWsoK3dQSCuLK6&#10;5VrB+fT9ugPhPLLGzjIpmMlBli5e9phoO/KRbqWvRQhhl6CCxvs+kdJVDRl0a9sTB+7XDgZ9gEMt&#10;9YBjCDed3ERRLA22HBoa7OmroepSXo2CYlv+fWzan3w+HPt5d83tJYrflVotp/wThKfJP8X/7kKH&#10;+fEWHs+EC2R6BwAA//8DAFBLAQItABQABgAIAAAAIQDb4fbL7gAAAIUBAAATAAAAAAAAAAAAAAAA&#10;AAAAAABbQ29udGVudF9UeXBlc10ueG1sUEsBAi0AFAAGAAgAAAAhAFr0LFu/AAAAFQEAAAsAAAAA&#10;AAAAAAAAAAAAHwEAAF9yZWxzLy5yZWxzUEsBAi0AFAAGAAgAAAAhABphTEDBAAAA3AAAAA8AAAAA&#10;AAAAAAAAAAAABwIAAGRycy9kb3ducmV2LnhtbFBLBQYAAAAAAwADALcAAAD1AgAAAAA=&#10;" strokeweight=".09772mm"/>
                <v:shape id="docshape178" o:spid="_x0000_s1043" type="#_x0000_t75" style="position:absolute;left:7719;top:168;width:498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XAWvwAAANwAAAAPAAAAZHJzL2Rvd25yZXYueG1sRE/dCgFB&#10;FL5X3mE6yh2zJGkZQiklys8Fd8fOsbvZObPtDNbbG6Xcna/v90xmtSnEkyqXW1bQ60YgiBOrc04V&#10;nI6rzgiE88gaC8uk4E0OZtNmY4Kxti/e0/PgUxFC2MWoIPO+jKV0SUYGXdeWxIG72cqgD7BKpa7w&#10;FcJNIftRNJQGcw4NGZa0zCi5Hx5GwXm/uUS97emq5zbfnW/37aIkr1S7Vc/HIDzV/i/+udc6zB8O&#10;4PtMuEBOPwAAAP//AwBQSwECLQAUAAYACAAAACEA2+H2y+4AAACFAQAAEwAAAAAAAAAAAAAAAAAA&#10;AAAAW0NvbnRlbnRfVHlwZXNdLnhtbFBLAQItABQABgAIAAAAIQBa9CxbvwAAABUBAAALAAAAAAAA&#10;AAAAAAAAAB8BAABfcmVscy8ucmVsc1BLAQItABQABgAIAAAAIQCkNXAWvwAAANwAAAAPAAAAAAAA&#10;AAAAAAAAAAcCAABkcnMvZG93bnJldi54bWxQSwUGAAAAAAMAAwC3AAAA8wIAAAAA&#10;">
                  <v:imagedata r:id="rId92" o:title=""/>
                </v:shape>
                <v:shape id="docshape179" o:spid="_x0000_s1044" style="position:absolute;left:8277;top:165;width:313;height:97;visibility:visible;mso-wrap-style:square;v-text-anchor:top" coordsize="313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aNewgAAANwAAAAPAAAAZHJzL2Rvd25yZXYueG1sRE9Na8JA&#10;EL0L/odlBG+6idBQoqsYUSgtFBpDzkN2TILZ2ZBdNfbXdwuF3ubxPmezG00n7jS41rKCeBmBIK6s&#10;brlWUJxPi1cQziNr7CyTgic52G2nkw2m2j74i+65r0UIYZeigsb7PpXSVQ0ZdEvbEwfuYgeDPsCh&#10;lnrARwg3nVxFUSINthwaGuzp0FB1zW9Gwar89Fx8d/tD9h5j9VEes+R0VWo+G/drEJ5G/y/+c7/p&#10;MD95gd9nwgVy+wMAAP//AwBQSwECLQAUAAYACAAAACEA2+H2y+4AAACFAQAAEwAAAAAAAAAAAAAA&#10;AAAAAAAAW0NvbnRlbnRfVHlwZXNdLnhtbFBLAQItABQABgAIAAAAIQBa9CxbvwAAABUBAAALAAAA&#10;AAAAAAAAAAAAAB8BAABfcmVscy8ucmVsc1BLAQItABQABgAIAAAAIQDiIaNewgAAANwAAAAPAAAA&#10;AAAAAAAAAAAAAAcCAABkcnMvZG93bnJldi54bWxQSwUGAAAAAAMAAwC3AAAA9gIAAAAA&#10;" path="m84,63l,63,,74r84,l84,63xm84,37l,37,,47r84,l84,37xm226,l214,r,81l179,16,171,,153,r,97l166,97r,-81l209,97r17,l226,81,226,xm313,86r-48,l265,,252,r,97l313,97r,-11xe" fillcolor="black" stroked="f">
                  <v:path arrowok="t" o:connecttype="custom" o:connectlocs="84,228;0,228;0,239;84,239;84,228;84,202;0,202;0,212;84,212;84,202;226,165;214,165;214,246;179,181;171,165;153,165;153,262;166,262;166,181;209,262;226,262;226,246;226,165;313,251;265,251;265,165;252,165;252,262;313,262;313,251" o:connectangles="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53D805AD" wp14:editId="0B8B1AE1">
                <wp:simplePos x="0" y="0"/>
                <wp:positionH relativeFrom="page">
                  <wp:posOffset>5826125</wp:posOffset>
                </wp:positionH>
                <wp:positionV relativeFrom="paragraph">
                  <wp:posOffset>103505</wp:posOffset>
                </wp:positionV>
                <wp:extent cx="1135380" cy="1163955"/>
                <wp:effectExtent l="0" t="0" r="0" b="0"/>
                <wp:wrapTopAndBottom/>
                <wp:docPr id="137" name="docshapegroup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5380" cy="1163955"/>
                          <a:chOff x="9175" y="163"/>
                          <a:chExt cx="1788" cy="1833"/>
                        </a:xfrm>
                      </wpg:grpSpPr>
                      <wps:wsp>
                        <wps:cNvPr id="138" name="docshape181"/>
                        <wps:cNvSpPr>
                          <a:spLocks/>
                        </wps:cNvSpPr>
                        <wps:spPr bwMode="auto">
                          <a:xfrm>
                            <a:off x="9232" y="1377"/>
                            <a:ext cx="100" cy="100"/>
                          </a:xfrm>
                          <a:custGeom>
                            <a:avLst/>
                            <a:gdLst>
                              <a:gd name="T0" fmla="+- 0 9295 9232"/>
                              <a:gd name="T1" fmla="*/ T0 w 100"/>
                              <a:gd name="T2" fmla="+- 0 1477 1378"/>
                              <a:gd name="T3" fmla="*/ 1477 h 100"/>
                              <a:gd name="T4" fmla="+- 0 9269 9232"/>
                              <a:gd name="T5" fmla="*/ T4 w 100"/>
                              <a:gd name="T6" fmla="+- 0 1477 1378"/>
                              <a:gd name="T7" fmla="*/ 1477 h 100"/>
                              <a:gd name="T8" fmla="+- 0 9256 9232"/>
                              <a:gd name="T9" fmla="*/ T8 w 100"/>
                              <a:gd name="T10" fmla="+- 0 1472 1378"/>
                              <a:gd name="T11" fmla="*/ 1472 h 100"/>
                              <a:gd name="T12" fmla="+- 0 9238 9232"/>
                              <a:gd name="T13" fmla="*/ T12 w 100"/>
                              <a:gd name="T14" fmla="+- 0 1453 1378"/>
                              <a:gd name="T15" fmla="*/ 1453 h 100"/>
                              <a:gd name="T16" fmla="+- 0 9232 9232"/>
                              <a:gd name="T17" fmla="*/ T16 w 100"/>
                              <a:gd name="T18" fmla="+- 0 1441 1378"/>
                              <a:gd name="T19" fmla="*/ 1441 h 100"/>
                              <a:gd name="T20" fmla="+- 0 9232 9232"/>
                              <a:gd name="T21" fmla="*/ T20 w 100"/>
                              <a:gd name="T22" fmla="+- 0 1414 1378"/>
                              <a:gd name="T23" fmla="*/ 1414 h 100"/>
                              <a:gd name="T24" fmla="+- 0 9238 9232"/>
                              <a:gd name="T25" fmla="*/ T24 w 100"/>
                              <a:gd name="T26" fmla="+- 0 1402 1378"/>
                              <a:gd name="T27" fmla="*/ 1402 h 100"/>
                              <a:gd name="T28" fmla="+- 0 9256 9232"/>
                              <a:gd name="T29" fmla="*/ T28 w 100"/>
                              <a:gd name="T30" fmla="+- 0 1383 1378"/>
                              <a:gd name="T31" fmla="*/ 1383 h 100"/>
                              <a:gd name="T32" fmla="+- 0 9269 9232"/>
                              <a:gd name="T33" fmla="*/ T32 w 100"/>
                              <a:gd name="T34" fmla="+- 0 1378 1378"/>
                              <a:gd name="T35" fmla="*/ 1378 h 100"/>
                              <a:gd name="T36" fmla="+- 0 9295 9232"/>
                              <a:gd name="T37" fmla="*/ T36 w 100"/>
                              <a:gd name="T38" fmla="+- 0 1378 1378"/>
                              <a:gd name="T39" fmla="*/ 1378 h 100"/>
                              <a:gd name="T40" fmla="+- 0 9308 9232"/>
                              <a:gd name="T41" fmla="*/ T40 w 100"/>
                              <a:gd name="T42" fmla="+- 0 1383 1378"/>
                              <a:gd name="T43" fmla="*/ 1383 h 100"/>
                              <a:gd name="T44" fmla="+- 0 9326 9232"/>
                              <a:gd name="T45" fmla="*/ T44 w 100"/>
                              <a:gd name="T46" fmla="+- 0 1402 1378"/>
                              <a:gd name="T47" fmla="*/ 1402 h 100"/>
                              <a:gd name="T48" fmla="+- 0 9332 9232"/>
                              <a:gd name="T49" fmla="*/ T48 w 100"/>
                              <a:gd name="T50" fmla="+- 0 1414 1378"/>
                              <a:gd name="T51" fmla="*/ 1414 h 100"/>
                              <a:gd name="T52" fmla="+- 0 9332 9232"/>
                              <a:gd name="T53" fmla="*/ T52 w 100"/>
                              <a:gd name="T54" fmla="+- 0 1441 1378"/>
                              <a:gd name="T55" fmla="*/ 1441 h 100"/>
                              <a:gd name="T56" fmla="+- 0 9326 9232"/>
                              <a:gd name="T57" fmla="*/ T56 w 100"/>
                              <a:gd name="T58" fmla="+- 0 1453 1378"/>
                              <a:gd name="T59" fmla="*/ 1453 h 100"/>
                              <a:gd name="T60" fmla="+- 0 9308 9232"/>
                              <a:gd name="T61" fmla="*/ T60 w 100"/>
                              <a:gd name="T62" fmla="+- 0 1472 1378"/>
                              <a:gd name="T63" fmla="*/ 1472 h 100"/>
                              <a:gd name="T64" fmla="+- 0 9295 9232"/>
                              <a:gd name="T65" fmla="*/ T64 w 100"/>
                              <a:gd name="T66" fmla="+- 0 1477 1378"/>
                              <a:gd name="T67" fmla="*/ 1477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0" h="100">
                                <a:moveTo>
                                  <a:pt x="63" y="99"/>
                                </a:moveTo>
                                <a:lnTo>
                                  <a:pt x="37" y="99"/>
                                </a:lnTo>
                                <a:lnTo>
                                  <a:pt x="24" y="94"/>
                                </a:lnTo>
                                <a:lnTo>
                                  <a:pt x="6" y="75"/>
                                </a:lnTo>
                                <a:lnTo>
                                  <a:pt x="0" y="63"/>
                                </a:lnTo>
                                <a:lnTo>
                                  <a:pt x="0" y="36"/>
                                </a:lnTo>
                                <a:lnTo>
                                  <a:pt x="6" y="24"/>
                                </a:lnTo>
                                <a:lnTo>
                                  <a:pt x="24" y="5"/>
                                </a:lnTo>
                                <a:lnTo>
                                  <a:pt x="37" y="0"/>
                                </a:lnTo>
                                <a:lnTo>
                                  <a:pt x="63" y="0"/>
                                </a:lnTo>
                                <a:lnTo>
                                  <a:pt x="76" y="5"/>
                                </a:lnTo>
                                <a:lnTo>
                                  <a:pt x="94" y="24"/>
                                </a:lnTo>
                                <a:lnTo>
                                  <a:pt x="100" y="36"/>
                                </a:lnTo>
                                <a:lnTo>
                                  <a:pt x="100" y="63"/>
                                </a:lnTo>
                                <a:lnTo>
                                  <a:pt x="94" y="75"/>
                                </a:lnTo>
                                <a:lnTo>
                                  <a:pt x="76" y="94"/>
                                </a:lnTo>
                                <a:lnTo>
                                  <a:pt x="63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38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docshape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76" y="1279"/>
                            <a:ext cx="103" cy="1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0" name="docshape183"/>
                        <wps:cNvSpPr>
                          <a:spLocks/>
                        </wps:cNvSpPr>
                        <wps:spPr bwMode="auto">
                          <a:xfrm>
                            <a:off x="9526" y="1091"/>
                            <a:ext cx="94" cy="94"/>
                          </a:xfrm>
                          <a:custGeom>
                            <a:avLst/>
                            <a:gdLst>
                              <a:gd name="T0" fmla="+- 0 9585 9526"/>
                              <a:gd name="T1" fmla="*/ T0 w 94"/>
                              <a:gd name="T2" fmla="+- 0 1185 1092"/>
                              <a:gd name="T3" fmla="*/ 1185 h 94"/>
                              <a:gd name="T4" fmla="+- 0 9561 9526"/>
                              <a:gd name="T5" fmla="*/ T4 w 94"/>
                              <a:gd name="T6" fmla="+- 0 1185 1092"/>
                              <a:gd name="T7" fmla="*/ 1185 h 94"/>
                              <a:gd name="T8" fmla="+- 0 9549 9526"/>
                              <a:gd name="T9" fmla="*/ T8 w 94"/>
                              <a:gd name="T10" fmla="+- 0 1180 1092"/>
                              <a:gd name="T11" fmla="*/ 1180 h 94"/>
                              <a:gd name="T12" fmla="+- 0 9531 9526"/>
                              <a:gd name="T13" fmla="*/ T12 w 94"/>
                              <a:gd name="T14" fmla="+- 0 1162 1092"/>
                              <a:gd name="T15" fmla="*/ 1162 h 94"/>
                              <a:gd name="T16" fmla="+- 0 9526 9526"/>
                              <a:gd name="T17" fmla="*/ T16 w 94"/>
                              <a:gd name="T18" fmla="+- 0 1151 1092"/>
                              <a:gd name="T19" fmla="*/ 1151 h 94"/>
                              <a:gd name="T20" fmla="+- 0 9526 9526"/>
                              <a:gd name="T21" fmla="*/ T20 w 94"/>
                              <a:gd name="T22" fmla="+- 0 1126 1092"/>
                              <a:gd name="T23" fmla="*/ 1126 h 94"/>
                              <a:gd name="T24" fmla="+- 0 9531 9526"/>
                              <a:gd name="T25" fmla="*/ T24 w 94"/>
                              <a:gd name="T26" fmla="+- 0 1114 1092"/>
                              <a:gd name="T27" fmla="*/ 1114 h 94"/>
                              <a:gd name="T28" fmla="+- 0 9549 9526"/>
                              <a:gd name="T29" fmla="*/ T28 w 94"/>
                              <a:gd name="T30" fmla="+- 0 1097 1092"/>
                              <a:gd name="T31" fmla="*/ 1097 h 94"/>
                              <a:gd name="T32" fmla="+- 0 9561 9526"/>
                              <a:gd name="T33" fmla="*/ T32 w 94"/>
                              <a:gd name="T34" fmla="+- 0 1092 1092"/>
                              <a:gd name="T35" fmla="*/ 1092 h 94"/>
                              <a:gd name="T36" fmla="+- 0 9585 9526"/>
                              <a:gd name="T37" fmla="*/ T36 w 94"/>
                              <a:gd name="T38" fmla="+- 0 1092 1092"/>
                              <a:gd name="T39" fmla="*/ 1092 h 94"/>
                              <a:gd name="T40" fmla="+- 0 9597 9526"/>
                              <a:gd name="T41" fmla="*/ T40 w 94"/>
                              <a:gd name="T42" fmla="+- 0 1097 1092"/>
                              <a:gd name="T43" fmla="*/ 1097 h 94"/>
                              <a:gd name="T44" fmla="+- 0 9615 9526"/>
                              <a:gd name="T45" fmla="*/ T44 w 94"/>
                              <a:gd name="T46" fmla="+- 0 1114 1092"/>
                              <a:gd name="T47" fmla="*/ 1114 h 94"/>
                              <a:gd name="T48" fmla="+- 0 9620 9526"/>
                              <a:gd name="T49" fmla="*/ T48 w 94"/>
                              <a:gd name="T50" fmla="+- 0 1126 1092"/>
                              <a:gd name="T51" fmla="*/ 1126 h 94"/>
                              <a:gd name="T52" fmla="+- 0 9620 9526"/>
                              <a:gd name="T53" fmla="*/ T52 w 94"/>
                              <a:gd name="T54" fmla="+- 0 1151 1092"/>
                              <a:gd name="T55" fmla="*/ 1151 h 94"/>
                              <a:gd name="T56" fmla="+- 0 9615 9526"/>
                              <a:gd name="T57" fmla="*/ T56 w 94"/>
                              <a:gd name="T58" fmla="+- 0 1162 1092"/>
                              <a:gd name="T59" fmla="*/ 1162 h 94"/>
                              <a:gd name="T60" fmla="+- 0 9597 9526"/>
                              <a:gd name="T61" fmla="*/ T60 w 94"/>
                              <a:gd name="T62" fmla="+- 0 1180 1092"/>
                              <a:gd name="T63" fmla="*/ 1180 h 94"/>
                              <a:gd name="T64" fmla="+- 0 9585 9526"/>
                              <a:gd name="T65" fmla="*/ T64 w 94"/>
                              <a:gd name="T66" fmla="+- 0 1185 1092"/>
                              <a:gd name="T67" fmla="*/ 1185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4" h="94">
                                <a:moveTo>
                                  <a:pt x="59" y="93"/>
                                </a:moveTo>
                                <a:lnTo>
                                  <a:pt x="35" y="93"/>
                                </a:lnTo>
                                <a:lnTo>
                                  <a:pt x="23" y="88"/>
                                </a:lnTo>
                                <a:lnTo>
                                  <a:pt x="5" y="70"/>
                                </a:lnTo>
                                <a:lnTo>
                                  <a:pt x="0" y="59"/>
                                </a:lnTo>
                                <a:lnTo>
                                  <a:pt x="0" y="34"/>
                                </a:lnTo>
                                <a:lnTo>
                                  <a:pt x="5" y="22"/>
                                </a:lnTo>
                                <a:lnTo>
                                  <a:pt x="23" y="5"/>
                                </a:lnTo>
                                <a:lnTo>
                                  <a:pt x="35" y="0"/>
                                </a:lnTo>
                                <a:lnTo>
                                  <a:pt x="59" y="0"/>
                                </a:lnTo>
                                <a:lnTo>
                                  <a:pt x="71" y="5"/>
                                </a:lnTo>
                                <a:lnTo>
                                  <a:pt x="89" y="22"/>
                                </a:lnTo>
                                <a:lnTo>
                                  <a:pt x="94" y="34"/>
                                </a:lnTo>
                                <a:lnTo>
                                  <a:pt x="94" y="59"/>
                                </a:lnTo>
                                <a:lnTo>
                                  <a:pt x="89" y="70"/>
                                </a:lnTo>
                                <a:lnTo>
                                  <a:pt x="71" y="88"/>
                                </a:lnTo>
                                <a:lnTo>
                                  <a:pt x="59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8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docshape184"/>
                        <wps:cNvSpPr>
                          <a:spLocks/>
                        </wps:cNvSpPr>
                        <wps:spPr bwMode="auto">
                          <a:xfrm>
                            <a:off x="9669" y="864"/>
                            <a:ext cx="99" cy="100"/>
                          </a:xfrm>
                          <a:custGeom>
                            <a:avLst/>
                            <a:gdLst>
                              <a:gd name="T0" fmla="+- 0 9732 9669"/>
                              <a:gd name="T1" fmla="*/ T0 w 99"/>
                              <a:gd name="T2" fmla="+- 0 963 864"/>
                              <a:gd name="T3" fmla="*/ 963 h 100"/>
                              <a:gd name="T4" fmla="+- 0 9705 9669"/>
                              <a:gd name="T5" fmla="*/ T4 w 99"/>
                              <a:gd name="T6" fmla="+- 0 963 864"/>
                              <a:gd name="T7" fmla="*/ 963 h 100"/>
                              <a:gd name="T8" fmla="+- 0 9693 9669"/>
                              <a:gd name="T9" fmla="*/ T8 w 99"/>
                              <a:gd name="T10" fmla="+- 0 958 864"/>
                              <a:gd name="T11" fmla="*/ 958 h 100"/>
                              <a:gd name="T12" fmla="+- 0 9674 9669"/>
                              <a:gd name="T13" fmla="*/ T12 w 99"/>
                              <a:gd name="T14" fmla="+- 0 940 864"/>
                              <a:gd name="T15" fmla="*/ 940 h 100"/>
                              <a:gd name="T16" fmla="+- 0 9669 9669"/>
                              <a:gd name="T17" fmla="*/ T16 w 99"/>
                              <a:gd name="T18" fmla="+- 0 927 864"/>
                              <a:gd name="T19" fmla="*/ 927 h 100"/>
                              <a:gd name="T20" fmla="+- 0 9669 9669"/>
                              <a:gd name="T21" fmla="*/ T20 w 99"/>
                              <a:gd name="T22" fmla="+- 0 901 864"/>
                              <a:gd name="T23" fmla="*/ 901 h 100"/>
                              <a:gd name="T24" fmla="+- 0 9674 9669"/>
                              <a:gd name="T25" fmla="*/ T24 w 99"/>
                              <a:gd name="T26" fmla="+- 0 888 864"/>
                              <a:gd name="T27" fmla="*/ 888 h 100"/>
                              <a:gd name="T28" fmla="+- 0 9693 9669"/>
                              <a:gd name="T29" fmla="*/ T28 w 99"/>
                              <a:gd name="T30" fmla="+- 0 870 864"/>
                              <a:gd name="T31" fmla="*/ 870 h 100"/>
                              <a:gd name="T32" fmla="+- 0 9705 9669"/>
                              <a:gd name="T33" fmla="*/ T32 w 99"/>
                              <a:gd name="T34" fmla="+- 0 864 864"/>
                              <a:gd name="T35" fmla="*/ 864 h 100"/>
                              <a:gd name="T36" fmla="+- 0 9732 9669"/>
                              <a:gd name="T37" fmla="*/ T36 w 99"/>
                              <a:gd name="T38" fmla="+- 0 864 864"/>
                              <a:gd name="T39" fmla="*/ 864 h 100"/>
                              <a:gd name="T40" fmla="+- 0 9744 9669"/>
                              <a:gd name="T41" fmla="*/ T40 w 99"/>
                              <a:gd name="T42" fmla="+- 0 870 864"/>
                              <a:gd name="T43" fmla="*/ 870 h 100"/>
                              <a:gd name="T44" fmla="+- 0 9763 9669"/>
                              <a:gd name="T45" fmla="*/ T44 w 99"/>
                              <a:gd name="T46" fmla="+- 0 888 864"/>
                              <a:gd name="T47" fmla="*/ 888 h 100"/>
                              <a:gd name="T48" fmla="+- 0 9768 9669"/>
                              <a:gd name="T49" fmla="*/ T48 w 99"/>
                              <a:gd name="T50" fmla="+- 0 901 864"/>
                              <a:gd name="T51" fmla="*/ 901 h 100"/>
                              <a:gd name="T52" fmla="+- 0 9768 9669"/>
                              <a:gd name="T53" fmla="*/ T52 w 99"/>
                              <a:gd name="T54" fmla="+- 0 927 864"/>
                              <a:gd name="T55" fmla="*/ 927 h 100"/>
                              <a:gd name="T56" fmla="+- 0 9763 9669"/>
                              <a:gd name="T57" fmla="*/ T56 w 99"/>
                              <a:gd name="T58" fmla="+- 0 940 864"/>
                              <a:gd name="T59" fmla="*/ 940 h 100"/>
                              <a:gd name="T60" fmla="+- 0 9744 9669"/>
                              <a:gd name="T61" fmla="*/ T60 w 99"/>
                              <a:gd name="T62" fmla="+- 0 958 864"/>
                              <a:gd name="T63" fmla="*/ 958 h 100"/>
                              <a:gd name="T64" fmla="+- 0 9732 9669"/>
                              <a:gd name="T65" fmla="*/ T64 w 99"/>
                              <a:gd name="T66" fmla="+- 0 963 864"/>
                              <a:gd name="T67" fmla="*/ 963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9" h="100">
                                <a:moveTo>
                                  <a:pt x="63" y="99"/>
                                </a:moveTo>
                                <a:lnTo>
                                  <a:pt x="36" y="99"/>
                                </a:lnTo>
                                <a:lnTo>
                                  <a:pt x="24" y="94"/>
                                </a:lnTo>
                                <a:lnTo>
                                  <a:pt x="5" y="76"/>
                                </a:lnTo>
                                <a:lnTo>
                                  <a:pt x="0" y="63"/>
                                </a:lnTo>
                                <a:lnTo>
                                  <a:pt x="0" y="37"/>
                                </a:lnTo>
                                <a:lnTo>
                                  <a:pt x="5" y="24"/>
                                </a:lnTo>
                                <a:lnTo>
                                  <a:pt x="24" y="6"/>
                                </a:lnTo>
                                <a:lnTo>
                                  <a:pt x="36" y="0"/>
                                </a:lnTo>
                                <a:lnTo>
                                  <a:pt x="63" y="0"/>
                                </a:lnTo>
                                <a:lnTo>
                                  <a:pt x="75" y="6"/>
                                </a:lnTo>
                                <a:lnTo>
                                  <a:pt x="94" y="24"/>
                                </a:lnTo>
                                <a:lnTo>
                                  <a:pt x="99" y="37"/>
                                </a:lnTo>
                                <a:lnTo>
                                  <a:pt x="99" y="63"/>
                                </a:lnTo>
                                <a:lnTo>
                                  <a:pt x="94" y="76"/>
                                </a:lnTo>
                                <a:lnTo>
                                  <a:pt x="75" y="94"/>
                                </a:lnTo>
                                <a:lnTo>
                                  <a:pt x="63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3A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docshape185"/>
                        <wps:cNvSpPr>
                          <a:spLocks/>
                        </wps:cNvSpPr>
                        <wps:spPr bwMode="auto">
                          <a:xfrm>
                            <a:off x="9814" y="631"/>
                            <a:ext cx="100" cy="100"/>
                          </a:xfrm>
                          <a:custGeom>
                            <a:avLst/>
                            <a:gdLst>
                              <a:gd name="T0" fmla="+- 0 9877 9814"/>
                              <a:gd name="T1" fmla="*/ T0 w 100"/>
                              <a:gd name="T2" fmla="+- 0 732 632"/>
                              <a:gd name="T3" fmla="*/ 732 h 100"/>
                              <a:gd name="T4" fmla="+- 0 9851 9814"/>
                              <a:gd name="T5" fmla="*/ T4 w 100"/>
                              <a:gd name="T6" fmla="+- 0 732 632"/>
                              <a:gd name="T7" fmla="*/ 732 h 100"/>
                              <a:gd name="T8" fmla="+- 0 9838 9814"/>
                              <a:gd name="T9" fmla="*/ T8 w 100"/>
                              <a:gd name="T10" fmla="+- 0 726 632"/>
                              <a:gd name="T11" fmla="*/ 726 h 100"/>
                              <a:gd name="T12" fmla="+- 0 9819 9814"/>
                              <a:gd name="T13" fmla="*/ T12 w 100"/>
                              <a:gd name="T14" fmla="+- 0 708 632"/>
                              <a:gd name="T15" fmla="*/ 708 h 100"/>
                              <a:gd name="T16" fmla="+- 0 9814 9814"/>
                              <a:gd name="T17" fmla="*/ T16 w 100"/>
                              <a:gd name="T18" fmla="+- 0 695 632"/>
                              <a:gd name="T19" fmla="*/ 695 h 100"/>
                              <a:gd name="T20" fmla="+- 0 9814 9814"/>
                              <a:gd name="T21" fmla="*/ T20 w 100"/>
                              <a:gd name="T22" fmla="+- 0 669 632"/>
                              <a:gd name="T23" fmla="*/ 669 h 100"/>
                              <a:gd name="T24" fmla="+- 0 9819 9814"/>
                              <a:gd name="T25" fmla="*/ T24 w 100"/>
                              <a:gd name="T26" fmla="+- 0 656 632"/>
                              <a:gd name="T27" fmla="*/ 656 h 100"/>
                              <a:gd name="T28" fmla="+- 0 9838 9814"/>
                              <a:gd name="T29" fmla="*/ T28 w 100"/>
                              <a:gd name="T30" fmla="+- 0 637 632"/>
                              <a:gd name="T31" fmla="*/ 637 h 100"/>
                              <a:gd name="T32" fmla="+- 0 9851 9814"/>
                              <a:gd name="T33" fmla="*/ T32 w 100"/>
                              <a:gd name="T34" fmla="+- 0 632 632"/>
                              <a:gd name="T35" fmla="*/ 632 h 100"/>
                              <a:gd name="T36" fmla="+- 0 9877 9814"/>
                              <a:gd name="T37" fmla="*/ T36 w 100"/>
                              <a:gd name="T38" fmla="+- 0 632 632"/>
                              <a:gd name="T39" fmla="*/ 632 h 100"/>
                              <a:gd name="T40" fmla="+- 0 9890 9814"/>
                              <a:gd name="T41" fmla="*/ T40 w 100"/>
                              <a:gd name="T42" fmla="+- 0 637 632"/>
                              <a:gd name="T43" fmla="*/ 637 h 100"/>
                              <a:gd name="T44" fmla="+- 0 9909 9814"/>
                              <a:gd name="T45" fmla="*/ T44 w 100"/>
                              <a:gd name="T46" fmla="+- 0 656 632"/>
                              <a:gd name="T47" fmla="*/ 656 h 100"/>
                              <a:gd name="T48" fmla="+- 0 9914 9814"/>
                              <a:gd name="T49" fmla="*/ T48 w 100"/>
                              <a:gd name="T50" fmla="+- 0 669 632"/>
                              <a:gd name="T51" fmla="*/ 669 h 100"/>
                              <a:gd name="T52" fmla="+- 0 9914 9814"/>
                              <a:gd name="T53" fmla="*/ T52 w 100"/>
                              <a:gd name="T54" fmla="+- 0 695 632"/>
                              <a:gd name="T55" fmla="*/ 695 h 100"/>
                              <a:gd name="T56" fmla="+- 0 9909 9814"/>
                              <a:gd name="T57" fmla="*/ T56 w 100"/>
                              <a:gd name="T58" fmla="+- 0 708 632"/>
                              <a:gd name="T59" fmla="*/ 708 h 100"/>
                              <a:gd name="T60" fmla="+- 0 9890 9814"/>
                              <a:gd name="T61" fmla="*/ T60 w 100"/>
                              <a:gd name="T62" fmla="+- 0 726 632"/>
                              <a:gd name="T63" fmla="*/ 726 h 100"/>
                              <a:gd name="T64" fmla="+- 0 9877 9814"/>
                              <a:gd name="T65" fmla="*/ T64 w 100"/>
                              <a:gd name="T66" fmla="+- 0 732 632"/>
                              <a:gd name="T67" fmla="*/ 732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0" h="100">
                                <a:moveTo>
                                  <a:pt x="63" y="100"/>
                                </a:moveTo>
                                <a:lnTo>
                                  <a:pt x="37" y="100"/>
                                </a:lnTo>
                                <a:lnTo>
                                  <a:pt x="24" y="94"/>
                                </a:lnTo>
                                <a:lnTo>
                                  <a:pt x="5" y="76"/>
                                </a:lnTo>
                                <a:lnTo>
                                  <a:pt x="0" y="63"/>
                                </a:lnTo>
                                <a:lnTo>
                                  <a:pt x="0" y="37"/>
                                </a:lnTo>
                                <a:lnTo>
                                  <a:pt x="5" y="24"/>
                                </a:lnTo>
                                <a:lnTo>
                                  <a:pt x="24" y="5"/>
                                </a:lnTo>
                                <a:lnTo>
                                  <a:pt x="37" y="0"/>
                                </a:lnTo>
                                <a:lnTo>
                                  <a:pt x="63" y="0"/>
                                </a:lnTo>
                                <a:lnTo>
                                  <a:pt x="76" y="5"/>
                                </a:lnTo>
                                <a:lnTo>
                                  <a:pt x="95" y="24"/>
                                </a:lnTo>
                                <a:lnTo>
                                  <a:pt x="100" y="37"/>
                                </a:lnTo>
                                <a:lnTo>
                                  <a:pt x="100" y="63"/>
                                </a:lnTo>
                                <a:lnTo>
                                  <a:pt x="95" y="76"/>
                                </a:lnTo>
                                <a:lnTo>
                                  <a:pt x="76" y="94"/>
                                </a:lnTo>
                                <a:lnTo>
                                  <a:pt x="63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38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" name="docshape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9" y="791"/>
                            <a:ext cx="105" cy="1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docshape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5" y="1085"/>
                            <a:ext cx="103" cy="1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5" name="docshape188"/>
                        <wps:cNvSpPr>
                          <a:spLocks/>
                        </wps:cNvSpPr>
                        <wps:spPr bwMode="auto">
                          <a:xfrm>
                            <a:off x="10835" y="1331"/>
                            <a:ext cx="95" cy="95"/>
                          </a:xfrm>
                          <a:custGeom>
                            <a:avLst/>
                            <a:gdLst>
                              <a:gd name="T0" fmla="+- 0 10895 10835"/>
                              <a:gd name="T1" fmla="*/ T0 w 95"/>
                              <a:gd name="T2" fmla="+- 0 1426 1332"/>
                              <a:gd name="T3" fmla="*/ 1426 h 95"/>
                              <a:gd name="T4" fmla="+- 0 10870 10835"/>
                              <a:gd name="T5" fmla="*/ T4 w 95"/>
                              <a:gd name="T6" fmla="+- 0 1426 1332"/>
                              <a:gd name="T7" fmla="*/ 1426 h 95"/>
                              <a:gd name="T8" fmla="+- 0 10858 10835"/>
                              <a:gd name="T9" fmla="*/ T8 w 95"/>
                              <a:gd name="T10" fmla="+- 0 1421 1332"/>
                              <a:gd name="T11" fmla="*/ 1421 h 95"/>
                              <a:gd name="T12" fmla="+- 0 10840 10835"/>
                              <a:gd name="T13" fmla="*/ T12 w 95"/>
                              <a:gd name="T14" fmla="+- 0 1404 1332"/>
                              <a:gd name="T15" fmla="*/ 1404 h 95"/>
                              <a:gd name="T16" fmla="+- 0 10835 10835"/>
                              <a:gd name="T17" fmla="*/ T16 w 95"/>
                              <a:gd name="T18" fmla="+- 0 1392 1332"/>
                              <a:gd name="T19" fmla="*/ 1392 h 95"/>
                              <a:gd name="T20" fmla="+- 0 10835 10835"/>
                              <a:gd name="T21" fmla="*/ T20 w 95"/>
                              <a:gd name="T22" fmla="+- 0 1367 1332"/>
                              <a:gd name="T23" fmla="*/ 1367 h 95"/>
                              <a:gd name="T24" fmla="+- 0 10840 10835"/>
                              <a:gd name="T25" fmla="*/ T24 w 95"/>
                              <a:gd name="T26" fmla="+- 0 1354 1332"/>
                              <a:gd name="T27" fmla="*/ 1354 h 95"/>
                              <a:gd name="T28" fmla="+- 0 10858 10835"/>
                              <a:gd name="T29" fmla="*/ T28 w 95"/>
                              <a:gd name="T30" fmla="+- 0 1337 1332"/>
                              <a:gd name="T31" fmla="*/ 1337 h 95"/>
                              <a:gd name="T32" fmla="+- 0 10870 10835"/>
                              <a:gd name="T33" fmla="*/ T32 w 95"/>
                              <a:gd name="T34" fmla="+- 0 1332 1332"/>
                              <a:gd name="T35" fmla="*/ 1332 h 95"/>
                              <a:gd name="T36" fmla="+- 0 10895 10835"/>
                              <a:gd name="T37" fmla="*/ T36 w 95"/>
                              <a:gd name="T38" fmla="+- 0 1332 1332"/>
                              <a:gd name="T39" fmla="*/ 1332 h 95"/>
                              <a:gd name="T40" fmla="+- 0 10907 10835"/>
                              <a:gd name="T41" fmla="*/ T40 w 95"/>
                              <a:gd name="T42" fmla="+- 0 1337 1332"/>
                              <a:gd name="T43" fmla="*/ 1337 h 95"/>
                              <a:gd name="T44" fmla="+- 0 10925 10835"/>
                              <a:gd name="T45" fmla="*/ T44 w 95"/>
                              <a:gd name="T46" fmla="+- 0 1354 1332"/>
                              <a:gd name="T47" fmla="*/ 1354 h 95"/>
                              <a:gd name="T48" fmla="+- 0 10930 10835"/>
                              <a:gd name="T49" fmla="*/ T48 w 95"/>
                              <a:gd name="T50" fmla="+- 0 1367 1332"/>
                              <a:gd name="T51" fmla="*/ 1367 h 95"/>
                              <a:gd name="T52" fmla="+- 0 10930 10835"/>
                              <a:gd name="T53" fmla="*/ T52 w 95"/>
                              <a:gd name="T54" fmla="+- 0 1392 1332"/>
                              <a:gd name="T55" fmla="*/ 1392 h 95"/>
                              <a:gd name="T56" fmla="+- 0 10925 10835"/>
                              <a:gd name="T57" fmla="*/ T56 w 95"/>
                              <a:gd name="T58" fmla="+- 0 1404 1332"/>
                              <a:gd name="T59" fmla="*/ 1404 h 95"/>
                              <a:gd name="T60" fmla="+- 0 10907 10835"/>
                              <a:gd name="T61" fmla="*/ T60 w 95"/>
                              <a:gd name="T62" fmla="+- 0 1421 1332"/>
                              <a:gd name="T63" fmla="*/ 1421 h 95"/>
                              <a:gd name="T64" fmla="+- 0 10895 10835"/>
                              <a:gd name="T65" fmla="*/ T64 w 95"/>
                              <a:gd name="T66" fmla="+- 0 1426 1332"/>
                              <a:gd name="T67" fmla="*/ 1426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5" h="95">
                                <a:moveTo>
                                  <a:pt x="60" y="94"/>
                                </a:moveTo>
                                <a:lnTo>
                                  <a:pt x="35" y="94"/>
                                </a:lnTo>
                                <a:lnTo>
                                  <a:pt x="23" y="89"/>
                                </a:lnTo>
                                <a:lnTo>
                                  <a:pt x="5" y="72"/>
                                </a:lnTo>
                                <a:lnTo>
                                  <a:pt x="0" y="60"/>
                                </a:lnTo>
                                <a:lnTo>
                                  <a:pt x="0" y="35"/>
                                </a:lnTo>
                                <a:lnTo>
                                  <a:pt x="5" y="22"/>
                                </a:lnTo>
                                <a:lnTo>
                                  <a:pt x="23" y="5"/>
                                </a:lnTo>
                                <a:lnTo>
                                  <a:pt x="35" y="0"/>
                                </a:lnTo>
                                <a:lnTo>
                                  <a:pt x="60" y="0"/>
                                </a:lnTo>
                                <a:lnTo>
                                  <a:pt x="72" y="5"/>
                                </a:lnTo>
                                <a:lnTo>
                                  <a:pt x="90" y="22"/>
                                </a:lnTo>
                                <a:lnTo>
                                  <a:pt x="95" y="35"/>
                                </a:lnTo>
                                <a:lnTo>
                                  <a:pt x="95" y="60"/>
                                </a:lnTo>
                                <a:lnTo>
                                  <a:pt x="90" y="72"/>
                                </a:lnTo>
                                <a:lnTo>
                                  <a:pt x="72" y="89"/>
                                </a:lnTo>
                                <a:lnTo>
                                  <a:pt x="60" y="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44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docshape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5" y="163"/>
                            <a:ext cx="1788" cy="18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8B2561" id="docshapegroup180" o:spid="_x0000_s1026" style="position:absolute;margin-left:458.75pt;margin-top:8.15pt;width:89.4pt;height:91.65pt;z-index:-15717888;mso-wrap-distance-left:0;mso-wrap-distance-right:0;mso-position-horizontal-relative:page" coordorigin="9175,163" coordsize="1788,1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JkOUxAAACpqAAAOAAAAZHJzL2Uyb0RvYy54bWzsnW9v48YRxt8X6Hcg&#10;9LJFzqL4R6JwviC9NEGAtA0a9QPQkmwJkUSVlM93/fR9Zpcr7SxnSDXnXBHDL+4km+Plw5md2d2f&#10;du23X3/c76IP67rZVofbUfxmPIrWh2W12h4ebkf/Wnz31WwUNafysCp31WF9O/q0bkZfv/vjH94+&#10;HefrSbWpdqt1HaGRQzN/Ot6ONqfTcX5z0yw3633ZvKmO6wMu3lf1vjzhy/rhZlWXT2h9v7uZjMf5&#10;zVNVr451tVw3Db77rb04emfav79fL0//uL9v1qdodzuCtpP5vzb/39H/N+/elvOHujxutstWRvkr&#10;VOzL7QE3PTf1bXkqo8d622lqv13WVVPdn94sq/1NdX+/Xa7NM+Bp4nHwNN/X1ePRPMvD/OnheHYT&#10;XBv46Vc3u/z7h5/qaLtC7JLpKDqUewRpVS2bTXlcP9D945nx0tPxYQ7j7+vjz8efavuoePtjtfyl&#10;gRNvwuv09YM1ju6e/lat0G75eKqMlz7e13tqAs8ffTTB+HQOxvrjKVrim3GcZAnuHS1xLY7zpMgy&#10;G67lBjGlnyviaTaK6HKeuEt/dT8+naHrmZ+dJebqTTm39zVaW23UUdDzmotzm89z7s/kOBOzhvx1&#10;di7EcOfGs5g00+1h55za+B71rpBZA8cP+rKYJBPrk2Q6tU45e3TsvIk3FDPnkHK+fGxO368rE5Ty&#10;w4/NyebFCu9MqFet+AVauN/vkCJ//ioaR8WkyPAf7tjaO7PYmf3pJlqMo6cotrdEgpybgkyvqTid&#10;TiP0wVnYVOLM0JQx2kiNpc6q1ZUXoi50F3tP0pXKunJnY5pSdSFbzk3puhB27yGLSZaLugpnRrpm&#10;sq6Y+x73nIgOi33nGyvRYzH3P6I4E6XFfgAW8UQRxwMQp1kii/MjYKxkcTwI1MVkcX4UFnGuiONR&#10;iNM0lsX5YTBWorgJD4QqbuIHYjHR0oDHIU7jVBQ38eNgrGRxPBBqWCd+IBYTJRcmPA5xOpb73MSP&#10;g7GSxfFAqOkw8QOxmCgJkfA4xMlM7nOJHwdjJYqjuslyVakhGE0umb9AxxSrW8LjQJVNDGvix8FY&#10;yeJ4INTCS4P4uSwtEiUhEh4HXZwfB11cygNRJGO5lKR+IBapkhApj4Ma1tSPgx7WlAeiSCZyCU79&#10;QCxSJSFSHgc1IVI/DnpCpDwQRaLUudQPxCJVEiLjcVBLSebHQS8lGQ+EKi7zA7HIlITIeBzUIoxZ&#10;3qUH60U444FQw5r5gVhg+BWzNeNxUIevzI+DPnzlPBBqQuR+IBa5khA5j4M68GMS7HsO0wOxlOQ8&#10;EGopyf1ALHIlIXIeBzMTokoRTuNyPw7G6iwO89AHN9MsN27yufx4aGefeBeVtJ4cm8XDsWpo8r+A&#10;7zD1X7i5PaxoqqoY41nI2MyIcb9+YwSZjDGRsrPkfmuaIBlzszwZbDyGI4x5cVXrNIkgcwz/14ih&#10;Yd2YX/ekNNCSOYbIa1qnoc+YX/eoNBgZ8+selYYHMkdhv0YMFWxjft2jUgklcxS/a1qnombMr3tU&#10;KjPG/LpHpcQnc7tuHewzlIrGnD2q/bE2SWqgjhBy1KMIkOOOnrecH8sT5ZZ7Gz1h2UwLwo19pe/v&#10;qw/rRWUsTpRiVFBw28I90+X67uDbtXE+27mr7vVoWpug7lBraet/d9W9WiuUExhhXW+D5C66V2sE&#10;2TA6O89ddK++UZL3tmRvB2l9t2uV92tqneBW1k6Le22fznq032hqRfXfDm4kHwwoNxGG2YAXnNmA&#10;R9t7DgSnlT8U56BvOT8td1WztsGgHmsoxbnrUo/3SEVT7bar77a7HXXZpn64e7+row8lUF+O1Wzu&#10;ui0z25lR4lDRj7mYG3xl+YoFMnfV6hNYS11ZXgi+iTebqv7PKHoCK7wdNf9+LOv1KNr9cAAvKjBN&#10;QZc8mS/SbEoLxNq/cudfKQ9LNHU7Oo0wqtHb9ycLJB+P9fZhgzvFZpw7VN+Al91vicUAWTVzq6r9&#10;Asjq3dvjdjnHvxYM4l2HXQ0DVPzU6ZGexULY/VVt7Mv6l8fjV2CYiM32brvbnj4ZHgvlJOrw4aft&#10;kjAhfeFjMBThEIMZeOTs7E+hWm2XBi1Gh+r9BoP/+pvmiApHvrl8q66rp826XCEEtqjzVm7oS6bk&#10;brc9uv5C79tnhvsDniq4zbLab6vl4359OFn4XK93ePzq0Gy2xwYxn6/3d+vV7aj+YWUEUa9c/hO6&#10;EUK8P9Xr0xJdupzfo/e130efPl8wii8iSf910C9pky6eTE2vL+cX6IdEMxh07IZVR1+PtYV+Eb2B&#10;aOg0Hc8BQChzJqT5kjNOF7oivcW/L4VRKc3C/mMe69kxakboA5UzHhdtKJ1HqQqSQ88FzvnTL03O&#10;h97U9kI+8RA+aMhmgKh0P9NLLmbo6pelPK0N7B17GGqMliC4g2PRBc4txWS0EdrCYzFVeSyqwlTk&#10;3JZBqF1V8JzXkrmhpIqtCDRVfGFWZCnAruAr1JWLKloed1WF/BQfbIjO4vyUrCRvhfg0S2R3CfhU&#10;kMZ9j087gNmEOMa+842VKI37n9wl+oxWIhenGXgqSOMBiOMM7FSS5kfAWEnSQnSqSaNVz0WaQadd&#10;aZNgXRzjOSVpnJySlSiNx6DQAiqAU0EaD0EcE9QVvMa5KVmJ0ngM1CQQsGlXWkhNxwU+dxGkcWpK&#10;VpK0EJpmStUQoKkgjYeAVMnSWBqQlSiNx6DQyqyATAVpPAS6NJYGmrQQmGbwrlTVBGDalRbyUi2g&#10;nJdqAQ1xaR7Lg5OASwVpPARqGnBaqqVBCEtz1AXRa34MLCztSgtZqVY8OCvVikeISjVpAioVpAVp&#10;oJVcTkrJSkqDEJRqARVAqSAtSANtoOKclKwkaSEm1dJAwKRdaSEl1YZ3ghrnoQVzE3l4DyGpVjwE&#10;SCpIC9NAmaZxRurPiDAVf0WkGtulyQLm46+ItIPIXxGpQf2fgUiRzERI8UJL4AsAtTiPyhytBN3K&#10;+nLd4SxrRx/y+nbuqnu1VjRPhRX2LTkwZSErt7JNTfsRIlaYaAny+lqyRvigus/I3g5T7T6jVnk/&#10;sWyd0C+89Wi/0dQmfP/tZjY2A8opvvDUgBNaqwF/tnccCE0rfijKQc9yfeB58Oj0fTqzoIjok09R&#10;XxQeJSj022/to0l6yKRMTj07k8qBtE2FwOwE6XiBfPjkpWV8LnE+l0lNaSMC3c/cp49JdUz4qrzI&#10;k2jm9F7a8SdhZHL+MNinW3weXEzHWIoImvzVoCVSHU18AqZo8nGIqolPgIu8SERNCMh5kmk29NkP&#10;x/ynC3gU1qeSoxiNIhvRUyGNyqepKEuiUR1nxYHfsVFHiCBjUQVsZGGh52lTlRBDiUV1hQXOn0xF&#10;Yb7vC9iIwkISBU2iMIlEdYQFJKoYx5IwxqHIRhYWeF8LpcShusK4+2czsY8xCkU2srDA+1rXlyhU&#10;R1hAoWZTsY8xBkU2orCQQWl1QmJQXWHc/ej4UijZrj2ykYVx7xdaUZUIVFcYd78mzO/8qrCQP02x&#10;3U3KSok/dYQF/EkJJaNPaihD+jTF0CAK4zWf9iZ1C2ywV0/p/Iw9qZ0/ZE/TfCYL8/3fsqeOxwL2&#10;pJQLRp7UchGSJ02YRJ66wnjnp+KJPhTOARh3UgtsyJ20UErcqSuMd34abiRhvvPVISmkTlrnl6hT&#10;R1hAnZRBnDEndRAPmZNWLiTm1BUW1B55GsaIE5vzvBInmmAruwlfiZPmmVfi9NnECUXsOfbkIf8J&#10;OZnCgGR2AMG9tsgJBZ+srmFA2GLSx4AsTRrYQdYiJ7eN0Ylxry1VM5oGdra1e/L6NWHbGz2eWxS7&#10;27hXezsqzoNG7UHD/tu1mGhAOS3WcT9M+vrc2VoN+LO940BoWvEDUW790Okxz4Oc8jT5Jv9L+8iv&#10;yOnKE8DKaVKacofIydDQZ0dOM4IB6K253SF+QU5my6jdV+bS63OZ0wwnQAu64RBzonsHNhw60cwp&#10;755K9aETmYiLtmAKPMPHqpIovgDB+kMQxadgiiifOqmigunvjM5qCp7y579XHiOdYjuM4CqGnchG&#10;9FWInWYxIIqgS8BOgrsC7jTFKTJJme95spGVcd+TKFmZ7/5rD5DmOPUsKfPdTzaishA8acoE8CT4&#10;LCBPRLEEZYw8kY2sLOz6SjQF8iQp4xHIcfRKUub7n2xkZVf2fwE9CcoC9pQnU0kZY09kIyoL2ZNW&#10;LgT2JCnjEYC/RGV+BpCNrIz7v9CqqwCfJGU8ApoylgGaspA+zQrs4xGqhkCfBGUBflKiyfCTGs0Q&#10;PxVjuZ4Jm58kZTwCSgYw/qRmQMifcORA9pkfgWsPiipVgwEotWqEAEpTJgAowWfBKVGl0jICpVba&#10;kEBp0RQIlKSMZ4AyOtHn1+cPftTRKURQWgYICEpQFjAoZUSn6f1FmTaihwxKqxoCg5KU8QxQZkAM&#10;QrEp0CuEeoVQOIe4oJEAi5DXk6GdHV7/35OhbcojTdWdT5jfIXIXQ8de3OsL4VD9e5FojgUvuIWy&#10;e3b3+r9wKFRUtNR/uwITRBgNcCiKCZkNgChnNkSi7D2HSJSVfx2J6naaZ0JR49fDoVf+dj0c7fty&#10;h0Npjh5SLQNc6ZAhHSJ9MYdD2wN6X+ZwaDzOEsxKkenT8CgjLrmNY66iOIjnTn4+y+FQCiD+/X7O&#10;KdNCMOyKhte/uK5oti5/qXPK8Tif2XEiHuONYbjuWG2M88kv6KAyHjPsQGZf93MTejiy3VgdJyGj&#10;p3mAOakcJvevPKmMe4Fq2jsG/B0T9PPicmHOKrfhvWz55Ig+TrEEheT+s8pkhJNDnbY4J4Mi7A0T&#10;dcEDF11mm1CnLb5GVXX5oNIYSbo4I4AibNgUdfmYwO4P7egK9ofinvRbC7sOY6jeWEnKAlQPUdhD&#10;I0oTYH03AAGrx284o99aKIjzA2CsRHFBDKhPK+L8MFheL4gLwpDQOVJJnB+FmKwkcQGwNz6TxQnI&#10;visuIPZxkuP8rSCOMXtjJYrrZIIWVoHaC+KCQCSZHFa2YxS/qNecW+704EkQBz0dBHDfFRdwezhN&#10;9hwj98ZK8lxA7hFWrYYI7F4QFwQCERXDynaOUtzFPkcbF2zdsr+EVi+8Ar4XxAWBUMXxhFDEBfwe&#10;Z6HHdIScxqFgVBAIfldcAPDVsDKEr4Y1QPh0UFspJQLEF8QFgdASglF8NSECig9xiVKEhV/42BUX&#10;7CNVSwkD+WopCUB+jzgB5QviwoRQijBj+WoRDlh+T1gFmi+ICxJCG74YzleHrwDnQ5yWEALQ74oL&#10;eL468DOirw78AdFHnmpzOIHpC+KChNCmcQzqQ9xlHvcK9V+h/ivU7/tlpb8R1Ecym7PMmXiWmYoY&#10;GNEZzapEH634dg5iu9cW6GMxDyscicWUQN1+apua9h8ubjeW9sPzFmWbGcjA7QZOBD/fWebWo/3C&#10;8fDkqH7hhX28AeUUXzRlp2GqE1oriOuLTHvHgdC04geiHPYs11Oeh+ZPszQ9/0bKl7ux9PeHUDFR&#10;CAmYqQYvDqG2G1a/DM3v/s2bM0DV/+JNef5Fjs+C880f0MEfJDKVvf3jSfQXj/yv8d7/E0/v/gsA&#10;AP//AwBQSwMECgAAAAAAAAAhANtP5IlsAQAAbAEAABQAAABkcnMvbWVkaWEvaW1hZ2UxLnBuZ4lQ&#10;TkcNChoKAAAADUlIRFIAAAAOAAAADQgGAAAAmdxffwAAAAZiS0dEAP8A/wD/oL2nkwAAAAlwSFlz&#10;AAAOxAAADsQBlSsOGwAAAQxJREFUKJFj/P//PwMMHN97OmTnqn3Z187dtP///z8jTFzLWP2gR5jz&#10;FEtn0zUwMUaYxhXT1zWvnbu5hgEPCEnxaw7PCKxjYGBgYPz79y/TvO6lk3eu3peFTxMMuIc6TUsq&#10;jc5lttCyzVkze1MdMZoYGBgY7l67b8onwPuWWeCXxPKvn78JEquRgYGB4dnDF+pML5++ViJFEwMD&#10;A8PLp6+VmEjVBAPkaxSXFr1HqiZxadF7TN5RbhNI1egd5TaBedHKBWc+vf8sdvfaA1NiNLmHOk0L&#10;TfVvhKec5dPWtaybt7kan6bgZN+WiMygWgYGpCTHwABJqztW7c25fu6WHUpaNVI/5BHuPBk5rQIA&#10;qgZqUpxAEBYAAAAASUVORK5CYIJQSwMECgAAAAAAAAAhAELyRhGsAQAArAEAABQAAABkcnMvbWVk&#10;aWEvaW1hZ2UyLnBuZ4lQTkcNChoKAAAADUlIRFIAAAAOAAAADggGAAAAH0gt0QAAAAZiS0dEAP8A&#10;/wD/oL2nkwAAAAlwSFlzAAAOxAAADsQBlSsOGwAAAUxJREFUKJFj/P//PwMMfHz/SWTz8p25Jw+e&#10;9X328IUqAwMDg5S8xG1ze+PNvpHuk/kF+d7A1DLCNB7dcyqov276/G9fvvMxYAFcPJyfCpsyE61d&#10;zNbBNR7dcyqorbh/zf///xmxaYLbwsj4v6q3MMTaxWwd44d3H0WSvfPv4rIJm81zt05UZtaWMyo/&#10;d+ySGzGaGBgYGH7/+sPOzsH2g1mKW6n//ZsPEsRqZGBgYPj29Tsf0/NHL1RI0cTAwMDw7OELVSZS&#10;NcEAk6ScxB1SNUnJS9xmMrc32kyqRnN7481MfpEek7l4OD8Rq4mLh/OTb6T7ZCZ+Ib7XBY0ZSYyM&#10;jP8JaWJkZPxf2JSZyC/I94aJgYGBwcbVfG1lT0EoPpu5eDg/wVINAwNSWmVgYGD4+O6T6KblO3JP&#10;HjznC4smSTmJO+b2Rpv9ojwmISdyAPDLfUghbncpAAAAAElFTkSuQmCCUEsDBAoAAAAAAAAAIQA/&#10;BKIMUQEAAFEBAAAUAAAAZHJzL21lZGlhL2ltYWdlMy5wbmeJUE5HDQoaCgAAAA1JSERSAAAADQAA&#10;AA0IBgAAAHLr5HwAAAAGYktHRAD/AP8A/6C9p5MAAAAJcEhZcwAADsQAAA7EAZUrDhsAAADxSURB&#10;VCiRY/z//z8DAwMDw98/f1k2L91ZvGvNvszXz9/KM0CBmJTIA9dgxxm+0e69zCzMfxgYGBgY////&#10;z/D3z1+W/qrpK0/uOxvEgANYOJmsLWjLiGBmYf7D+Of3H4IaMDQaKpuXbl+5J5eQBgYGBoYn959p&#10;sXOyf2MW+iO59NuX7wLEaGJgYGB4+eSVChOyp4kBr569UWAiRQMMkKdJVFL4ISkaxKREHjC5hThN&#10;J0WTa7DjDCbfaPdecyfjdcRosHAyWesb7d7LxMzC/KewLTOckEaUFIGc9jYt2VGye+3+DORoEJUU&#10;fugW4jQdOe0BAB5cZ8ehvWpiAAAAAElFTkSuQmCCUEsDBAoAAAAAAAAAIQC0MQIx4h4AAOIeAAAU&#10;AAAAZHJzL21lZGlhL2ltYWdlNC5wbmeJUE5HDQoaCgAAAA1JSERSAAAA7wAAAPQIBgAAAHNhceEA&#10;AAAGYktHRAD/AP8A/6C9p5MAAAAJcEhZcwAADsQAAA7EAZUrDhsAAB6CSURBVHic7d15VBPXHgfw&#10;X1ZCACHIIgqoKEuBoqIIIorUBRQVxa1uFeuCgmht3cvrq89arQvWumKliliUqoDWBVwKKosrWEUL&#10;CC6goCIgEBKEJPP+8E1fmoJELUyu+X3OuefAnZuZXwa+ycxkZgIURQE2zW8SiUT3+PHj/gUFBV2Y&#10;ruVd261bt5w9PT3Tt23bFtLY9OrqagNPT8/0pUuXrlXur6ysNJo0adLPenp6YgCg2Gy23NLSstjf&#10;3//4/v37JzP9vFq7sQER4cmTJ+2GDx9+PC4ubgLTtbyr6urqNhkZGZ4PHjzo1Nh0mUzGzcjI8Lxz&#10;544j3ff48eMO7u7ul2NjYyeNGjUqcevWrfN++OGH+ePGjTv04MGDTpGRkcGt9gQ0BJfpAhBSx/bt&#10;20Py8/Pttm/fHjJ37twdqtPv3btnw0RdTNL68CoUCvbWrVvnJSQkjK6rqxPw+fx6Jyen21OmTNnv&#10;6emZQY8rLCzssmrVqn/l5eXZAwAIBIK6yZMn/zxz5szdyvP7/vvvP+NwOPKwsLAtyv0FBQVdIyMj&#10;g6dOnRrj4uJyEwAgLS3N6+jRowFffPHFxrS0NK9du3bNrqmpMRCJRJVff/311717974CAPDHH398&#10;sGnTpoUAAElJSX6VlZUiAIDOnTvfDwkJ2V5SUtJ+06ZNCwMDA+MpimJFRER8XlJS0p6exuFw5F98&#10;8cVG1ed+584dxz179kwfP378L25ublf/6XX7T6Kfs5eXV1pj021sbO61bkXM0+rNZoqiWHPmzNm5&#10;YMGCzRRFsdzc3K46OjreuXz5svvatWuX0eOePn1qPmjQoLNHjhwZ4+zsnOPm5na1rq5OMGvWrB83&#10;bNiwSHme0dHR02JiYqaqLuvhw4cdN2zYsCg3N9eB7rt+/XrPDRs2LAoLC9uyfPnyNR07dnxob2+f&#10;l56e3tff3/8E/W4iFov16Z/LyspM8/Ly7PPy8uyLioqs6fo2bNiwaNWqVf/y9/c/weVyZdbW1kVi&#10;sVi/vLy87eLFi9ffvXvXVrWmjRs3frF58+YF1tbWRf/cWm0ZfD6/HuDVCx7TtWgMpne6mWwrV678&#10;CgCo2bNnR6pOe/LkiTn9c9++fdPYbLY8OTl5CN3X0NDA9fT0TGexWIqzZ88OpPu7d++e7ebmdkV1&#10;fmfPnh0IAFRcXNx4uu/7779fAABUz549r1VXVxvQ/cnJyUMAgAoJCdlG992/f78TAFCrV69eoTrv&#10;rKysHgBACYXC2uzs7O7K0woLC23YbLZ80aJF65X7X7x4YSgUCmvHjh17qLn1tGvXrlnt2rUrVacF&#10;BQXtaW5+6enpngBALV68eF1j0ysqKkQAQI0YMeIY3Xf16tVeQqGwlsViKfz8/E6tWrUq/OTJk0OV&#10;/07a1rR6s3nnzp1zrKysirdv3x6iOs3c3PwpwKt9qfT09L4TJkyIGzJkyGl6OpfLle3cuXOOi4vL&#10;zZiYmKkDBw4897Z1rF+/frGBgUEN/fuQIUNOm5ubP1Xej2OxWFRz8wkNDd3WvXv3G8p9NjY293x9&#10;fZP37t0btHr16i/pd7D9+/dPkUgkwuDg4Mjm5uvg4JA7adKkWHWei7Ozc446495Ur169rp05c2bw&#10;vHnztiYlJfklJSX50dM8PDwu7du37xNbW9u7LbFsTaXV4aWP4HI4HHlTY8rKykwBAFRDAQDw4Ycf&#10;3uJwOPJnz56ZvUsdpqamZap9dMho6oS3U6dODxrrDwkJ2T5ixIhfjxw5MmbixIkHAAB27do1u2vX&#10;rgXqvOj069fvYr9+/S42N66leXp6ZmRlZbmWlZWZXr9+vWdWVpbr8ePHh2dmZvYZMGBA6qVLlzys&#10;rKyKma6ztWh1eLXFsGHDTnbs2PHhrl27Zk+cOPHApUuXPG7evOmybt26Jeq8KNy5c8fxypUrvdVZ&#10;lrW1ddFHH33027tX3TRTU9MyPz+/JD8/v6Tly5evmT59+p7o6Ohp0dHR08LDw79pyWVrEq0OL4vF&#10;oiQSibC5MQAAUqlUV3VaXV2dQKFQsNUJwLt6l2Ww2WxFcHBw5IoVK77Ny8uzj4yMDObz+fVBQUF7&#10;1Xn86dOnhyxcuHCTOmNHjhx5rLnwvm6dKver85xZLBY1bty4Q9HR0dOqq6vbqFPj+0KrjzZ7eHhc&#10;Sk9P71tQUNC1qTEffPDBHzo6Oi8TExNHNTQ08JSnHT58eCxFUSxXV9csuo/H4zU8ffrUXHU+Fy5c&#10;6P8utdL/yBRFsd7m8TNmzIji8/n169atWxIXFzchMDAwvrHN9cbMnj17V2lpqYU6LTo6elpz87O3&#10;t8/jcrmy5ORk38YCnJiYOArgr/vPYrFYv6n5PX/+3ATg1YuUOs/nvcH0ETMmW0ZGRh89PT1x165d&#10;7+bn59tSFAUKhYKVnZ3dPSYmZgo9jj4qHRISsq2+vp5HURRkZ2d3NzQ0fGFlZVVUUlJiQY9dtmzZ&#10;GgCgvv7663/L5XK2QqFg7du3b6qBgUE1NHG0+datW86qtVlZWRX5+fmdon8Xi8V6PB6v3tXV9Xpm&#10;ZqbH9evXXfPy8uwo6v9Hm5s63ZBuEydOjAUACgCo1NRUbybX/ZIlS74DAGrMmDGHS0pKLKRSqUAq&#10;lQoSEhJG6ejo1HXo0OFRUVGRlfJ6HT58+K+xsbETS0tL20mlUkF1dbXBvn37phoZGVVyOBxZenq6&#10;J9P/U63ZGC+A6XbmzJlBAoFAymKxFAKBQMrj8eoBgJoyZUqM8rjp06f/BAAUj8erp8cbGRlVqgZP&#10;KpUK3N3dL9EhAQDKxsamcMuWLfPeJbwURUFUVNSndH0AQPXt2zeNotQP78WLF70AgHJwcPiD6fVO&#10;URSEhoZuVV5PdLOwsCihX5jo9vPPP08yMzN72th4MzOzp+fOnfuI6efT2o1FUS2+u6bxnj17Zpac&#10;nOxbX1/P19HReens7JzTrVu331X3udLS0rzoM6x0dHRe+vv7nxCJRJWq85NIJMLjx48Pp8+W8vf3&#10;P6FQKNglJSXt27Vr90RPT68WAKCqqsrw+fPnJlZWVsWqR5eLioqseTxeg4WFRalyv1gs1qc3y3V1&#10;daXt27cvqa+v5xcXF1uZmpqWtWnTprqp53nx4sV+/fv3vxAREfG5uvuwLe3mzZsu165d60X9b3fA&#10;2Ni4wtfXN1koFEpUx1IUxcrNzXXIyclxpvdvzczMnnl7e59/3fN+X2F4tcikSZNi4+PjA0tKStob&#10;GxtXMF0PejdafbRZG9TW1uqtXbt2WXFxsdWBAwcmhoSEbMfgvh/+fOeVSCTC/Px8u86dO983NDSs&#10;Yrgu9A+pqKgw9vHxSWGxWNSAAQNS161bt0R1Ex2R6c/wZmdn93B1dc1KTEwcFRAQcJThuhBCzdDq&#10;z3kRIhmGFyFC4QErBBUPn/asr60zBgDgCwWVxp3MrzFdE2oehleL1T6v6pS289eEF8Vl3ZX7DS1N&#10;bnrNGTFa39RI6+5OQRLcbNZS4udVnX+LOJyqGlwAgKpHz11SNh5OFZe90Lr7QpEE33m1kEKh4Jzf&#10;HH9aUl7dsakxksoaq9Tv488O+0+QHZvDlqkz3/KS8i5XTlyZXfGk4s/Qm1qZ5vYe1nuXkZmR1lxn&#10;21owvFroSc6DoeJnL5q8kopW+7yqc+mt+/4dundp9qPDm+dvjju45mCsQq742//UhUMXFn2y8pMA&#10;u152pxt7LHo7uNmshaRVtRb/5NjXBRcAQFYvE+z7976j+dfyfd+kTvR6GF70Torzit1eF1yarF4m&#10;2PfVvqPPip45vG4cUh+GVwtxdXhitccKXj82PT79s+aCS5M1yHQyj2bOU3fZ6PUwvFqovYvNrzxd&#10;nWbPX+cK+DUdur1+f7f0Xmm3N1n2m45HTcPwaiGegC/uO2d4IIfHlTY1hsPjSvsGDx/DE/BrmhqD&#10;mIXh1VLmDta/9Qsb5c/V4dWqTuPwuRKv0JEj2zl2PMNEbUg9+FGRFjO3t0oZvmamdfG1vAn06ZE8&#10;oaDSupddnI6+brk68zA0NSx++uCpk7rLNDIz0vivViEFhlfL6egJKrp6d/vbt+6py2OEx478q/l+&#10;zY98xX24+863XRb6K9xsRu/EsY/jMZ9JPqvVGTts9rBFnT/szPg3L7wv8J2XUJSC+vOFl8VmMXq/&#10;Yt/pvuEAACmxKV82NcY/2P+LfmP7RbReVe8/DC9hctNvT7iakL7s2f2nf15QIOrQNq/ncPdN3Yb0&#10;bPZLw1qK73Tf8A62HbIu/XppbkXpX85tzvMM8Nxi39v+FFO1va8wvATJOnFlfspPyZtV+ysfl9uf&#10;jTy5s+Z5tbXXJJ8m3/1amrOXc7yzl3M8U8vXNrjPS4jsU1fnNRZcZZePpK1Ii03Rmi/a0nYYXgJI&#10;ayRtL+w7u16dsZfj01ZUllY0e8UQIh+GlwD3swqGyeplArUGU8C6ezk3sIVLQhoAw0sAuUzOf6Px&#10;DTKdlqoFaQ4ML0KEwvASQEfY/BVAygR6ghctVQvSHBheAtj0tDsuMFDvXGMOj/PSvq/TwZauCTEP&#10;w0sALp9bN3xh4EQuv+lL+AAAWGyW3C8sYJrQUE+tb7xHZMOTNAjRsZvNmVHLJgQkro07KquX6apO&#10;Z7FZ8mGfjZ7s0Ncpjon6WsLjB6V2d7LzvOjv7mVz2PIefVxOtzUTlTBdmybA8BKkYzebM5PWfOqR&#10;deLyZ08LS3vS/caWJn+4+rtvbm9vmclkff+U2hqJ4fplW2Ovp/0+lA4ujcPlyAaN7L83JPzTuRwu&#10;R61b0r6vMLyEMe1kftM3dOSnTNfRUmprJIbhwWvO3M0pdGtsulwm5ybHp8ysqRYbL103f4I2Bxj3&#10;eZHGaC64yjLOXg1cu/iHX2QNMl5r1KaJMLxIYxyKOrpcneDSMs9dHZ1yIn1KS9akyTC8SCPI5QrO&#10;6YTUGW/6uKRD54Jboh4SYHiRRpA1yPjVlTUmb/q48mcVHVqiHhJgeBEiFIYXIUJheJFG4PK49XoG&#10;wjc6hxsAwNC4jdaeTYbhRRqBw2HLPxrRb9+bPm7w6AFRLVEPCTC8SGOMnzVqtWUnizx1x3/Y64Pz&#10;g0cN+Kkla9JkGF6kMURtDZ9+GxXuo06AXXo7pvx725JhOgL+ay/WeJ9heJFGMTYVla756V8DbJ1s&#10;rjU1pre3669fbVk8XKCrI2nN2jQNntuMNI7IxOjJpgPfuN3OyvNSvqqIw2HLe3l1P9nR1iqH6Ro1&#10;AYYXaSwnV/s0J1f7NKbr0FS42YwQoTC8CBEKw4sQobguLi43AQCkUql6N/VGCGkEbteuXQsAAF68&#10;eGFYUFBgy3RBCCH1cOPj4wMBALKzs3u4urpmMV0QQkg9uM+LEKEwvAgRCsOLEKEwvAgRCsOLEKEw&#10;vAgRCsOLEKEwvAgRCsOLEKEwvAgRCsOLEKEwvAgRCsOLEKEwvAgRCsOLEKEwvAgRCsOLEKEwvAgR&#10;CsOLEKEwvAgRCsOLEKEwvAgRCsOLEKEwvAgRCsOLEKEwvAgRCsOLEKEwvAgRCsOLEKEwvAgRCsOL&#10;EKEwvAgRCsOLEKEwvAgRCsOLEKEwvAgRCsOLEKEwvAgRCsOLEKEwvAgRCsOLEKEwvAgRCsOLEKEw&#10;vAgRCsOLEKEwvAgRCsOLEKEwvAgRCsOLEKEwvAgRCsOLEKEwvAgRCsOLEKEwvAgRCsOLEKEwvAgR&#10;CsOLEKEwvAgRCsOLEKEwvAgRCsOLEKEwvAgRCsOLEKEwvAgRitu7d+8rAAC1tbVCpotBCKmPa2Ji&#10;8hwAgM/nt2G6GISQ+rgnT54cBgCQnZ3dw9XVNYvpghBC6sF9XoQIheFFiFAYXoQIheFFiFAYXoQI&#10;heFFiFAYXoQIheFFiFAYXoQIheFFiFAYXoQIheFFiFAYXoQIheFFiFAYXoQIheFFiFAYXoQIheFF&#10;iFAYXoQIheFFiFAYXoQIheFFiFAYXoQIheFFiFAYXoQIheFFiFAYXoQIheFFiFAYXoQIheFFiFAY&#10;XoQIheFFiFAYXoQIheFFiFAYXoQIheFFiFAYXoQIheFFiFAYXoQIheFFiFAYXoQIheFFiFAYXoQI&#10;heFFiFAYXoQIheFFiFAYXoQIheFFiFAYXoQIheFFiFAYXoQIheFFiFAYXoQIheFFiFAYXoQIheFF&#10;iFAYXoQIheFFiFAYXoQIheFFiFAYXoQIheFFiFAYXoQIheFFiFDc/v37XwAAEIvFekwXgxBSH5fL&#10;5coAADgcjpzpYhBC6uP+9ttvHwEAZGdn93B1dc1iuiCEkHpwnxchQmF4ESIUhhchQnHpHyQSiS4A&#10;QG5uroOpqWkZcyUhhNRCURRQFAWxsbEfAwCFDRs2MhqLoigAAHj06FGHmJiYqV26dCk0MjKqgtfY&#10;v3//5JiYmE9OnTrlx2azqdeNbW3btm0LSUlJ+ejw4cNjma5F1erVq1fcv3/fZvfu3TOZrkXVkiVL&#10;1snlcvbGjRsXMV2LqtmzZ0daWlo++uqrr1YxXYuq8ePHx3l5eaXNnz9/S6svnH7nfZO2cuXKrwCA&#10;ksvl7Ld5fEu2efPmbTE2Ni5nuo7G2vjx4+McHBz+YLqOxpqPj89v/fr1u8B0HY01Z2fnW4GBgUeY&#10;rqOxZmZm9nTOnDk7mFg2HrBCiFB/bja/ibq6OkFdXZ3A0NCwisViadRms0QiETY0NPAMDQ1fu+nP&#10;hNraWj25XM5p06ZNNdO1qBKLxfoURbEMDAxqmK5FVXV1dRsOhyPX09OrZboWVVVVVYY8Hq9BKBRK&#10;WnvZbxVehBDzuM0PIQdFUazq6uo2CoWCbWhoWMVmsxVM14TejVQq1a2rqxMAAODf9K/U3ueVSCTC&#10;HTt2zJ05c+bunj17Xre1tb179uzZQS1ZnLpSU1MH9O7d+4qenl6tkZHRC2Nj4wozM7Nnu3btms10&#10;bUlJSX62trZ3VZuTk9NtpmsbOnToqcZqs7W1vTtmzJgjTNZGURRrwYIFm+m/p7GxcYWDg0PujRs3&#10;urdmHefOnRu4bNmytYMHDz5jZ2eXP2vWrB8bG1dUVGS9fv36xR9//PFBJyen27a2tncrKytFLVmb&#10;2u+8paWlFqGhodtsbW3vmpqalmVlZbmKxWL9lixOXeXl5W179ep1LSQkZLuFhUWpVCrV3bJlS1hw&#10;cHBkZWWlaOnSpd8xVVtNTY1BQUFB188+++x7kUhUSfdrwlVcI0eOPFZWVmaq3FdUVGQdFRU1IzAw&#10;MJ6pugAA5s6duyMyMjL4P//5z1fDhg07WVlZKZo7d+6OSZMmxWZlZbkKBIK61qjj22+/XXHjxo3u&#10;PXv2vF5SUtL+8ePHHRobl5KS4hMeHv6Ns7NzDovFogoKCrrKZLKW3bJV97B0fX09r6qqqg1FUZCU&#10;lOQLAFRCQsIopg/VN9Xkcjnb0tKy2NPTM53JOn755ZdxAEAVFBR0YXqdqNOWL1/+LQBQubm59kzV&#10;UFhYaAMAVFBQ0B7l/pycHCcAoL788stvWquW58+ft6V/tra2fjh06NCTjY2rrq42ePnyJZ+iKAgP&#10;D18FANSzZ89MW7I2tTebeTxegyYeJW0Km81WGBgY1PB4vAamayGFXC7nREdHT/Py8kqzt7fPY6qO&#10;kpKS9gAA/fr1u6jc7+TkdNvY2Lji2LFjI1urlrZt25arM87AwKCGz+fXt3Q9yt67z3kpimLV1dUJ&#10;IiIiPs/NzXUIDQ3dxnRNAABBQUF7HR0d73zwwQd/TJ8+fY/q5qomOHXq1NCSkpL2M2bMiGK6FoBX&#10;f8vG+goLC7swUY+mea/CO3To0FNsNluhq6srDQ8P/yYiIuLzcePGHWKyJjabrejbt2+6u7v75fHj&#10;x//i6emZsX///ileXl5pRUVF1kzWpioqKmqGgYFBDdPrzNLS8hEAQHJysq9y/5UrV3pXVlaKGgu1&#10;VnqbbW1N3efNyMjok5CQMOrgwYMTBg8efJrD4cgSExMDmKypsVNIjx8/7s9ms+Vjxow5zPQ6o9uT&#10;J0/MuVxuw6xZs3YxXQtFURAWFvYDAFBhYWE/nDx5cmhsbOzE9u3bPzYyMqoUCoW1TNT0un1e5dZa&#10;+7xv9SBNDa9yk8vl7CFDhiSLRKKKhoYGLtP1qDZ3d/dLtra2+UzXQbd169YtBgDq0qVL7kzXQlEU&#10;KBQK1tKlS9eKRKIKHR2dOmtr64dbtmyZFxAQkGhgYFDNRE2aFt73arNZGZvNVri4uNysrKwUSSQS&#10;IdP1qGrtgxvNiYqKmuHk5HTb3d39MtO1AACwWCxq7dq1yyoqKozr6uoEDx8+7Dhv3rytOTk5zkwe&#10;TNMk7214AQAePnzYkcViUfQdMjVFeXl529u3bzsZGRm9YLoWAIC0tDSvvLw8e005UNWUmJiYqYWF&#10;hV0+/fTTn5iuRRO80YfIhw4dGieRSIQ5OTnOAK8+mK6qqjLk8/n1EydOPNAyJTZv8eLF6+3t7fPc&#10;3NyuCoVCiVgs1t+yZUvYoUOHxk2dOjWGiZPGaaGhodvc3d0vu7q6Zuno6LwsLi62Cg0N3VZVVWW4&#10;ZMmSdUzVpSwqKmoGn8+vnzp1agzTtdBOnjw5rKKiwtjV1TWLx+M1XLlypXdwcHDkhAkT4ubOnbuj&#10;teq4ceNG999//70bwKsLSx4/ftwhOjp6GgDAgAEDUjt27PgQ4NWFHUeOHBkDAHDz5k0XAIC4uLgJ&#10;BgYGNZaWlo8GDhx47h8v7k23+Xk8Xr1qMzU1fcbk/lFYWNgPAoFACkp3GeByuQ0rVqxYzfQ1xwEB&#10;AYlsNluuXJuhoeGLY8eOjWCyLrrV1NToi0Siio8//vgA07Uot59++mk6j8erV15vgwYNOlNbWyts&#10;zTpWrlz5VWP/8zwer/7w4cNj6HGFhYU2TY0LCAhIbIna3purimQyGbegoKCrWCzWZ7FYlK2t7V1N&#10;OamktrZW7969ezYvX77U4XA4cicnp9uats+riaRSqe7du3dt6+vr+QYGBjW4r/tX7014EdI27/UB&#10;K4TeZxhehAiF4UWIUBhehAiF4UVvJCYmZurw4cOPV1VVGTJdi7bD8KK/OXr0aEBgYGA8fV2tstzc&#10;XIcTJ074v3z5UoeJ2tD/YXjR3+Tn59slJCSMrqmpMWC6FtS09+rukaSqra3VKyoqshYKhRL6dDuA&#10;V3e2KCws7CKTybidOnV60NRpnpWVlaLS0lILAAChUCjp1KnTg9ctT3m+1tbWRfr6+uK3rf3Bgwed&#10;JBKJsG3btuXm5uZP33Y+6C0wfRqctrYOHTo8mj17dmRERMRCfX39GvjfKYCBgYFHxGKxXmpqqneX&#10;Ll0K6H4TE5Oyxu4rtX79+kWqp4b6+Pj8VlNTo688btiwYSfc3d0vnT59enDnzp3v0WP19fVrLly4&#10;0I8eFxISsk1XV1cC/zuNUyQSVYhEooodO3bMoSgKVqxYsRoAqIyMjD5eXl4X6flwOBxZRETEQqbX&#10;qzY1xgvQ1qarqyuxsLAo6dGjR9bp06cHZ2ZmeixevHgdAFCffPJJtLm5+ZOYmJgpmZmZHgcOHPhY&#10;R0enztHR8bbyudp79+6dBgCUn5/fqcuXL/e+ceNGt40bN34OAJSvr2+S8nXMXl5eF42NjcstLS2L&#10;Dx48OCEzM9MjMTExQCQSVZiYmJTRN1rLysrqERQUtAcAqO3bt889evToyKNHj44sLCy0oaj/h9fa&#10;2vrhd999tyQzM9MjJSVlgKur63U2my1PTU31ZnrdaktjvABtbbq6uhITE5OyJ0+emNN9CoWC1a1b&#10;txsAQKleuLBs2bI1AEDduHGjG0VRIBaL9XR1dSWdO3e+R9/Vk27z58/fDADU7t27Z9B99LtkRkZG&#10;H+Wxu3fvngEA1MGDByfQfevXr18ETdxBkg7vd999t0S5Py8vzw4AqNDQ0K1Mr1ttaXjAikE+Pj4p&#10;yvuJLBaLsrOzy9fT06sdMWLEr8pjHRwccgFe3Qca4NX9nKRSqe706dP3qF6AsXDhwk0AAOfPn/dW&#10;7u/SpUthnz59MpX7nJ2dcwBeXdKmXEdztU+ZMmW/8u92dnb5fD6/XlPu5a0NMLwMauq2tOrckL2h&#10;oYEHAGBiYvJcdRrdR4+hqXtTAnXCq2k3ONBGGF70N5r2zY+ocRheQtEfGzV2+9ji4mIrAIC3/UpM&#10;/DIvMmB4CeXu7n7ZxMTk+Y8//jjr0aNHlsrTwsPDvwEA8Pf3P/E286bDiydpaDY8SYNQPB6v4fDh&#10;w2OHDBly2t/f/8Tnn38ewefz68+dOzcwPj4+cM6cOTtHjx6d8Dbz9vDwuMTlcmWTJ0/+edCgQWcB&#10;AMaOHXvYx8cn5Z99FuhdYHgZ0r9//wuOjo53VPudnJxuN3ar2nbt2j3x9vY+b2hoWEX3eXt7n4+L&#10;i5uwcOHCTUFBQXsBAHR1daWhoaHbNm/evED58T169Mh+8eKFkep827RpU+3t7X3ewsKilO5zc3O7&#10;mpCQMHrnzp1zbt++7QTw6sg4AICNjc09b2/v843dxsfb2/s8fVQctbz/AuNiQT6kF8ZjAAAAAElF&#10;TkSuQmCCUEsDBBQABgAIAAAAIQAVtA7i4AAAAAsBAAAPAAAAZHJzL2Rvd25yZXYueG1sTI9BS8NA&#10;EIXvgv9hGcGb3cTSaGI2pRT1VARbQbxNs9MkNDsbstsk/fduTnp7w/t4816+nkwrBupdY1lBvIhA&#10;EJdWN1wp+Dq8PTyDcB5ZY2uZFFzJwbq4vckx03bkTxr2vhIhhF2GCmrvu0xKV9Zk0C1sRxy8k+0N&#10;+nD2ldQ9jiHctPIxihJpsOHwocaOtjWV5/3FKHgfcdws49dhdz5trz+H1cf3Lial7u+mzQsIT5P/&#10;g2GuH6pDETod7YW1E62CNH5aBTQYyRLEDETprI5BpWkCssjl/w3FLwAAAP//AwBQSwMEFAAGAAgA&#10;AAAhAFd98erUAAAArQIAABkAAABkcnMvX3JlbHMvZTJvRG9jLnhtbC5yZWxzvJLBasMwDIbvg76D&#10;0X1xkpYxRp1eRqHX0T2AsBXHNJaN7ZX17WcogxVKd8tREv/3fwdtd99+FmdK2QVW0DUtCGIdjGOr&#10;4PO4f34FkQuywTkwKbhQht2wetp+0IylhvLkYhaVwlnBVEp8kzLriTzmJkTiehlD8ljqmKyMqE9o&#10;SfZt+yLTXwYMN0xxMArSwaxBHC+xNv/PDuPoNL0H/eWJy50K6XztrkBMlooCT8bhdbluIluQ9x36&#10;ZRz6Rw7dMg7dI4fNMg6bXwd582TDDwAAAP//AwBQSwECLQAUAAYACAAAACEAsYJntgoBAAATAgAA&#10;EwAAAAAAAAAAAAAAAAAAAAAAW0NvbnRlbnRfVHlwZXNdLnhtbFBLAQItABQABgAIAAAAIQA4/SH/&#10;1gAAAJQBAAALAAAAAAAAAAAAAAAAADsBAABfcmVscy8ucmVsc1BLAQItABQABgAIAAAAIQBaVJkO&#10;UxAAACpqAAAOAAAAAAAAAAAAAAAAADoCAABkcnMvZTJvRG9jLnhtbFBLAQItAAoAAAAAAAAAIQDb&#10;T+SJbAEAAGwBAAAUAAAAAAAAAAAAAAAAALkSAABkcnMvbWVkaWEvaW1hZ2UxLnBuZ1BLAQItAAoA&#10;AAAAAAAAIQBC8kYRrAEAAKwBAAAUAAAAAAAAAAAAAAAAAFcUAABkcnMvbWVkaWEvaW1hZ2UyLnBu&#10;Z1BLAQItAAoAAAAAAAAAIQA/BKIMUQEAAFEBAAAUAAAAAAAAAAAAAAAAADUWAABkcnMvbWVkaWEv&#10;aW1hZ2UzLnBuZ1BLAQItAAoAAAAAAAAAIQC0MQIx4h4AAOIeAAAUAAAAAAAAAAAAAAAAALgXAABk&#10;cnMvbWVkaWEvaW1hZ2U0LnBuZ1BLAQItABQABgAIAAAAIQAVtA7i4AAAAAsBAAAPAAAAAAAAAAAA&#10;AAAAAMw2AABkcnMvZG93bnJldi54bWxQSwECLQAUAAYACAAAACEAV33x6tQAAACtAgAAGQAAAAAA&#10;AAAAAAAAAADZNwAAZHJzL19yZWxzL2Uyb0RvYy54bWwucmVsc1BLBQYAAAAACQAJAEICAADkOAAA&#10;AAA=&#10;">
                <v:shape id="docshape181" o:spid="_x0000_s1027" style="position:absolute;left:9232;top:1377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EL0xQAAANwAAAAPAAAAZHJzL2Rvd25yZXYueG1sRI9BSwNB&#10;DIXvgv9hiOBF7GwVRLadFlEERTy4+gPSnXRndSezzsR26683B6G3hPfy3pfleoqD2VEufWIH81kF&#10;hrhNvufOwcf74+UtmCLIHofE5OBABdar05Ml1j7t+Y12jXRGQ7jU6CCIjLW1pQ0UsczSSKzaNuWI&#10;omvurM+41/A42KuqurERe9aGgCPdB2q/mp/oQJ6buVzYl4fp8Ln9/m1eQ583wbnzs+luAUZokqP5&#10;//rJK/610uozOoFd/QEAAP//AwBQSwECLQAUAAYACAAAACEA2+H2y+4AAACFAQAAEwAAAAAAAAAA&#10;AAAAAAAAAAAAW0NvbnRlbnRfVHlwZXNdLnhtbFBLAQItABQABgAIAAAAIQBa9CxbvwAAABUBAAAL&#10;AAAAAAAAAAAAAAAAAB8BAABfcmVscy8ucmVsc1BLAQItABQABgAIAAAAIQA26EL0xQAAANwAAAAP&#10;AAAAAAAAAAAAAAAAAAcCAABkcnMvZG93bnJldi54bWxQSwUGAAAAAAMAAwC3AAAA+QIAAAAA&#10;" path="m63,99r-26,l24,94,6,75,,63,,36,6,24,24,5,37,,63,,76,5,94,24r6,12l100,63,94,75,76,94,63,99xe" fillcolor="#623869" stroked="f">
                  <v:path arrowok="t" o:connecttype="custom" o:connectlocs="63,1477;37,1477;24,1472;6,1453;0,1441;0,1414;6,1402;24,1383;37,1378;63,1378;76,1383;94,1402;100,1414;100,1441;94,1453;76,1472;63,1477" o:connectangles="0,0,0,0,0,0,0,0,0,0,0,0,0,0,0,0,0"/>
                </v:shape>
                <v:shape id="docshape182" o:spid="_x0000_s1028" type="#_x0000_t75" style="position:absolute;left:9376;top:1279;width:103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gtewgAAANwAAAAPAAAAZHJzL2Rvd25yZXYueG1sRE/bisIw&#10;EH0X/Icwgm+aquBqNYouKyyCu1r9gKEZ22IzKU1Wq19vFgTf5nCuM182phRXql1hWcGgH4EgTq0u&#10;OFNwOm56ExDOI2ssLZOCOzlYLtqtOcba3vhA18RnIoSwi1FB7n0VS+nSnAy6vq2IA3e2tUEfYJ1J&#10;XeMthJtSDqNoLA0WHBpyrOgzp/SS/BkF+69knPwW5ebnY32yD97h4b7fKtXtNKsZCE+Nf4tf7m8d&#10;5o+m8P9MuEAungAAAP//AwBQSwECLQAUAAYACAAAACEA2+H2y+4AAACFAQAAEwAAAAAAAAAAAAAA&#10;AAAAAAAAW0NvbnRlbnRfVHlwZXNdLnhtbFBLAQItABQABgAIAAAAIQBa9CxbvwAAABUBAAALAAAA&#10;AAAAAAAAAAAAAB8BAABfcmVscy8ucmVsc1BLAQItABQABgAIAAAAIQAKjgtewgAAANwAAAAPAAAA&#10;AAAAAAAAAAAAAAcCAABkcnMvZG93bnJldi54bWxQSwUGAAAAAAMAAwC3AAAA9gIAAAAA&#10;">
                  <v:imagedata r:id="rId97" o:title=""/>
                </v:shape>
                <v:shape id="docshape183" o:spid="_x0000_s1029" style="position:absolute;left:9526;top:1091;width:94;height:94;visibility:visible;mso-wrap-style:square;v-text-anchor:top" coordsize="94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MXxAAAANwAAAAPAAAAZHJzL2Rvd25yZXYueG1sRI9Ba8JA&#10;EIXvBf/DMoK3ulGkSOoqKgiCiK2K52l2moRmZ8PuGuO/7xwKvc3w3rz3zWLVu0Z1FGLt2cBknIEi&#10;LrytuTRwvexe56BiQrbYeCYDT4qwWg5eFphb/+BP6s6pVBLCMUcDVUptrnUsKnIYx74lFu3bB4dJ&#10;1lBqG/Ah4a7R0yx70w5rloYKW9pWVPyc787AKR27dfjYnjaHbHb/YjudB3czZjTs1++gEvXp3/x3&#10;vbeCPxN8eUYm0MtfAAAA//8DAFBLAQItABQABgAIAAAAIQDb4fbL7gAAAIUBAAATAAAAAAAAAAAA&#10;AAAAAAAAAABbQ29udGVudF9UeXBlc10ueG1sUEsBAi0AFAAGAAgAAAAhAFr0LFu/AAAAFQEAAAsA&#10;AAAAAAAAAAAAAAAAHwEAAF9yZWxzLy5yZWxzUEsBAi0AFAAGAAgAAAAhACWM8xfEAAAA3AAAAA8A&#10;AAAAAAAAAAAAAAAABwIAAGRycy9kb3ducmV2LnhtbFBLBQYAAAAAAwADALcAAAD4AgAAAAA=&#10;" path="m59,93r-24,l23,88,5,70,,59,,34,5,22,23,5,35,,59,,71,5,89,22r5,12l94,59,89,70,71,88,59,93xe" fillcolor="#7c4879" stroked="f">
                  <v:path arrowok="t" o:connecttype="custom" o:connectlocs="59,1185;35,1185;23,1180;5,1162;0,1151;0,1126;5,1114;23,1097;35,1092;59,1092;71,1097;89,1114;94,1126;94,1151;89,1162;71,1180;59,1185" o:connectangles="0,0,0,0,0,0,0,0,0,0,0,0,0,0,0,0,0"/>
                </v:shape>
                <v:shape id="docshape184" o:spid="_x0000_s1030" style="position:absolute;left:9669;top:864;width:99;height:100;visibility:visible;mso-wrap-style:square;v-text-anchor:top" coordsize="99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YTcwgAAANwAAAAPAAAAZHJzL2Rvd25yZXYueG1sRE/dasIw&#10;FL4f7B3CGXg304oW7YwyJsouhDG3Bzg2Z21pcxKSqHVPb4TB7s7H93uW68H04kw+tJYV5OMMBHFl&#10;dcu1gu+v7fMcRIjIGnvLpOBKAdarx4clltpe+JPOh1iLFMKhRAVNjK6UMlQNGQxj64gT92O9wZig&#10;r6X2eEnhppeTLCukwZZTQ4OO3hqqusPJKNh9zI7BLTqnfbH5neecmX3RKTV6Gl5fQEQa4r/4z/2u&#10;0/xpDvdn0gVydQMAAP//AwBQSwECLQAUAAYACAAAACEA2+H2y+4AAACFAQAAEwAAAAAAAAAAAAAA&#10;AAAAAAAAW0NvbnRlbnRfVHlwZXNdLnhtbFBLAQItABQABgAIAAAAIQBa9CxbvwAAABUBAAALAAAA&#10;AAAAAAAAAAAAAB8BAABfcmVscy8ucmVsc1BLAQItABQABgAIAAAAIQDgmYTcwgAAANwAAAAPAAAA&#10;AAAAAAAAAAAAAAcCAABkcnMvZG93bnJldi54bWxQSwUGAAAAAAMAAwC3AAAA9gIAAAAA&#10;" path="m63,99r-27,l24,94,5,76,,63,,37,5,24,24,6,36,,63,,75,6,94,24r5,13l99,63,94,76,75,94,63,99xe" fillcolor="#643a6b" stroked="f">
                  <v:path arrowok="t" o:connecttype="custom" o:connectlocs="63,963;36,963;24,958;5,940;0,927;0,901;5,888;24,870;36,864;63,864;75,870;94,888;99,901;99,927;94,940;75,958;63,963" o:connectangles="0,0,0,0,0,0,0,0,0,0,0,0,0,0,0,0,0"/>
                </v:shape>
                <v:shape id="docshape185" o:spid="_x0000_s1031" style="position:absolute;left:9814;top:63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Y4TxAAAANwAAAAPAAAAZHJzL2Rvd25yZXYueG1sRE/RasJA&#10;EHwX/Idjhb6IXiq1kdRLkEIhpfjQtPq85LZJMLcX7q4a/75XEHyb3dmZ2dkWo+nFmZzvLCt4XCYg&#10;iGurO24UfH+9LTYgfEDW2FsmBVfyUOTTyRYzbS/8SecqNCKasM9QQRvCkEnp65YM+qUdiCP3Y53B&#10;EEfXSO3wEs1NL1dJ8iwNdhwTWhzotaX6VP0aBbLE/Tw9pmVcXLVr3j/W3SFV6mE27l5ABBrD/fim&#10;LnV8/2kF/2UiApn/AQAA//8DAFBLAQItABQABgAIAAAAIQDb4fbL7gAAAIUBAAATAAAAAAAAAAAA&#10;AAAAAAAAAABbQ29udGVudF9UeXBlc10ueG1sUEsBAi0AFAAGAAgAAAAhAFr0LFu/AAAAFQEAAAsA&#10;AAAAAAAAAAAAAAAAHwEAAF9yZWxzLy5yZWxzUEsBAi0AFAAGAAgAAAAhAJxFjhPEAAAA3AAAAA8A&#10;AAAAAAAAAAAAAAAABwIAAGRycy9kb3ducmV2LnhtbFBLBQYAAAAAAwADALcAAAD4AgAAAAA=&#10;" path="m63,100r-26,l24,94,5,76,,63,,37,5,24,24,5,37,,63,,76,5,95,24r5,13l100,63,95,76,76,94r-13,6xe" fillcolor="#603869" stroked="f">
                  <v:path arrowok="t" o:connecttype="custom" o:connectlocs="63,732;37,732;24,726;5,708;0,695;0,669;5,656;24,637;37,632;63,632;76,637;95,656;100,669;100,695;95,708;76,726;63,732" o:connectangles="0,0,0,0,0,0,0,0,0,0,0,0,0,0,0,0,0"/>
                </v:shape>
                <v:shape id="docshape186" o:spid="_x0000_s1032" type="#_x0000_t75" style="position:absolute;left:10539;top:791;width:105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O4wQAAANwAAAAPAAAAZHJzL2Rvd25yZXYueG1sRI/disJA&#10;DIXvhX2HIQve6XRVRKqjLIsLIt748wChE9tiJ9OdmdX69kYQhFyccE6+JItV5xp1pRBrzwa+hhko&#10;4sLbmksDp+PvYAYqJmSLjWcycKcIq+VHb4G59Tfe0/WQSiUQjjkaqFJqc61jUZHDOPQtsXhnHxwm&#10;aUOpbcCbwF2jR1k21Q5rlg0VtvRTUXE5/DsDNjQTa/92UtPgtkfBrceFMf3P7nsOKlGX3uHX9MbK&#10;+ZMxPJ8RBXr5AAAA//8DAFBLAQItABQABgAIAAAAIQDb4fbL7gAAAIUBAAATAAAAAAAAAAAAAAAA&#10;AAAAAABbQ29udGVudF9UeXBlc10ueG1sUEsBAi0AFAAGAAgAAAAhAFr0LFu/AAAAFQEAAAsAAAAA&#10;AAAAAAAAAAAAHwEAAF9yZWxzLy5yZWxzUEsBAi0AFAAGAAgAAAAhAEMNM7jBAAAA3AAAAA8AAAAA&#10;AAAAAAAAAAAABwIAAGRycy9kb3ducmV2LnhtbFBLBQYAAAAAAwADALcAAAD1AgAAAAA=&#10;">
                  <v:imagedata r:id="rId98" o:title=""/>
                </v:shape>
                <v:shape id="docshape187" o:spid="_x0000_s1033" type="#_x0000_t75" style="position:absolute;left:10685;top:1085;width:103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05VwAAAANwAAAAPAAAAZHJzL2Rvd25yZXYueG1sRE9Li8Iw&#10;EL4v+B/CCHtbEx8sUo0igiCIh21372MzpsVmUppY67/fCAt7m4/vOevt4BrRUxdqzxqmEwWCuPSm&#10;Zqvhuzh8LEGEiGyw8UwanhRguxm9rTEz/sFf1OfRihTCIUMNVYxtJmUoK3IYJr4lTtzVdw5jgp2V&#10;psNHCneNnCn1KR3WnBoqbGlfUXnL704DcbG353kxs+qS/6j8eY2nY6/1+3jYrUBEGuK/+M99NGn+&#10;YgGvZ9IFcvMLAAD//wMAUEsBAi0AFAAGAAgAAAAhANvh9svuAAAAhQEAABMAAAAAAAAAAAAAAAAA&#10;AAAAAFtDb250ZW50X1R5cGVzXS54bWxQSwECLQAUAAYACAAAACEAWvQsW78AAAAVAQAACwAAAAAA&#10;AAAAAAAAAAAfAQAAX3JlbHMvLnJlbHNQSwECLQAUAAYACAAAACEAUDNOVcAAAADcAAAADwAAAAAA&#10;AAAAAAAAAAAHAgAAZHJzL2Rvd25yZXYueG1sUEsFBgAAAAADAAMAtwAAAPQCAAAAAA==&#10;">
                  <v:imagedata r:id="rId99" o:title=""/>
                </v:shape>
                <v:shape id="docshape188" o:spid="_x0000_s1034" style="position:absolute;left:10835;top:1331;width:95;height:95;visibility:visible;mso-wrap-style:square;v-text-anchor:top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hF4wgAAANwAAAAPAAAAZHJzL2Rvd25yZXYueG1sRE9NawIx&#10;EL0X/A9hhN5qVlEpq1FsUeqhl25FPY6bcTe4mSxJ1O2/bwoFb/N4nzNfdrYRN/LBOFYwHGQgiEun&#10;DVcKdt+bl1cQISJrbByTgh8KsFz0nuaYa3fnL7oVsRIphEOOCuoY21zKUNZkMQxcS5y4s/MWY4K+&#10;ktrjPYXbRo6ybCotGk4NNbb0XlN5Ka5WwX49HRV+LD9O1eV6eDtEc/zURqnnfreagYjUxYf4373V&#10;af54An/PpAvk4hcAAP//AwBQSwECLQAUAAYACAAAACEA2+H2y+4AAACFAQAAEwAAAAAAAAAAAAAA&#10;AAAAAAAAW0NvbnRlbnRfVHlwZXNdLnhtbFBLAQItABQABgAIAAAAIQBa9CxbvwAAABUBAAALAAAA&#10;AAAAAAAAAAAAAB8BAABfcmVscy8ucmVsc1BLAQItABQABgAIAAAAIQC+VhF4wgAAANwAAAAPAAAA&#10;AAAAAAAAAAAAAAcCAABkcnMvZG93bnJldi54bWxQSwUGAAAAAAMAAwC3AAAA9gIAAAAA&#10;" path="m60,94r-25,l23,89,5,72,,60,,35,5,22,23,5,35,,60,,72,5,90,22r5,13l95,60,90,72,72,89,60,94xe" fillcolor="#754475" stroked="f">
                  <v:path arrowok="t" o:connecttype="custom" o:connectlocs="60,1426;35,1426;23,1421;5,1404;0,1392;0,1367;5,1354;23,1337;35,1332;60,1332;72,1337;90,1354;95,1367;95,1392;90,1404;72,1421;60,1426" o:connectangles="0,0,0,0,0,0,0,0,0,0,0,0,0,0,0,0,0"/>
                </v:shape>
                <v:shape id="docshape189" o:spid="_x0000_s1035" type="#_x0000_t75" style="position:absolute;left:9175;top:163;width:1788;height:1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s/dwwAAANwAAAAPAAAAZHJzL2Rvd25yZXYueG1sRE9Na8JA&#10;EL0L/odlhF5EN0oxNrqKlJb20oPR9jzNjkk0Oxt2tzH++26h4G0e73PW2940oiPna8sKZtMEBHFh&#10;dc2lguPhdbIE4QOyxsYyKbiRh+1mOFhjpu2V99TloRQxhH2GCqoQ2kxKX1Rk0E9tSxy5k3UGQ4Su&#10;lNrhNYabRs6TZCEN1hwbKmzpuaLikv8YBfNzl7yEtE1T1/D3Tb59jD+/npR6GPW7FYhAfbiL/93v&#10;Os5/XMDfM/ECufkFAAD//wMAUEsBAi0AFAAGAAgAAAAhANvh9svuAAAAhQEAABMAAAAAAAAAAAAA&#10;AAAAAAAAAFtDb250ZW50X1R5cGVzXS54bWxQSwECLQAUAAYACAAAACEAWvQsW78AAAAVAQAACwAA&#10;AAAAAAAAAAAAAAAfAQAAX3JlbHMvLnJlbHNQSwECLQAUAAYACAAAACEACDrP3cMAAADcAAAADwAA&#10;AAAAAAAAAAAAAAAHAgAAZHJzL2Rvd25yZXYueG1sUEsFBgAAAAADAAMAtwAAAPcCAAAAAA==&#10;">
                  <v:imagedata r:id="rId10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7BC2BBB7" wp14:editId="6BF8CE41">
                <wp:simplePos x="0" y="0"/>
                <wp:positionH relativeFrom="page">
                  <wp:posOffset>2259330</wp:posOffset>
                </wp:positionH>
                <wp:positionV relativeFrom="paragraph">
                  <wp:posOffset>1375410</wp:posOffset>
                </wp:positionV>
                <wp:extent cx="3173095" cy="139700"/>
                <wp:effectExtent l="0" t="0" r="0" b="0"/>
                <wp:wrapTopAndBottom/>
                <wp:docPr id="119" name="docshapegroup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3095" cy="139700"/>
                          <a:chOff x="3558" y="2166"/>
                          <a:chExt cx="4997" cy="220"/>
                        </a:xfrm>
                      </wpg:grpSpPr>
                      <wps:wsp>
                        <wps:cNvPr id="120" name="docshape191"/>
                        <wps:cNvSpPr>
                          <a:spLocks/>
                        </wps:cNvSpPr>
                        <wps:spPr bwMode="auto">
                          <a:xfrm>
                            <a:off x="3559" y="2168"/>
                            <a:ext cx="4993" cy="216"/>
                          </a:xfrm>
                          <a:custGeom>
                            <a:avLst/>
                            <a:gdLst>
                              <a:gd name="T0" fmla="+- 0 3584 3560"/>
                              <a:gd name="T1" fmla="*/ T0 w 4993"/>
                              <a:gd name="T2" fmla="+- 0 2384 2168"/>
                              <a:gd name="T3" fmla="*/ 2384 h 216"/>
                              <a:gd name="T4" fmla="+- 0 8528 3560"/>
                              <a:gd name="T5" fmla="*/ T4 w 4993"/>
                              <a:gd name="T6" fmla="+- 0 2384 2168"/>
                              <a:gd name="T7" fmla="*/ 2384 h 216"/>
                              <a:gd name="T8" fmla="+- 0 8544 3560"/>
                              <a:gd name="T9" fmla="*/ T8 w 4993"/>
                              <a:gd name="T10" fmla="+- 0 2384 2168"/>
                              <a:gd name="T11" fmla="*/ 2384 h 216"/>
                              <a:gd name="T12" fmla="+- 0 8552 3560"/>
                              <a:gd name="T13" fmla="*/ T12 w 4993"/>
                              <a:gd name="T14" fmla="+- 0 2376 2168"/>
                              <a:gd name="T15" fmla="*/ 2376 h 216"/>
                              <a:gd name="T16" fmla="+- 0 8552 3560"/>
                              <a:gd name="T17" fmla="*/ T16 w 4993"/>
                              <a:gd name="T18" fmla="+- 0 2359 2168"/>
                              <a:gd name="T19" fmla="*/ 2359 h 216"/>
                              <a:gd name="T20" fmla="+- 0 8552 3560"/>
                              <a:gd name="T21" fmla="*/ T20 w 4993"/>
                              <a:gd name="T22" fmla="+- 0 2193 2168"/>
                              <a:gd name="T23" fmla="*/ 2193 h 216"/>
                              <a:gd name="T24" fmla="+- 0 8552 3560"/>
                              <a:gd name="T25" fmla="*/ T24 w 4993"/>
                              <a:gd name="T26" fmla="+- 0 2176 2168"/>
                              <a:gd name="T27" fmla="*/ 2176 h 216"/>
                              <a:gd name="T28" fmla="+- 0 8544 3560"/>
                              <a:gd name="T29" fmla="*/ T28 w 4993"/>
                              <a:gd name="T30" fmla="+- 0 2168 2168"/>
                              <a:gd name="T31" fmla="*/ 2168 h 216"/>
                              <a:gd name="T32" fmla="+- 0 8528 3560"/>
                              <a:gd name="T33" fmla="*/ T32 w 4993"/>
                              <a:gd name="T34" fmla="+- 0 2168 2168"/>
                              <a:gd name="T35" fmla="*/ 2168 h 216"/>
                              <a:gd name="T36" fmla="+- 0 3584 3560"/>
                              <a:gd name="T37" fmla="*/ T36 w 4993"/>
                              <a:gd name="T38" fmla="+- 0 2168 2168"/>
                              <a:gd name="T39" fmla="*/ 2168 h 216"/>
                              <a:gd name="T40" fmla="+- 0 3568 3560"/>
                              <a:gd name="T41" fmla="*/ T40 w 4993"/>
                              <a:gd name="T42" fmla="+- 0 2168 2168"/>
                              <a:gd name="T43" fmla="*/ 2168 h 216"/>
                              <a:gd name="T44" fmla="+- 0 3560 3560"/>
                              <a:gd name="T45" fmla="*/ T44 w 4993"/>
                              <a:gd name="T46" fmla="+- 0 2176 2168"/>
                              <a:gd name="T47" fmla="*/ 2176 h 216"/>
                              <a:gd name="T48" fmla="+- 0 3560 3560"/>
                              <a:gd name="T49" fmla="*/ T48 w 4993"/>
                              <a:gd name="T50" fmla="+- 0 2193 2168"/>
                              <a:gd name="T51" fmla="*/ 2193 h 216"/>
                              <a:gd name="T52" fmla="+- 0 3560 3560"/>
                              <a:gd name="T53" fmla="*/ T52 w 4993"/>
                              <a:gd name="T54" fmla="+- 0 2359 2168"/>
                              <a:gd name="T55" fmla="*/ 2359 h 216"/>
                              <a:gd name="T56" fmla="+- 0 3560 3560"/>
                              <a:gd name="T57" fmla="*/ T56 w 4993"/>
                              <a:gd name="T58" fmla="+- 0 2376 2168"/>
                              <a:gd name="T59" fmla="*/ 2376 h 216"/>
                              <a:gd name="T60" fmla="+- 0 3568 3560"/>
                              <a:gd name="T61" fmla="*/ T60 w 4993"/>
                              <a:gd name="T62" fmla="+- 0 2384 2168"/>
                              <a:gd name="T63" fmla="*/ 2384 h 216"/>
                              <a:gd name="T64" fmla="+- 0 3584 3560"/>
                              <a:gd name="T65" fmla="*/ T64 w 4993"/>
                              <a:gd name="T66" fmla="+- 0 2384 2168"/>
                              <a:gd name="T67" fmla="*/ 2384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993" h="216">
                                <a:moveTo>
                                  <a:pt x="24" y="216"/>
                                </a:moveTo>
                                <a:lnTo>
                                  <a:pt x="4968" y="216"/>
                                </a:lnTo>
                                <a:lnTo>
                                  <a:pt x="4984" y="216"/>
                                </a:lnTo>
                                <a:lnTo>
                                  <a:pt x="4992" y="208"/>
                                </a:lnTo>
                                <a:lnTo>
                                  <a:pt x="4992" y="191"/>
                                </a:lnTo>
                                <a:lnTo>
                                  <a:pt x="4992" y="25"/>
                                </a:lnTo>
                                <a:lnTo>
                                  <a:pt x="4992" y="8"/>
                                </a:lnTo>
                                <a:lnTo>
                                  <a:pt x="4984" y="0"/>
                                </a:lnTo>
                                <a:lnTo>
                                  <a:pt x="4968" y="0"/>
                                </a:lnTo>
                                <a:lnTo>
                                  <a:pt x="24" y="0"/>
                                </a:lnTo>
                                <a:lnTo>
                                  <a:pt x="8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5"/>
                                </a:lnTo>
                                <a:lnTo>
                                  <a:pt x="0" y="191"/>
                                </a:lnTo>
                                <a:lnTo>
                                  <a:pt x="0" y="208"/>
                                </a:lnTo>
                                <a:lnTo>
                                  <a:pt x="8" y="216"/>
                                </a:lnTo>
                                <a:lnTo>
                                  <a:pt x="24" y="2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14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docshape192"/>
                        <wps:cNvSpPr>
                          <a:spLocks/>
                        </wps:cNvSpPr>
                        <wps:spPr bwMode="auto">
                          <a:xfrm>
                            <a:off x="3709" y="2256"/>
                            <a:ext cx="42" cy="42"/>
                          </a:xfrm>
                          <a:custGeom>
                            <a:avLst/>
                            <a:gdLst>
                              <a:gd name="T0" fmla="+- 0 3736 3710"/>
                              <a:gd name="T1" fmla="*/ T0 w 42"/>
                              <a:gd name="T2" fmla="+- 0 2298 2257"/>
                              <a:gd name="T3" fmla="*/ 2298 h 42"/>
                              <a:gd name="T4" fmla="+- 0 3725 3710"/>
                              <a:gd name="T5" fmla="*/ T4 w 42"/>
                              <a:gd name="T6" fmla="+- 0 2298 2257"/>
                              <a:gd name="T7" fmla="*/ 2298 h 42"/>
                              <a:gd name="T8" fmla="+- 0 3720 3710"/>
                              <a:gd name="T9" fmla="*/ T8 w 42"/>
                              <a:gd name="T10" fmla="+- 0 2296 2257"/>
                              <a:gd name="T11" fmla="*/ 2296 h 42"/>
                              <a:gd name="T12" fmla="+- 0 3712 3710"/>
                              <a:gd name="T13" fmla="*/ T12 w 42"/>
                              <a:gd name="T14" fmla="+- 0 2288 2257"/>
                              <a:gd name="T15" fmla="*/ 2288 h 42"/>
                              <a:gd name="T16" fmla="+- 0 3710 3710"/>
                              <a:gd name="T17" fmla="*/ T16 w 42"/>
                              <a:gd name="T18" fmla="+- 0 2283 2257"/>
                              <a:gd name="T19" fmla="*/ 2283 h 42"/>
                              <a:gd name="T20" fmla="+- 0 3710 3710"/>
                              <a:gd name="T21" fmla="*/ T20 w 42"/>
                              <a:gd name="T22" fmla="+- 0 2272 2257"/>
                              <a:gd name="T23" fmla="*/ 2272 h 42"/>
                              <a:gd name="T24" fmla="+- 0 3712 3710"/>
                              <a:gd name="T25" fmla="*/ T24 w 42"/>
                              <a:gd name="T26" fmla="+- 0 2267 2257"/>
                              <a:gd name="T27" fmla="*/ 2267 h 42"/>
                              <a:gd name="T28" fmla="+- 0 3720 3710"/>
                              <a:gd name="T29" fmla="*/ T28 w 42"/>
                              <a:gd name="T30" fmla="+- 0 2259 2257"/>
                              <a:gd name="T31" fmla="*/ 2259 h 42"/>
                              <a:gd name="T32" fmla="+- 0 3725 3710"/>
                              <a:gd name="T33" fmla="*/ T32 w 42"/>
                              <a:gd name="T34" fmla="+- 0 2257 2257"/>
                              <a:gd name="T35" fmla="*/ 2257 h 42"/>
                              <a:gd name="T36" fmla="+- 0 3736 3710"/>
                              <a:gd name="T37" fmla="*/ T36 w 42"/>
                              <a:gd name="T38" fmla="+- 0 2257 2257"/>
                              <a:gd name="T39" fmla="*/ 2257 h 42"/>
                              <a:gd name="T40" fmla="+- 0 3741 3710"/>
                              <a:gd name="T41" fmla="*/ T40 w 42"/>
                              <a:gd name="T42" fmla="+- 0 2259 2257"/>
                              <a:gd name="T43" fmla="*/ 2259 h 42"/>
                              <a:gd name="T44" fmla="+- 0 3749 3710"/>
                              <a:gd name="T45" fmla="*/ T44 w 42"/>
                              <a:gd name="T46" fmla="+- 0 2267 2257"/>
                              <a:gd name="T47" fmla="*/ 2267 h 42"/>
                              <a:gd name="T48" fmla="+- 0 3751 3710"/>
                              <a:gd name="T49" fmla="*/ T48 w 42"/>
                              <a:gd name="T50" fmla="+- 0 2272 2257"/>
                              <a:gd name="T51" fmla="*/ 2272 h 42"/>
                              <a:gd name="T52" fmla="+- 0 3751 3710"/>
                              <a:gd name="T53" fmla="*/ T52 w 42"/>
                              <a:gd name="T54" fmla="+- 0 2283 2257"/>
                              <a:gd name="T55" fmla="*/ 2283 h 42"/>
                              <a:gd name="T56" fmla="+- 0 3749 3710"/>
                              <a:gd name="T57" fmla="*/ T56 w 42"/>
                              <a:gd name="T58" fmla="+- 0 2288 2257"/>
                              <a:gd name="T59" fmla="*/ 2288 h 42"/>
                              <a:gd name="T60" fmla="+- 0 3741 3710"/>
                              <a:gd name="T61" fmla="*/ T60 w 42"/>
                              <a:gd name="T62" fmla="+- 0 2296 2257"/>
                              <a:gd name="T63" fmla="*/ 2296 h 42"/>
                              <a:gd name="T64" fmla="+- 0 3736 3710"/>
                              <a:gd name="T65" fmla="*/ T64 w 42"/>
                              <a:gd name="T66" fmla="+- 0 2298 2257"/>
                              <a:gd name="T67" fmla="*/ 2298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2" h="42">
                                <a:moveTo>
                                  <a:pt x="26" y="41"/>
                                </a:moveTo>
                                <a:lnTo>
                                  <a:pt x="15" y="41"/>
                                </a:lnTo>
                                <a:lnTo>
                                  <a:pt x="10" y="39"/>
                                </a:lnTo>
                                <a:lnTo>
                                  <a:pt x="2" y="31"/>
                                </a:lnTo>
                                <a:lnTo>
                                  <a:pt x="0" y="26"/>
                                </a:lnTo>
                                <a:lnTo>
                                  <a:pt x="0" y="15"/>
                                </a:lnTo>
                                <a:lnTo>
                                  <a:pt x="2" y="10"/>
                                </a:lnTo>
                                <a:lnTo>
                                  <a:pt x="10" y="2"/>
                                </a:lnTo>
                                <a:lnTo>
                                  <a:pt x="15" y="0"/>
                                </a:lnTo>
                                <a:lnTo>
                                  <a:pt x="26" y="0"/>
                                </a:lnTo>
                                <a:lnTo>
                                  <a:pt x="31" y="2"/>
                                </a:lnTo>
                                <a:lnTo>
                                  <a:pt x="39" y="10"/>
                                </a:lnTo>
                                <a:lnTo>
                                  <a:pt x="41" y="15"/>
                                </a:lnTo>
                                <a:lnTo>
                                  <a:pt x="41" y="26"/>
                                </a:lnTo>
                                <a:lnTo>
                                  <a:pt x="39" y="31"/>
                                </a:lnTo>
                                <a:lnTo>
                                  <a:pt x="31" y="39"/>
                                </a:lnTo>
                                <a:lnTo>
                                  <a:pt x="26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BC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docshape193"/>
                        <wps:cNvSpPr>
                          <a:spLocks/>
                        </wps:cNvSpPr>
                        <wps:spPr bwMode="auto">
                          <a:xfrm>
                            <a:off x="3709" y="2256"/>
                            <a:ext cx="42" cy="42"/>
                          </a:xfrm>
                          <a:custGeom>
                            <a:avLst/>
                            <a:gdLst>
                              <a:gd name="T0" fmla="+- 0 3731 3710"/>
                              <a:gd name="T1" fmla="*/ T0 w 42"/>
                              <a:gd name="T2" fmla="+- 0 2298 2257"/>
                              <a:gd name="T3" fmla="*/ 2298 h 42"/>
                              <a:gd name="T4" fmla="+- 0 3736 3710"/>
                              <a:gd name="T5" fmla="*/ T4 w 42"/>
                              <a:gd name="T6" fmla="+- 0 2298 2257"/>
                              <a:gd name="T7" fmla="*/ 2298 h 42"/>
                              <a:gd name="T8" fmla="+- 0 3741 3710"/>
                              <a:gd name="T9" fmla="*/ T8 w 42"/>
                              <a:gd name="T10" fmla="+- 0 2296 2257"/>
                              <a:gd name="T11" fmla="*/ 2296 h 42"/>
                              <a:gd name="T12" fmla="+- 0 3745 3710"/>
                              <a:gd name="T13" fmla="*/ T12 w 42"/>
                              <a:gd name="T14" fmla="+- 0 2292 2257"/>
                              <a:gd name="T15" fmla="*/ 2292 h 42"/>
                              <a:gd name="T16" fmla="+- 0 3749 3710"/>
                              <a:gd name="T17" fmla="*/ T16 w 42"/>
                              <a:gd name="T18" fmla="+- 0 2288 2257"/>
                              <a:gd name="T19" fmla="*/ 2288 h 42"/>
                              <a:gd name="T20" fmla="+- 0 3751 3710"/>
                              <a:gd name="T21" fmla="*/ T20 w 42"/>
                              <a:gd name="T22" fmla="+- 0 2283 2257"/>
                              <a:gd name="T23" fmla="*/ 2283 h 42"/>
                              <a:gd name="T24" fmla="+- 0 3751 3710"/>
                              <a:gd name="T25" fmla="*/ T24 w 42"/>
                              <a:gd name="T26" fmla="+- 0 2278 2257"/>
                              <a:gd name="T27" fmla="*/ 2278 h 42"/>
                              <a:gd name="T28" fmla="+- 0 3751 3710"/>
                              <a:gd name="T29" fmla="*/ T28 w 42"/>
                              <a:gd name="T30" fmla="+- 0 2272 2257"/>
                              <a:gd name="T31" fmla="*/ 2272 h 42"/>
                              <a:gd name="T32" fmla="+- 0 3749 3710"/>
                              <a:gd name="T33" fmla="*/ T32 w 42"/>
                              <a:gd name="T34" fmla="+- 0 2267 2257"/>
                              <a:gd name="T35" fmla="*/ 2267 h 42"/>
                              <a:gd name="T36" fmla="+- 0 3745 3710"/>
                              <a:gd name="T37" fmla="*/ T36 w 42"/>
                              <a:gd name="T38" fmla="+- 0 2263 2257"/>
                              <a:gd name="T39" fmla="*/ 2263 h 42"/>
                              <a:gd name="T40" fmla="+- 0 3741 3710"/>
                              <a:gd name="T41" fmla="*/ T40 w 42"/>
                              <a:gd name="T42" fmla="+- 0 2259 2257"/>
                              <a:gd name="T43" fmla="*/ 2259 h 42"/>
                              <a:gd name="T44" fmla="+- 0 3736 3710"/>
                              <a:gd name="T45" fmla="*/ T44 w 42"/>
                              <a:gd name="T46" fmla="+- 0 2257 2257"/>
                              <a:gd name="T47" fmla="*/ 2257 h 42"/>
                              <a:gd name="T48" fmla="+- 0 3731 3710"/>
                              <a:gd name="T49" fmla="*/ T48 w 42"/>
                              <a:gd name="T50" fmla="+- 0 2257 2257"/>
                              <a:gd name="T51" fmla="*/ 2257 h 42"/>
                              <a:gd name="T52" fmla="+- 0 3725 3710"/>
                              <a:gd name="T53" fmla="*/ T52 w 42"/>
                              <a:gd name="T54" fmla="+- 0 2257 2257"/>
                              <a:gd name="T55" fmla="*/ 2257 h 42"/>
                              <a:gd name="T56" fmla="+- 0 3720 3710"/>
                              <a:gd name="T57" fmla="*/ T56 w 42"/>
                              <a:gd name="T58" fmla="+- 0 2259 2257"/>
                              <a:gd name="T59" fmla="*/ 2259 h 42"/>
                              <a:gd name="T60" fmla="+- 0 3716 3710"/>
                              <a:gd name="T61" fmla="*/ T60 w 42"/>
                              <a:gd name="T62" fmla="+- 0 2263 2257"/>
                              <a:gd name="T63" fmla="*/ 2263 h 42"/>
                              <a:gd name="T64" fmla="+- 0 3712 3710"/>
                              <a:gd name="T65" fmla="*/ T64 w 42"/>
                              <a:gd name="T66" fmla="+- 0 2267 2257"/>
                              <a:gd name="T67" fmla="*/ 2267 h 42"/>
                              <a:gd name="T68" fmla="+- 0 3710 3710"/>
                              <a:gd name="T69" fmla="*/ T68 w 42"/>
                              <a:gd name="T70" fmla="+- 0 2272 2257"/>
                              <a:gd name="T71" fmla="*/ 2272 h 42"/>
                              <a:gd name="T72" fmla="+- 0 3710 3710"/>
                              <a:gd name="T73" fmla="*/ T72 w 42"/>
                              <a:gd name="T74" fmla="+- 0 2278 2257"/>
                              <a:gd name="T75" fmla="*/ 2278 h 42"/>
                              <a:gd name="T76" fmla="+- 0 3710 3710"/>
                              <a:gd name="T77" fmla="*/ T76 w 42"/>
                              <a:gd name="T78" fmla="+- 0 2283 2257"/>
                              <a:gd name="T79" fmla="*/ 2283 h 42"/>
                              <a:gd name="T80" fmla="+- 0 3712 3710"/>
                              <a:gd name="T81" fmla="*/ T80 w 42"/>
                              <a:gd name="T82" fmla="+- 0 2288 2257"/>
                              <a:gd name="T83" fmla="*/ 2288 h 42"/>
                              <a:gd name="T84" fmla="+- 0 3716 3710"/>
                              <a:gd name="T85" fmla="*/ T84 w 42"/>
                              <a:gd name="T86" fmla="+- 0 2292 2257"/>
                              <a:gd name="T87" fmla="*/ 2292 h 42"/>
                              <a:gd name="T88" fmla="+- 0 3720 3710"/>
                              <a:gd name="T89" fmla="*/ T88 w 42"/>
                              <a:gd name="T90" fmla="+- 0 2296 2257"/>
                              <a:gd name="T91" fmla="*/ 2296 h 42"/>
                              <a:gd name="T92" fmla="+- 0 3725 3710"/>
                              <a:gd name="T93" fmla="*/ T92 w 42"/>
                              <a:gd name="T94" fmla="+- 0 2298 2257"/>
                              <a:gd name="T95" fmla="*/ 2298 h 42"/>
                              <a:gd name="T96" fmla="+- 0 3731 3710"/>
                              <a:gd name="T97" fmla="*/ T96 w 42"/>
                              <a:gd name="T98" fmla="+- 0 2298 2257"/>
                              <a:gd name="T99" fmla="*/ 2298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2" h="42">
                                <a:moveTo>
                                  <a:pt x="21" y="41"/>
                                </a:moveTo>
                                <a:lnTo>
                                  <a:pt x="26" y="41"/>
                                </a:lnTo>
                                <a:lnTo>
                                  <a:pt x="31" y="39"/>
                                </a:lnTo>
                                <a:lnTo>
                                  <a:pt x="35" y="35"/>
                                </a:lnTo>
                                <a:lnTo>
                                  <a:pt x="39" y="31"/>
                                </a:lnTo>
                                <a:lnTo>
                                  <a:pt x="41" y="26"/>
                                </a:lnTo>
                                <a:lnTo>
                                  <a:pt x="41" y="21"/>
                                </a:lnTo>
                                <a:lnTo>
                                  <a:pt x="41" y="15"/>
                                </a:lnTo>
                                <a:lnTo>
                                  <a:pt x="39" y="10"/>
                                </a:lnTo>
                                <a:lnTo>
                                  <a:pt x="35" y="6"/>
                                </a:lnTo>
                                <a:lnTo>
                                  <a:pt x="31" y="2"/>
                                </a:lnTo>
                                <a:lnTo>
                                  <a:pt x="26" y="0"/>
                                </a:lnTo>
                                <a:lnTo>
                                  <a:pt x="21" y="0"/>
                                </a:lnTo>
                                <a:lnTo>
                                  <a:pt x="15" y="0"/>
                                </a:lnTo>
                                <a:lnTo>
                                  <a:pt x="10" y="2"/>
                                </a:lnTo>
                                <a:lnTo>
                                  <a:pt x="6" y="6"/>
                                </a:lnTo>
                                <a:lnTo>
                                  <a:pt x="2" y="10"/>
                                </a:lnTo>
                                <a:lnTo>
                                  <a:pt x="0" y="15"/>
                                </a:lnTo>
                                <a:lnTo>
                                  <a:pt x="0" y="21"/>
                                </a:lnTo>
                                <a:lnTo>
                                  <a:pt x="0" y="26"/>
                                </a:lnTo>
                                <a:lnTo>
                                  <a:pt x="2" y="31"/>
                                </a:lnTo>
                                <a:lnTo>
                                  <a:pt x="6" y="35"/>
                                </a:lnTo>
                                <a:lnTo>
                                  <a:pt x="10" y="39"/>
                                </a:lnTo>
                                <a:lnTo>
                                  <a:pt x="15" y="41"/>
                                </a:lnTo>
                                <a:lnTo>
                                  <a:pt x="21" y="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14">
                            <a:solidFill>
                              <a:srgbClr val="E6BCB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docshape194"/>
                        <wps:cNvSpPr>
                          <a:spLocks/>
                        </wps:cNvSpPr>
                        <wps:spPr bwMode="auto">
                          <a:xfrm>
                            <a:off x="3957" y="2219"/>
                            <a:ext cx="256" cy="93"/>
                          </a:xfrm>
                          <a:custGeom>
                            <a:avLst/>
                            <a:gdLst>
                              <a:gd name="T0" fmla="+- 0 4010 3958"/>
                              <a:gd name="T1" fmla="*/ T0 w 256"/>
                              <a:gd name="T2" fmla="+- 0 2229 2219"/>
                              <a:gd name="T3" fmla="*/ 2229 h 93"/>
                              <a:gd name="T4" fmla="+- 0 4007 3958"/>
                              <a:gd name="T5" fmla="*/ T4 w 256"/>
                              <a:gd name="T6" fmla="+- 0 2277 2219"/>
                              <a:gd name="T7" fmla="*/ 2277 h 93"/>
                              <a:gd name="T8" fmla="+- 0 3995 3958"/>
                              <a:gd name="T9" fmla="*/ T8 w 256"/>
                              <a:gd name="T10" fmla="+- 0 2302 2219"/>
                              <a:gd name="T11" fmla="*/ 2302 h 93"/>
                              <a:gd name="T12" fmla="+- 0 3972 3958"/>
                              <a:gd name="T13" fmla="*/ T12 w 256"/>
                              <a:gd name="T14" fmla="+- 0 2287 2219"/>
                              <a:gd name="T15" fmla="*/ 2287 h 93"/>
                              <a:gd name="T16" fmla="+- 0 3972 3958"/>
                              <a:gd name="T17" fmla="*/ T16 w 256"/>
                              <a:gd name="T18" fmla="+- 0 2244 2219"/>
                              <a:gd name="T19" fmla="*/ 2244 h 93"/>
                              <a:gd name="T20" fmla="+- 0 3995 3958"/>
                              <a:gd name="T21" fmla="*/ T20 w 256"/>
                              <a:gd name="T22" fmla="+- 0 2229 2219"/>
                              <a:gd name="T23" fmla="*/ 2229 h 93"/>
                              <a:gd name="T24" fmla="+- 0 4007 3958"/>
                              <a:gd name="T25" fmla="*/ T24 w 256"/>
                              <a:gd name="T26" fmla="+- 0 2253 2219"/>
                              <a:gd name="T27" fmla="*/ 2253 h 93"/>
                              <a:gd name="T28" fmla="+- 0 3999 3958"/>
                              <a:gd name="T29" fmla="*/ T28 w 256"/>
                              <a:gd name="T30" fmla="+- 0 2219 2219"/>
                              <a:gd name="T31" fmla="*/ 2219 h 93"/>
                              <a:gd name="T32" fmla="+- 0 3961 3958"/>
                              <a:gd name="T33" fmla="*/ T32 w 256"/>
                              <a:gd name="T34" fmla="+- 0 2239 2219"/>
                              <a:gd name="T35" fmla="*/ 2239 h 93"/>
                              <a:gd name="T36" fmla="+- 0 3961 3958"/>
                              <a:gd name="T37" fmla="*/ T36 w 256"/>
                              <a:gd name="T38" fmla="+- 0 2292 2219"/>
                              <a:gd name="T39" fmla="*/ 2292 h 93"/>
                              <a:gd name="T40" fmla="+- 0 3999 3958"/>
                              <a:gd name="T41" fmla="*/ T40 w 256"/>
                              <a:gd name="T42" fmla="+- 0 2311 2219"/>
                              <a:gd name="T43" fmla="*/ 2311 h 93"/>
                              <a:gd name="T44" fmla="+- 0 4017 3958"/>
                              <a:gd name="T45" fmla="*/ T44 w 256"/>
                              <a:gd name="T46" fmla="+- 0 2292 2219"/>
                              <a:gd name="T47" fmla="*/ 2292 h 93"/>
                              <a:gd name="T48" fmla="+- 0 4053 3958"/>
                              <a:gd name="T49" fmla="*/ T48 w 256"/>
                              <a:gd name="T50" fmla="+- 0 2294 2219"/>
                              <a:gd name="T51" fmla="*/ 2294 h 93"/>
                              <a:gd name="T52" fmla="+- 0 4053 3958"/>
                              <a:gd name="T53" fmla="*/ T52 w 256"/>
                              <a:gd name="T54" fmla="+- 0 2310 2219"/>
                              <a:gd name="T55" fmla="*/ 2310 h 93"/>
                              <a:gd name="T56" fmla="+- 0 4130 3958"/>
                              <a:gd name="T57" fmla="*/ T56 w 256"/>
                              <a:gd name="T58" fmla="+- 0 2264 2219"/>
                              <a:gd name="T59" fmla="*/ 2264 h 93"/>
                              <a:gd name="T60" fmla="+- 0 4116 3958"/>
                              <a:gd name="T61" fmla="*/ T60 w 256"/>
                              <a:gd name="T62" fmla="+- 0 2253 2219"/>
                              <a:gd name="T63" fmla="*/ 2253 h 93"/>
                              <a:gd name="T64" fmla="+- 0 4097 3958"/>
                              <a:gd name="T65" fmla="*/ T64 w 256"/>
                              <a:gd name="T66" fmla="+- 0 2251 2219"/>
                              <a:gd name="T67" fmla="*/ 2251 h 93"/>
                              <a:gd name="T68" fmla="+- 0 4090 3958"/>
                              <a:gd name="T69" fmla="*/ T68 w 256"/>
                              <a:gd name="T70" fmla="+- 0 2253 2219"/>
                              <a:gd name="T71" fmla="*/ 2253 h 93"/>
                              <a:gd name="T72" fmla="+- 0 4127 3958"/>
                              <a:gd name="T73" fmla="*/ T72 w 256"/>
                              <a:gd name="T74" fmla="+- 0 2221 2219"/>
                              <a:gd name="T75" fmla="*/ 2221 h 93"/>
                              <a:gd name="T76" fmla="+- 0 4083 3958"/>
                              <a:gd name="T77" fmla="*/ T76 w 256"/>
                              <a:gd name="T78" fmla="+- 0 2264 2219"/>
                              <a:gd name="T79" fmla="*/ 2264 h 93"/>
                              <a:gd name="T80" fmla="+- 0 4096 3958"/>
                              <a:gd name="T81" fmla="*/ T80 w 256"/>
                              <a:gd name="T82" fmla="+- 0 2261 2219"/>
                              <a:gd name="T83" fmla="*/ 2261 h 93"/>
                              <a:gd name="T84" fmla="+- 0 4119 3958"/>
                              <a:gd name="T85" fmla="*/ T84 w 256"/>
                              <a:gd name="T86" fmla="+- 0 2270 2219"/>
                              <a:gd name="T87" fmla="*/ 2270 h 93"/>
                              <a:gd name="T88" fmla="+- 0 4119 3958"/>
                              <a:gd name="T89" fmla="*/ T88 w 256"/>
                              <a:gd name="T90" fmla="+- 0 2292 2219"/>
                              <a:gd name="T91" fmla="*/ 2292 h 93"/>
                              <a:gd name="T92" fmla="+- 0 4095 3958"/>
                              <a:gd name="T93" fmla="*/ T92 w 256"/>
                              <a:gd name="T94" fmla="+- 0 2301 2219"/>
                              <a:gd name="T95" fmla="*/ 2301 h 93"/>
                              <a:gd name="T96" fmla="+- 0 4079 3958"/>
                              <a:gd name="T97" fmla="*/ T96 w 256"/>
                              <a:gd name="T98" fmla="+- 0 2297 2219"/>
                              <a:gd name="T99" fmla="*/ 2297 h 93"/>
                              <a:gd name="T100" fmla="+- 0 4080 3958"/>
                              <a:gd name="T101" fmla="*/ T100 w 256"/>
                              <a:gd name="T102" fmla="+- 0 2309 2219"/>
                              <a:gd name="T103" fmla="*/ 2309 h 93"/>
                              <a:gd name="T104" fmla="+- 0 4095 3958"/>
                              <a:gd name="T105" fmla="*/ T104 w 256"/>
                              <a:gd name="T106" fmla="+- 0 2311 2219"/>
                              <a:gd name="T107" fmla="*/ 2311 h 93"/>
                              <a:gd name="T108" fmla="+- 0 4127 3958"/>
                              <a:gd name="T109" fmla="*/ T108 w 256"/>
                              <a:gd name="T110" fmla="+- 0 2301 2219"/>
                              <a:gd name="T111" fmla="*/ 2301 h 93"/>
                              <a:gd name="T112" fmla="+- 0 4133 3958"/>
                              <a:gd name="T113" fmla="*/ T112 w 256"/>
                              <a:gd name="T114" fmla="+- 0 2272 2219"/>
                              <a:gd name="T115" fmla="*/ 2272 h 93"/>
                              <a:gd name="T116" fmla="+- 0 4207 3958"/>
                              <a:gd name="T117" fmla="*/ T116 w 256"/>
                              <a:gd name="T118" fmla="+- 0 2260 2219"/>
                              <a:gd name="T119" fmla="*/ 2260 h 93"/>
                              <a:gd name="T120" fmla="+- 0 4202 3958"/>
                              <a:gd name="T121" fmla="*/ T120 w 256"/>
                              <a:gd name="T122" fmla="+- 0 2287 2219"/>
                              <a:gd name="T123" fmla="*/ 2287 h 93"/>
                              <a:gd name="T124" fmla="+- 0 4189 3958"/>
                              <a:gd name="T125" fmla="*/ T124 w 256"/>
                              <a:gd name="T126" fmla="+- 0 2302 2219"/>
                              <a:gd name="T127" fmla="*/ 2302 h 93"/>
                              <a:gd name="T128" fmla="+- 0 4168 3958"/>
                              <a:gd name="T129" fmla="*/ T128 w 256"/>
                              <a:gd name="T130" fmla="+- 0 2292 2219"/>
                              <a:gd name="T131" fmla="*/ 2292 h 93"/>
                              <a:gd name="T132" fmla="+- 0 4168 3958"/>
                              <a:gd name="T133" fmla="*/ T132 w 256"/>
                              <a:gd name="T134" fmla="+- 0 2270 2219"/>
                              <a:gd name="T135" fmla="*/ 2270 h 93"/>
                              <a:gd name="T136" fmla="+- 0 4179 3958"/>
                              <a:gd name="T137" fmla="*/ T136 w 256"/>
                              <a:gd name="T138" fmla="+- 0 2260 2219"/>
                              <a:gd name="T139" fmla="*/ 2260 h 93"/>
                              <a:gd name="T140" fmla="+- 0 4200 3958"/>
                              <a:gd name="T141" fmla="*/ T140 w 256"/>
                              <a:gd name="T142" fmla="+- 0 2270 2219"/>
                              <a:gd name="T143" fmla="*/ 2270 h 93"/>
                              <a:gd name="T144" fmla="+- 0 4201 3958"/>
                              <a:gd name="T145" fmla="*/ T144 w 256"/>
                              <a:gd name="T146" fmla="+- 0 2254 2219"/>
                              <a:gd name="T147" fmla="*/ 2254 h 93"/>
                              <a:gd name="T148" fmla="+- 0 4177 3958"/>
                              <a:gd name="T149" fmla="*/ T148 w 256"/>
                              <a:gd name="T150" fmla="+- 0 2252 2219"/>
                              <a:gd name="T151" fmla="*/ 2252 h 93"/>
                              <a:gd name="T152" fmla="+- 0 4164 3958"/>
                              <a:gd name="T153" fmla="*/ T152 w 256"/>
                              <a:gd name="T154" fmla="+- 0 2262 2219"/>
                              <a:gd name="T155" fmla="*/ 2262 h 93"/>
                              <a:gd name="T156" fmla="+- 0 4176 3958"/>
                              <a:gd name="T157" fmla="*/ T156 w 256"/>
                              <a:gd name="T158" fmla="+- 0 2232 2219"/>
                              <a:gd name="T159" fmla="*/ 2232 h 93"/>
                              <a:gd name="T160" fmla="+- 0 4196 3958"/>
                              <a:gd name="T161" fmla="*/ T160 w 256"/>
                              <a:gd name="T162" fmla="+- 0 2230 2219"/>
                              <a:gd name="T163" fmla="*/ 2230 h 93"/>
                              <a:gd name="T164" fmla="+- 0 4208 3958"/>
                              <a:gd name="T165" fmla="*/ T164 w 256"/>
                              <a:gd name="T166" fmla="+- 0 2234 2219"/>
                              <a:gd name="T167" fmla="*/ 2234 h 93"/>
                              <a:gd name="T168" fmla="+- 0 4205 3958"/>
                              <a:gd name="T169" fmla="*/ T168 w 256"/>
                              <a:gd name="T170" fmla="+- 0 2221 2219"/>
                              <a:gd name="T171" fmla="*/ 2221 h 93"/>
                              <a:gd name="T172" fmla="+- 0 4192 3958"/>
                              <a:gd name="T173" fmla="*/ T172 w 256"/>
                              <a:gd name="T174" fmla="+- 0 2219 2219"/>
                              <a:gd name="T175" fmla="*/ 2219 h 93"/>
                              <a:gd name="T176" fmla="+- 0 4156 3958"/>
                              <a:gd name="T177" fmla="*/ T176 w 256"/>
                              <a:gd name="T178" fmla="+- 0 2240 2219"/>
                              <a:gd name="T179" fmla="*/ 2240 h 93"/>
                              <a:gd name="T180" fmla="+- 0 4155 3958"/>
                              <a:gd name="T181" fmla="*/ T180 w 256"/>
                              <a:gd name="T182" fmla="+- 0 2292 2219"/>
                              <a:gd name="T183" fmla="*/ 2292 h 93"/>
                              <a:gd name="T184" fmla="+- 0 4193 3958"/>
                              <a:gd name="T185" fmla="*/ T184 w 256"/>
                              <a:gd name="T186" fmla="+- 0 2311 2219"/>
                              <a:gd name="T187" fmla="*/ 2311 h 93"/>
                              <a:gd name="T188" fmla="+- 0 4211 3958"/>
                              <a:gd name="T189" fmla="*/ T188 w 256"/>
                              <a:gd name="T190" fmla="+- 0 2298 2219"/>
                              <a:gd name="T191" fmla="*/ 2298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56" h="93">
                                <a:moveTo>
                                  <a:pt x="61" y="31"/>
                                </a:moveTo>
                                <a:lnTo>
                                  <a:pt x="59" y="20"/>
                                </a:lnTo>
                                <a:lnTo>
                                  <a:pt x="52" y="10"/>
                                </a:lnTo>
                                <a:lnTo>
                                  <a:pt x="49" y="6"/>
                                </a:lnTo>
                                <a:lnTo>
                                  <a:pt x="49" y="34"/>
                                </a:lnTo>
                                <a:lnTo>
                                  <a:pt x="49" y="58"/>
                                </a:lnTo>
                                <a:lnTo>
                                  <a:pt x="48" y="68"/>
                                </a:lnTo>
                                <a:lnTo>
                                  <a:pt x="42" y="80"/>
                                </a:lnTo>
                                <a:lnTo>
                                  <a:pt x="37" y="83"/>
                                </a:lnTo>
                                <a:lnTo>
                                  <a:pt x="24" y="83"/>
                                </a:lnTo>
                                <a:lnTo>
                                  <a:pt x="20" y="80"/>
                                </a:lnTo>
                                <a:lnTo>
                                  <a:pt x="14" y="68"/>
                                </a:lnTo>
                                <a:lnTo>
                                  <a:pt x="12" y="58"/>
                                </a:lnTo>
                                <a:lnTo>
                                  <a:pt x="12" y="34"/>
                                </a:lnTo>
                                <a:lnTo>
                                  <a:pt x="14" y="25"/>
                                </a:lnTo>
                                <a:lnTo>
                                  <a:pt x="20" y="13"/>
                                </a:lnTo>
                                <a:lnTo>
                                  <a:pt x="24" y="10"/>
                                </a:lnTo>
                                <a:lnTo>
                                  <a:pt x="37" y="10"/>
                                </a:lnTo>
                                <a:lnTo>
                                  <a:pt x="42" y="13"/>
                                </a:lnTo>
                                <a:lnTo>
                                  <a:pt x="48" y="25"/>
                                </a:lnTo>
                                <a:lnTo>
                                  <a:pt x="49" y="34"/>
                                </a:lnTo>
                                <a:lnTo>
                                  <a:pt x="49" y="6"/>
                                </a:lnTo>
                                <a:lnTo>
                                  <a:pt x="48" y="4"/>
                                </a:lnTo>
                                <a:lnTo>
                                  <a:pt x="41" y="0"/>
                                </a:lnTo>
                                <a:lnTo>
                                  <a:pt x="21" y="0"/>
                                </a:lnTo>
                                <a:lnTo>
                                  <a:pt x="13" y="4"/>
                                </a:lnTo>
                                <a:lnTo>
                                  <a:pt x="3" y="20"/>
                                </a:lnTo>
                                <a:lnTo>
                                  <a:pt x="0" y="31"/>
                                </a:lnTo>
                                <a:lnTo>
                                  <a:pt x="0" y="61"/>
                                </a:lnTo>
                                <a:lnTo>
                                  <a:pt x="3" y="73"/>
                                </a:lnTo>
                                <a:lnTo>
                                  <a:pt x="13" y="88"/>
                                </a:lnTo>
                                <a:lnTo>
                                  <a:pt x="21" y="92"/>
                                </a:lnTo>
                                <a:lnTo>
                                  <a:pt x="41" y="92"/>
                                </a:lnTo>
                                <a:lnTo>
                                  <a:pt x="48" y="88"/>
                                </a:lnTo>
                                <a:lnTo>
                                  <a:pt x="52" y="83"/>
                                </a:lnTo>
                                <a:lnTo>
                                  <a:pt x="59" y="73"/>
                                </a:lnTo>
                                <a:lnTo>
                                  <a:pt x="61" y="61"/>
                                </a:lnTo>
                                <a:lnTo>
                                  <a:pt x="61" y="31"/>
                                </a:lnTo>
                                <a:close/>
                                <a:moveTo>
                                  <a:pt x="95" y="75"/>
                                </a:moveTo>
                                <a:lnTo>
                                  <a:pt x="82" y="75"/>
                                </a:lnTo>
                                <a:lnTo>
                                  <a:pt x="82" y="91"/>
                                </a:lnTo>
                                <a:lnTo>
                                  <a:pt x="95" y="91"/>
                                </a:lnTo>
                                <a:lnTo>
                                  <a:pt x="95" y="75"/>
                                </a:lnTo>
                                <a:close/>
                                <a:moveTo>
                                  <a:pt x="175" y="53"/>
                                </a:moveTo>
                                <a:lnTo>
                                  <a:pt x="172" y="45"/>
                                </a:lnTo>
                                <a:lnTo>
                                  <a:pt x="169" y="42"/>
                                </a:lnTo>
                                <a:lnTo>
                                  <a:pt x="161" y="35"/>
                                </a:lnTo>
                                <a:lnTo>
                                  <a:pt x="158" y="34"/>
                                </a:lnTo>
                                <a:lnTo>
                                  <a:pt x="153" y="32"/>
                                </a:lnTo>
                                <a:lnTo>
                                  <a:pt x="141" y="32"/>
                                </a:lnTo>
                                <a:lnTo>
                                  <a:pt x="139" y="32"/>
                                </a:lnTo>
                                <a:lnTo>
                                  <a:pt x="136" y="33"/>
                                </a:lnTo>
                                <a:lnTo>
                                  <a:pt x="134" y="33"/>
                                </a:lnTo>
                                <a:lnTo>
                                  <a:pt x="132" y="34"/>
                                </a:lnTo>
                                <a:lnTo>
                                  <a:pt x="132" y="12"/>
                                </a:lnTo>
                                <a:lnTo>
                                  <a:pt x="169" y="12"/>
                                </a:lnTo>
                                <a:lnTo>
                                  <a:pt x="169" y="2"/>
                                </a:lnTo>
                                <a:lnTo>
                                  <a:pt x="121" y="2"/>
                                </a:lnTo>
                                <a:lnTo>
                                  <a:pt x="121" y="46"/>
                                </a:lnTo>
                                <a:lnTo>
                                  <a:pt x="125" y="45"/>
                                </a:lnTo>
                                <a:lnTo>
                                  <a:pt x="128" y="44"/>
                                </a:lnTo>
                                <a:lnTo>
                                  <a:pt x="134" y="42"/>
                                </a:lnTo>
                                <a:lnTo>
                                  <a:pt x="138" y="42"/>
                                </a:lnTo>
                                <a:lnTo>
                                  <a:pt x="148" y="42"/>
                                </a:lnTo>
                                <a:lnTo>
                                  <a:pt x="153" y="44"/>
                                </a:lnTo>
                                <a:lnTo>
                                  <a:pt x="161" y="51"/>
                                </a:lnTo>
                                <a:lnTo>
                                  <a:pt x="163" y="56"/>
                                </a:lnTo>
                                <a:lnTo>
                                  <a:pt x="163" y="68"/>
                                </a:lnTo>
                                <a:lnTo>
                                  <a:pt x="161" y="73"/>
                                </a:lnTo>
                                <a:lnTo>
                                  <a:pt x="153" y="80"/>
                                </a:lnTo>
                                <a:lnTo>
                                  <a:pt x="148" y="82"/>
                                </a:lnTo>
                                <a:lnTo>
                                  <a:pt x="137" y="82"/>
                                </a:lnTo>
                                <a:lnTo>
                                  <a:pt x="132" y="82"/>
                                </a:lnTo>
                                <a:lnTo>
                                  <a:pt x="125" y="80"/>
                                </a:lnTo>
                                <a:lnTo>
                                  <a:pt x="121" y="78"/>
                                </a:lnTo>
                                <a:lnTo>
                                  <a:pt x="118" y="76"/>
                                </a:lnTo>
                                <a:lnTo>
                                  <a:pt x="118" y="88"/>
                                </a:lnTo>
                                <a:lnTo>
                                  <a:pt x="122" y="90"/>
                                </a:lnTo>
                                <a:lnTo>
                                  <a:pt x="126" y="91"/>
                                </a:lnTo>
                                <a:lnTo>
                                  <a:pt x="133" y="92"/>
                                </a:lnTo>
                                <a:lnTo>
                                  <a:pt x="137" y="92"/>
                                </a:lnTo>
                                <a:lnTo>
                                  <a:pt x="152" y="92"/>
                                </a:lnTo>
                                <a:lnTo>
                                  <a:pt x="160" y="90"/>
                                </a:lnTo>
                                <a:lnTo>
                                  <a:pt x="169" y="82"/>
                                </a:lnTo>
                                <a:lnTo>
                                  <a:pt x="172" y="79"/>
                                </a:lnTo>
                                <a:lnTo>
                                  <a:pt x="175" y="72"/>
                                </a:lnTo>
                                <a:lnTo>
                                  <a:pt x="175" y="53"/>
                                </a:lnTo>
                                <a:close/>
                                <a:moveTo>
                                  <a:pt x="256" y="53"/>
                                </a:moveTo>
                                <a:lnTo>
                                  <a:pt x="253" y="45"/>
                                </a:lnTo>
                                <a:lnTo>
                                  <a:pt x="249" y="41"/>
                                </a:lnTo>
                                <a:lnTo>
                                  <a:pt x="244" y="35"/>
                                </a:lnTo>
                                <a:lnTo>
                                  <a:pt x="244" y="56"/>
                                </a:lnTo>
                                <a:lnTo>
                                  <a:pt x="244" y="68"/>
                                </a:lnTo>
                                <a:lnTo>
                                  <a:pt x="242" y="73"/>
                                </a:lnTo>
                                <a:lnTo>
                                  <a:pt x="236" y="81"/>
                                </a:lnTo>
                                <a:lnTo>
                                  <a:pt x="231" y="83"/>
                                </a:lnTo>
                                <a:lnTo>
                                  <a:pt x="221" y="83"/>
                                </a:lnTo>
                                <a:lnTo>
                                  <a:pt x="216" y="81"/>
                                </a:lnTo>
                                <a:lnTo>
                                  <a:pt x="210" y="73"/>
                                </a:lnTo>
                                <a:lnTo>
                                  <a:pt x="208" y="68"/>
                                </a:lnTo>
                                <a:lnTo>
                                  <a:pt x="208" y="56"/>
                                </a:lnTo>
                                <a:lnTo>
                                  <a:pt x="210" y="51"/>
                                </a:lnTo>
                                <a:lnTo>
                                  <a:pt x="216" y="43"/>
                                </a:lnTo>
                                <a:lnTo>
                                  <a:pt x="218" y="43"/>
                                </a:lnTo>
                                <a:lnTo>
                                  <a:pt x="221" y="41"/>
                                </a:lnTo>
                                <a:lnTo>
                                  <a:pt x="231" y="41"/>
                                </a:lnTo>
                                <a:lnTo>
                                  <a:pt x="236" y="43"/>
                                </a:lnTo>
                                <a:lnTo>
                                  <a:pt x="242" y="51"/>
                                </a:lnTo>
                                <a:lnTo>
                                  <a:pt x="244" y="56"/>
                                </a:lnTo>
                                <a:lnTo>
                                  <a:pt x="244" y="35"/>
                                </a:lnTo>
                                <a:lnTo>
                                  <a:pt x="243" y="35"/>
                                </a:lnTo>
                                <a:lnTo>
                                  <a:pt x="236" y="32"/>
                                </a:lnTo>
                                <a:lnTo>
                                  <a:pt x="222" y="32"/>
                                </a:lnTo>
                                <a:lnTo>
                                  <a:pt x="219" y="33"/>
                                </a:lnTo>
                                <a:lnTo>
                                  <a:pt x="211" y="36"/>
                                </a:lnTo>
                                <a:lnTo>
                                  <a:pt x="209" y="39"/>
                                </a:lnTo>
                                <a:lnTo>
                                  <a:pt x="206" y="43"/>
                                </a:lnTo>
                                <a:lnTo>
                                  <a:pt x="207" y="32"/>
                                </a:lnTo>
                                <a:lnTo>
                                  <a:pt x="209" y="24"/>
                                </a:lnTo>
                                <a:lnTo>
                                  <a:pt x="218" y="13"/>
                                </a:lnTo>
                                <a:lnTo>
                                  <a:pt x="224" y="10"/>
                                </a:lnTo>
                                <a:lnTo>
                                  <a:pt x="235" y="10"/>
                                </a:lnTo>
                                <a:lnTo>
                                  <a:pt x="238" y="11"/>
                                </a:lnTo>
                                <a:lnTo>
                                  <a:pt x="244" y="12"/>
                                </a:lnTo>
                                <a:lnTo>
                                  <a:pt x="247" y="13"/>
                                </a:lnTo>
                                <a:lnTo>
                                  <a:pt x="250" y="15"/>
                                </a:lnTo>
                                <a:lnTo>
                                  <a:pt x="250" y="10"/>
                                </a:lnTo>
                                <a:lnTo>
                                  <a:pt x="250" y="4"/>
                                </a:lnTo>
                                <a:lnTo>
                                  <a:pt x="247" y="2"/>
                                </a:lnTo>
                                <a:lnTo>
                                  <a:pt x="243" y="2"/>
                                </a:lnTo>
                                <a:lnTo>
                                  <a:pt x="237" y="0"/>
                                </a:lnTo>
                                <a:lnTo>
                                  <a:pt x="234" y="0"/>
                                </a:lnTo>
                                <a:lnTo>
                                  <a:pt x="220" y="0"/>
                                </a:lnTo>
                                <a:lnTo>
                                  <a:pt x="211" y="4"/>
                                </a:lnTo>
                                <a:lnTo>
                                  <a:pt x="198" y="21"/>
                                </a:lnTo>
                                <a:lnTo>
                                  <a:pt x="194" y="32"/>
                                </a:lnTo>
                                <a:lnTo>
                                  <a:pt x="194" y="61"/>
                                </a:lnTo>
                                <a:lnTo>
                                  <a:pt x="197" y="73"/>
                                </a:lnTo>
                                <a:lnTo>
                                  <a:pt x="208" y="88"/>
                                </a:lnTo>
                                <a:lnTo>
                                  <a:pt x="216" y="92"/>
                                </a:lnTo>
                                <a:lnTo>
                                  <a:pt x="235" y="92"/>
                                </a:lnTo>
                                <a:lnTo>
                                  <a:pt x="242" y="90"/>
                                </a:lnTo>
                                <a:lnTo>
                                  <a:pt x="249" y="83"/>
                                </a:lnTo>
                                <a:lnTo>
                                  <a:pt x="253" y="79"/>
                                </a:lnTo>
                                <a:lnTo>
                                  <a:pt x="256" y="71"/>
                                </a:lnTo>
                                <a:lnTo>
                                  <a:pt x="25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docshape195"/>
                        <wps:cNvSpPr>
                          <a:spLocks/>
                        </wps:cNvSpPr>
                        <wps:spPr bwMode="auto">
                          <a:xfrm>
                            <a:off x="4556" y="2247"/>
                            <a:ext cx="61" cy="61"/>
                          </a:xfrm>
                          <a:custGeom>
                            <a:avLst/>
                            <a:gdLst>
                              <a:gd name="T0" fmla="+- 0 4595 4557"/>
                              <a:gd name="T1" fmla="*/ T0 w 61"/>
                              <a:gd name="T2" fmla="+- 0 2308 2247"/>
                              <a:gd name="T3" fmla="*/ 2308 h 61"/>
                              <a:gd name="T4" fmla="+- 0 4579 4557"/>
                              <a:gd name="T5" fmla="*/ T4 w 61"/>
                              <a:gd name="T6" fmla="+- 0 2308 2247"/>
                              <a:gd name="T7" fmla="*/ 2308 h 61"/>
                              <a:gd name="T8" fmla="+- 0 4571 4557"/>
                              <a:gd name="T9" fmla="*/ T8 w 61"/>
                              <a:gd name="T10" fmla="+- 0 2305 2247"/>
                              <a:gd name="T11" fmla="*/ 2305 h 61"/>
                              <a:gd name="T12" fmla="+- 0 4560 4557"/>
                              <a:gd name="T13" fmla="*/ T12 w 61"/>
                              <a:gd name="T14" fmla="+- 0 2293 2247"/>
                              <a:gd name="T15" fmla="*/ 2293 h 61"/>
                              <a:gd name="T16" fmla="+- 0 4557 4557"/>
                              <a:gd name="T17" fmla="*/ T16 w 61"/>
                              <a:gd name="T18" fmla="+- 0 2286 2247"/>
                              <a:gd name="T19" fmla="*/ 2286 h 61"/>
                              <a:gd name="T20" fmla="+- 0 4557 4557"/>
                              <a:gd name="T21" fmla="*/ T20 w 61"/>
                              <a:gd name="T22" fmla="+- 0 2270 2247"/>
                              <a:gd name="T23" fmla="*/ 2270 h 61"/>
                              <a:gd name="T24" fmla="+- 0 4560 4557"/>
                              <a:gd name="T25" fmla="*/ T24 w 61"/>
                              <a:gd name="T26" fmla="+- 0 2262 2247"/>
                              <a:gd name="T27" fmla="*/ 2262 h 61"/>
                              <a:gd name="T28" fmla="+- 0 4571 4557"/>
                              <a:gd name="T29" fmla="*/ T28 w 61"/>
                              <a:gd name="T30" fmla="+- 0 2250 2247"/>
                              <a:gd name="T31" fmla="*/ 2250 h 61"/>
                              <a:gd name="T32" fmla="+- 0 4579 4557"/>
                              <a:gd name="T33" fmla="*/ T32 w 61"/>
                              <a:gd name="T34" fmla="+- 0 2247 2247"/>
                              <a:gd name="T35" fmla="*/ 2247 h 61"/>
                              <a:gd name="T36" fmla="+- 0 4595 4557"/>
                              <a:gd name="T37" fmla="*/ T36 w 61"/>
                              <a:gd name="T38" fmla="+- 0 2247 2247"/>
                              <a:gd name="T39" fmla="*/ 2247 h 61"/>
                              <a:gd name="T40" fmla="+- 0 4603 4557"/>
                              <a:gd name="T41" fmla="*/ T40 w 61"/>
                              <a:gd name="T42" fmla="+- 0 2250 2247"/>
                              <a:gd name="T43" fmla="*/ 2250 h 61"/>
                              <a:gd name="T44" fmla="+- 0 4614 4557"/>
                              <a:gd name="T45" fmla="*/ T44 w 61"/>
                              <a:gd name="T46" fmla="+- 0 2262 2247"/>
                              <a:gd name="T47" fmla="*/ 2262 h 61"/>
                              <a:gd name="T48" fmla="+- 0 4617 4557"/>
                              <a:gd name="T49" fmla="*/ T48 w 61"/>
                              <a:gd name="T50" fmla="+- 0 2270 2247"/>
                              <a:gd name="T51" fmla="*/ 2270 h 61"/>
                              <a:gd name="T52" fmla="+- 0 4617 4557"/>
                              <a:gd name="T53" fmla="*/ T52 w 61"/>
                              <a:gd name="T54" fmla="+- 0 2286 2247"/>
                              <a:gd name="T55" fmla="*/ 2286 h 61"/>
                              <a:gd name="T56" fmla="+- 0 4614 4557"/>
                              <a:gd name="T57" fmla="*/ T56 w 61"/>
                              <a:gd name="T58" fmla="+- 0 2293 2247"/>
                              <a:gd name="T59" fmla="*/ 2293 h 61"/>
                              <a:gd name="T60" fmla="+- 0 4603 4557"/>
                              <a:gd name="T61" fmla="*/ T60 w 61"/>
                              <a:gd name="T62" fmla="+- 0 2305 2247"/>
                              <a:gd name="T63" fmla="*/ 2305 h 61"/>
                              <a:gd name="T64" fmla="+- 0 4595 4557"/>
                              <a:gd name="T65" fmla="*/ T64 w 61"/>
                              <a:gd name="T66" fmla="+- 0 2308 2247"/>
                              <a:gd name="T67" fmla="*/ 230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8" y="61"/>
                                </a:moveTo>
                                <a:lnTo>
                                  <a:pt x="22" y="61"/>
                                </a:lnTo>
                                <a:lnTo>
                                  <a:pt x="14" y="58"/>
                                </a:lnTo>
                                <a:lnTo>
                                  <a:pt x="3" y="46"/>
                                </a:lnTo>
                                <a:lnTo>
                                  <a:pt x="0" y="39"/>
                                </a:lnTo>
                                <a:lnTo>
                                  <a:pt x="0" y="23"/>
                                </a:lnTo>
                                <a:lnTo>
                                  <a:pt x="3" y="15"/>
                                </a:lnTo>
                                <a:lnTo>
                                  <a:pt x="14" y="3"/>
                                </a:lnTo>
                                <a:lnTo>
                                  <a:pt x="22" y="0"/>
                                </a:lnTo>
                                <a:lnTo>
                                  <a:pt x="38" y="0"/>
                                </a:lnTo>
                                <a:lnTo>
                                  <a:pt x="46" y="3"/>
                                </a:lnTo>
                                <a:lnTo>
                                  <a:pt x="57" y="15"/>
                                </a:lnTo>
                                <a:lnTo>
                                  <a:pt x="60" y="23"/>
                                </a:lnTo>
                                <a:lnTo>
                                  <a:pt x="60" y="39"/>
                                </a:lnTo>
                                <a:lnTo>
                                  <a:pt x="57" y="46"/>
                                </a:lnTo>
                                <a:lnTo>
                                  <a:pt x="46" y="58"/>
                                </a:lnTo>
                                <a:lnTo>
                                  <a:pt x="38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95A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docshape196"/>
                        <wps:cNvSpPr>
                          <a:spLocks/>
                        </wps:cNvSpPr>
                        <wps:spPr bwMode="auto">
                          <a:xfrm>
                            <a:off x="4556" y="2247"/>
                            <a:ext cx="61" cy="61"/>
                          </a:xfrm>
                          <a:custGeom>
                            <a:avLst/>
                            <a:gdLst>
                              <a:gd name="T0" fmla="+- 0 4587 4557"/>
                              <a:gd name="T1" fmla="*/ T0 w 61"/>
                              <a:gd name="T2" fmla="+- 0 2308 2247"/>
                              <a:gd name="T3" fmla="*/ 2308 h 61"/>
                              <a:gd name="T4" fmla="+- 0 4595 4557"/>
                              <a:gd name="T5" fmla="*/ T4 w 61"/>
                              <a:gd name="T6" fmla="+- 0 2308 2247"/>
                              <a:gd name="T7" fmla="*/ 2308 h 61"/>
                              <a:gd name="T8" fmla="+- 0 4603 4557"/>
                              <a:gd name="T9" fmla="*/ T8 w 61"/>
                              <a:gd name="T10" fmla="+- 0 2305 2247"/>
                              <a:gd name="T11" fmla="*/ 2305 h 61"/>
                              <a:gd name="T12" fmla="+- 0 4608 4557"/>
                              <a:gd name="T13" fmla="*/ T12 w 61"/>
                              <a:gd name="T14" fmla="+- 0 2299 2247"/>
                              <a:gd name="T15" fmla="*/ 2299 h 61"/>
                              <a:gd name="T16" fmla="+- 0 4614 4557"/>
                              <a:gd name="T17" fmla="*/ T16 w 61"/>
                              <a:gd name="T18" fmla="+- 0 2293 2247"/>
                              <a:gd name="T19" fmla="*/ 2293 h 61"/>
                              <a:gd name="T20" fmla="+- 0 4617 4557"/>
                              <a:gd name="T21" fmla="*/ T20 w 61"/>
                              <a:gd name="T22" fmla="+- 0 2286 2247"/>
                              <a:gd name="T23" fmla="*/ 2286 h 61"/>
                              <a:gd name="T24" fmla="+- 0 4617 4557"/>
                              <a:gd name="T25" fmla="*/ T24 w 61"/>
                              <a:gd name="T26" fmla="+- 0 2278 2247"/>
                              <a:gd name="T27" fmla="*/ 2278 h 61"/>
                              <a:gd name="T28" fmla="+- 0 4617 4557"/>
                              <a:gd name="T29" fmla="*/ T28 w 61"/>
                              <a:gd name="T30" fmla="+- 0 2270 2247"/>
                              <a:gd name="T31" fmla="*/ 2270 h 61"/>
                              <a:gd name="T32" fmla="+- 0 4614 4557"/>
                              <a:gd name="T33" fmla="*/ T32 w 61"/>
                              <a:gd name="T34" fmla="+- 0 2262 2247"/>
                              <a:gd name="T35" fmla="*/ 2262 h 61"/>
                              <a:gd name="T36" fmla="+- 0 4608 4557"/>
                              <a:gd name="T37" fmla="*/ T36 w 61"/>
                              <a:gd name="T38" fmla="+- 0 2256 2247"/>
                              <a:gd name="T39" fmla="*/ 2256 h 61"/>
                              <a:gd name="T40" fmla="+- 0 4603 4557"/>
                              <a:gd name="T41" fmla="*/ T40 w 61"/>
                              <a:gd name="T42" fmla="+- 0 2250 2247"/>
                              <a:gd name="T43" fmla="*/ 2250 h 61"/>
                              <a:gd name="T44" fmla="+- 0 4595 4557"/>
                              <a:gd name="T45" fmla="*/ T44 w 61"/>
                              <a:gd name="T46" fmla="+- 0 2247 2247"/>
                              <a:gd name="T47" fmla="*/ 2247 h 61"/>
                              <a:gd name="T48" fmla="+- 0 4587 4557"/>
                              <a:gd name="T49" fmla="*/ T48 w 61"/>
                              <a:gd name="T50" fmla="+- 0 2247 2247"/>
                              <a:gd name="T51" fmla="*/ 2247 h 61"/>
                              <a:gd name="T52" fmla="+- 0 4579 4557"/>
                              <a:gd name="T53" fmla="*/ T52 w 61"/>
                              <a:gd name="T54" fmla="+- 0 2247 2247"/>
                              <a:gd name="T55" fmla="*/ 2247 h 61"/>
                              <a:gd name="T56" fmla="+- 0 4571 4557"/>
                              <a:gd name="T57" fmla="*/ T56 w 61"/>
                              <a:gd name="T58" fmla="+- 0 2250 2247"/>
                              <a:gd name="T59" fmla="*/ 2250 h 61"/>
                              <a:gd name="T60" fmla="+- 0 4566 4557"/>
                              <a:gd name="T61" fmla="*/ T60 w 61"/>
                              <a:gd name="T62" fmla="+- 0 2256 2247"/>
                              <a:gd name="T63" fmla="*/ 2256 h 61"/>
                              <a:gd name="T64" fmla="+- 0 4560 4557"/>
                              <a:gd name="T65" fmla="*/ T64 w 61"/>
                              <a:gd name="T66" fmla="+- 0 2262 2247"/>
                              <a:gd name="T67" fmla="*/ 2262 h 61"/>
                              <a:gd name="T68" fmla="+- 0 4557 4557"/>
                              <a:gd name="T69" fmla="*/ T68 w 61"/>
                              <a:gd name="T70" fmla="+- 0 2270 2247"/>
                              <a:gd name="T71" fmla="*/ 2270 h 61"/>
                              <a:gd name="T72" fmla="+- 0 4557 4557"/>
                              <a:gd name="T73" fmla="*/ T72 w 61"/>
                              <a:gd name="T74" fmla="+- 0 2278 2247"/>
                              <a:gd name="T75" fmla="*/ 2278 h 61"/>
                              <a:gd name="T76" fmla="+- 0 4557 4557"/>
                              <a:gd name="T77" fmla="*/ T76 w 61"/>
                              <a:gd name="T78" fmla="+- 0 2286 2247"/>
                              <a:gd name="T79" fmla="*/ 2286 h 61"/>
                              <a:gd name="T80" fmla="+- 0 4560 4557"/>
                              <a:gd name="T81" fmla="*/ T80 w 61"/>
                              <a:gd name="T82" fmla="+- 0 2293 2247"/>
                              <a:gd name="T83" fmla="*/ 2293 h 61"/>
                              <a:gd name="T84" fmla="+- 0 4566 4557"/>
                              <a:gd name="T85" fmla="*/ T84 w 61"/>
                              <a:gd name="T86" fmla="+- 0 2299 2247"/>
                              <a:gd name="T87" fmla="*/ 2299 h 61"/>
                              <a:gd name="T88" fmla="+- 0 4571 4557"/>
                              <a:gd name="T89" fmla="*/ T88 w 61"/>
                              <a:gd name="T90" fmla="+- 0 2305 2247"/>
                              <a:gd name="T91" fmla="*/ 2305 h 61"/>
                              <a:gd name="T92" fmla="+- 0 4579 4557"/>
                              <a:gd name="T93" fmla="*/ T92 w 61"/>
                              <a:gd name="T94" fmla="+- 0 2308 2247"/>
                              <a:gd name="T95" fmla="*/ 2308 h 61"/>
                              <a:gd name="T96" fmla="+- 0 4587 4557"/>
                              <a:gd name="T97" fmla="*/ T96 w 61"/>
                              <a:gd name="T98" fmla="+- 0 2308 2247"/>
                              <a:gd name="T99" fmla="*/ 230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1"/>
                                </a:moveTo>
                                <a:lnTo>
                                  <a:pt x="38" y="61"/>
                                </a:lnTo>
                                <a:lnTo>
                                  <a:pt x="46" y="58"/>
                                </a:lnTo>
                                <a:lnTo>
                                  <a:pt x="51" y="52"/>
                                </a:lnTo>
                                <a:lnTo>
                                  <a:pt x="57" y="46"/>
                                </a:lnTo>
                                <a:lnTo>
                                  <a:pt x="60" y="39"/>
                                </a:lnTo>
                                <a:lnTo>
                                  <a:pt x="60" y="31"/>
                                </a:lnTo>
                                <a:lnTo>
                                  <a:pt x="60" y="23"/>
                                </a:lnTo>
                                <a:lnTo>
                                  <a:pt x="57" y="15"/>
                                </a:lnTo>
                                <a:lnTo>
                                  <a:pt x="51" y="9"/>
                                </a:lnTo>
                                <a:lnTo>
                                  <a:pt x="46" y="3"/>
                                </a:lnTo>
                                <a:lnTo>
                                  <a:pt x="38" y="0"/>
                                </a:lnTo>
                                <a:lnTo>
                                  <a:pt x="30" y="0"/>
                                </a:lnTo>
                                <a:lnTo>
                                  <a:pt x="22" y="0"/>
                                </a:lnTo>
                                <a:lnTo>
                                  <a:pt x="14" y="3"/>
                                </a:lnTo>
                                <a:lnTo>
                                  <a:pt x="9" y="9"/>
                                </a:lnTo>
                                <a:lnTo>
                                  <a:pt x="3" y="15"/>
                                </a:lnTo>
                                <a:lnTo>
                                  <a:pt x="0" y="23"/>
                                </a:lnTo>
                                <a:lnTo>
                                  <a:pt x="0" y="31"/>
                                </a:lnTo>
                                <a:lnTo>
                                  <a:pt x="0" y="39"/>
                                </a:lnTo>
                                <a:lnTo>
                                  <a:pt x="3" y="46"/>
                                </a:lnTo>
                                <a:lnTo>
                                  <a:pt x="9" y="52"/>
                                </a:lnTo>
                                <a:lnTo>
                                  <a:pt x="14" y="58"/>
                                </a:lnTo>
                                <a:lnTo>
                                  <a:pt x="22" y="61"/>
                                </a:lnTo>
                                <a:lnTo>
                                  <a:pt x="30" y="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14">
                            <a:solidFill>
                              <a:srgbClr val="D39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docshape197"/>
                        <wps:cNvSpPr>
                          <a:spLocks/>
                        </wps:cNvSpPr>
                        <wps:spPr bwMode="auto">
                          <a:xfrm>
                            <a:off x="4814" y="2219"/>
                            <a:ext cx="257" cy="93"/>
                          </a:xfrm>
                          <a:custGeom>
                            <a:avLst/>
                            <a:gdLst>
                              <a:gd name="T0" fmla="+- 0 4873 4814"/>
                              <a:gd name="T1" fmla="*/ T0 w 257"/>
                              <a:gd name="T2" fmla="+- 0 2239 2219"/>
                              <a:gd name="T3" fmla="*/ 2239 h 93"/>
                              <a:gd name="T4" fmla="+- 0 4864 4814"/>
                              <a:gd name="T5" fmla="*/ T4 w 257"/>
                              <a:gd name="T6" fmla="+- 0 2225 2219"/>
                              <a:gd name="T7" fmla="*/ 2225 h 93"/>
                              <a:gd name="T8" fmla="+- 0 4864 4814"/>
                              <a:gd name="T9" fmla="*/ T8 w 257"/>
                              <a:gd name="T10" fmla="+- 0 2277 2219"/>
                              <a:gd name="T11" fmla="*/ 2277 h 93"/>
                              <a:gd name="T12" fmla="+- 0 4859 4814"/>
                              <a:gd name="T13" fmla="*/ T12 w 257"/>
                              <a:gd name="T14" fmla="+- 0 2293 2219"/>
                              <a:gd name="T15" fmla="*/ 2293 h 93"/>
                              <a:gd name="T16" fmla="+- 0 4851 4814"/>
                              <a:gd name="T17" fmla="*/ T16 w 257"/>
                              <a:gd name="T18" fmla="+- 0 2302 2219"/>
                              <a:gd name="T19" fmla="*/ 2302 h 93"/>
                              <a:gd name="T20" fmla="+- 0 4834 4814"/>
                              <a:gd name="T21" fmla="*/ T20 w 257"/>
                              <a:gd name="T22" fmla="+- 0 2299 2219"/>
                              <a:gd name="T23" fmla="*/ 2299 h 93"/>
                              <a:gd name="T24" fmla="+- 0 4826 4814"/>
                              <a:gd name="T25" fmla="*/ T24 w 257"/>
                              <a:gd name="T26" fmla="+- 0 2277 2219"/>
                              <a:gd name="T27" fmla="*/ 2277 h 93"/>
                              <a:gd name="T28" fmla="+- 0 4828 4814"/>
                              <a:gd name="T29" fmla="*/ T28 w 257"/>
                              <a:gd name="T30" fmla="+- 0 2244 2219"/>
                              <a:gd name="T31" fmla="*/ 2244 h 93"/>
                              <a:gd name="T32" fmla="+- 0 4839 4814"/>
                              <a:gd name="T33" fmla="*/ T32 w 257"/>
                              <a:gd name="T34" fmla="+- 0 2229 2219"/>
                              <a:gd name="T35" fmla="*/ 2229 h 93"/>
                              <a:gd name="T36" fmla="+- 0 4856 4814"/>
                              <a:gd name="T37" fmla="*/ T36 w 257"/>
                              <a:gd name="T38" fmla="+- 0 2232 2219"/>
                              <a:gd name="T39" fmla="*/ 2232 h 93"/>
                              <a:gd name="T40" fmla="+- 0 4862 4814"/>
                              <a:gd name="T41" fmla="*/ T40 w 257"/>
                              <a:gd name="T42" fmla="+- 0 2244 2219"/>
                              <a:gd name="T43" fmla="*/ 2244 h 93"/>
                              <a:gd name="T44" fmla="+- 0 4864 4814"/>
                              <a:gd name="T45" fmla="*/ T44 w 257"/>
                              <a:gd name="T46" fmla="+- 0 2225 2219"/>
                              <a:gd name="T47" fmla="*/ 2225 h 93"/>
                              <a:gd name="T48" fmla="+- 0 4855 4814"/>
                              <a:gd name="T49" fmla="*/ T48 w 257"/>
                              <a:gd name="T50" fmla="+- 0 2219 2219"/>
                              <a:gd name="T51" fmla="*/ 2219 h 93"/>
                              <a:gd name="T52" fmla="+- 0 4828 4814"/>
                              <a:gd name="T53" fmla="*/ T52 w 257"/>
                              <a:gd name="T54" fmla="+- 0 2223 2219"/>
                              <a:gd name="T55" fmla="*/ 2223 h 93"/>
                              <a:gd name="T56" fmla="+- 0 4814 4814"/>
                              <a:gd name="T57" fmla="*/ T56 w 257"/>
                              <a:gd name="T58" fmla="+- 0 2250 2219"/>
                              <a:gd name="T59" fmla="*/ 2250 h 93"/>
                              <a:gd name="T60" fmla="+- 0 4817 4814"/>
                              <a:gd name="T61" fmla="*/ T60 w 257"/>
                              <a:gd name="T62" fmla="+- 0 2292 2219"/>
                              <a:gd name="T63" fmla="*/ 2292 h 93"/>
                              <a:gd name="T64" fmla="+- 0 4828 4814"/>
                              <a:gd name="T65" fmla="*/ T64 w 257"/>
                              <a:gd name="T66" fmla="+- 0 2307 2219"/>
                              <a:gd name="T67" fmla="*/ 2307 h 93"/>
                              <a:gd name="T68" fmla="+- 0 4855 4814"/>
                              <a:gd name="T69" fmla="*/ T68 w 257"/>
                              <a:gd name="T70" fmla="+- 0 2311 2219"/>
                              <a:gd name="T71" fmla="*/ 2311 h 93"/>
                              <a:gd name="T72" fmla="+- 0 4866 4814"/>
                              <a:gd name="T73" fmla="*/ T72 w 257"/>
                              <a:gd name="T74" fmla="+- 0 2302 2219"/>
                              <a:gd name="T75" fmla="*/ 2302 h 93"/>
                              <a:gd name="T76" fmla="+- 0 4876 4814"/>
                              <a:gd name="T77" fmla="*/ T76 w 257"/>
                              <a:gd name="T78" fmla="+- 0 2280 2219"/>
                              <a:gd name="T79" fmla="*/ 2280 h 93"/>
                              <a:gd name="T80" fmla="+- 0 4909 4814"/>
                              <a:gd name="T81" fmla="*/ T80 w 257"/>
                              <a:gd name="T82" fmla="+- 0 2294 2219"/>
                              <a:gd name="T83" fmla="*/ 2294 h 93"/>
                              <a:gd name="T84" fmla="+- 0 4897 4814"/>
                              <a:gd name="T85" fmla="*/ T84 w 257"/>
                              <a:gd name="T86" fmla="+- 0 2310 2219"/>
                              <a:gd name="T87" fmla="*/ 2310 h 93"/>
                              <a:gd name="T88" fmla="+- 0 4909 4814"/>
                              <a:gd name="T89" fmla="*/ T88 w 257"/>
                              <a:gd name="T90" fmla="+- 0 2294 2219"/>
                              <a:gd name="T91" fmla="*/ 2294 h 93"/>
                              <a:gd name="T92" fmla="+- 0 4990 4814"/>
                              <a:gd name="T93" fmla="*/ T92 w 257"/>
                              <a:gd name="T94" fmla="+- 0 2264 2219"/>
                              <a:gd name="T95" fmla="*/ 2264 h 93"/>
                              <a:gd name="T96" fmla="+- 0 4980 4814"/>
                              <a:gd name="T97" fmla="*/ T96 w 257"/>
                              <a:gd name="T98" fmla="+- 0 2254 2219"/>
                              <a:gd name="T99" fmla="*/ 2254 h 93"/>
                              <a:gd name="T100" fmla="+- 0 4980 4814"/>
                              <a:gd name="T101" fmla="*/ T100 w 257"/>
                              <a:gd name="T102" fmla="+- 0 2287 2219"/>
                              <a:gd name="T103" fmla="*/ 2287 h 93"/>
                              <a:gd name="T104" fmla="+- 0 4973 4814"/>
                              <a:gd name="T105" fmla="*/ T104 w 257"/>
                              <a:gd name="T106" fmla="+- 0 2300 2219"/>
                              <a:gd name="T107" fmla="*/ 2300 h 93"/>
                              <a:gd name="T108" fmla="+- 0 4957 4814"/>
                              <a:gd name="T109" fmla="*/ T108 w 257"/>
                              <a:gd name="T110" fmla="+- 0 2302 2219"/>
                              <a:gd name="T111" fmla="*/ 2302 h 93"/>
                              <a:gd name="T112" fmla="+- 0 4947 4814"/>
                              <a:gd name="T113" fmla="*/ T112 w 257"/>
                              <a:gd name="T114" fmla="+- 0 2292 2219"/>
                              <a:gd name="T115" fmla="*/ 2292 h 93"/>
                              <a:gd name="T116" fmla="+- 0 4945 4814"/>
                              <a:gd name="T117" fmla="*/ T116 w 257"/>
                              <a:gd name="T118" fmla="+- 0 2275 2219"/>
                              <a:gd name="T119" fmla="*/ 2275 h 93"/>
                              <a:gd name="T120" fmla="+- 0 4953 4814"/>
                              <a:gd name="T121" fmla="*/ T120 w 257"/>
                              <a:gd name="T122" fmla="+- 0 2262 2219"/>
                              <a:gd name="T123" fmla="*/ 2262 h 93"/>
                              <a:gd name="T124" fmla="+- 0 4957 4814"/>
                              <a:gd name="T125" fmla="*/ T124 w 257"/>
                              <a:gd name="T126" fmla="+- 0 2260 2219"/>
                              <a:gd name="T127" fmla="*/ 2260 h 93"/>
                              <a:gd name="T128" fmla="+- 0 4973 4814"/>
                              <a:gd name="T129" fmla="*/ T128 w 257"/>
                              <a:gd name="T130" fmla="+- 0 2262 2219"/>
                              <a:gd name="T131" fmla="*/ 2262 h 93"/>
                              <a:gd name="T132" fmla="+- 0 4980 4814"/>
                              <a:gd name="T133" fmla="*/ T132 w 257"/>
                              <a:gd name="T134" fmla="+- 0 2275 2219"/>
                              <a:gd name="T135" fmla="*/ 2275 h 93"/>
                              <a:gd name="T136" fmla="+- 0 4980 4814"/>
                              <a:gd name="T137" fmla="*/ T136 w 257"/>
                              <a:gd name="T138" fmla="+- 0 2254 2219"/>
                              <a:gd name="T139" fmla="*/ 2254 h 93"/>
                              <a:gd name="T140" fmla="+- 0 4959 4814"/>
                              <a:gd name="T141" fmla="*/ T140 w 257"/>
                              <a:gd name="T142" fmla="+- 0 2251 2219"/>
                              <a:gd name="T143" fmla="*/ 2251 h 93"/>
                              <a:gd name="T144" fmla="+- 0 4948 4814"/>
                              <a:gd name="T145" fmla="*/ T144 w 257"/>
                              <a:gd name="T146" fmla="+- 0 2255 2219"/>
                              <a:gd name="T147" fmla="*/ 2255 h 93"/>
                              <a:gd name="T148" fmla="+- 0 4943 4814"/>
                              <a:gd name="T149" fmla="*/ T148 w 257"/>
                              <a:gd name="T150" fmla="+- 0 2262 2219"/>
                              <a:gd name="T151" fmla="*/ 2262 h 93"/>
                              <a:gd name="T152" fmla="+- 0 4946 4814"/>
                              <a:gd name="T153" fmla="*/ T152 w 257"/>
                              <a:gd name="T154" fmla="+- 0 2243 2219"/>
                              <a:gd name="T155" fmla="*/ 2243 h 93"/>
                              <a:gd name="T156" fmla="+- 0 4961 4814"/>
                              <a:gd name="T157" fmla="*/ T156 w 257"/>
                              <a:gd name="T158" fmla="+- 0 2229 2219"/>
                              <a:gd name="T159" fmla="*/ 2229 h 93"/>
                              <a:gd name="T160" fmla="+- 0 4975 4814"/>
                              <a:gd name="T161" fmla="*/ T160 w 257"/>
                              <a:gd name="T162" fmla="+- 0 2230 2219"/>
                              <a:gd name="T163" fmla="*/ 2230 h 93"/>
                              <a:gd name="T164" fmla="+- 0 4984 4814"/>
                              <a:gd name="T165" fmla="*/ T164 w 257"/>
                              <a:gd name="T166" fmla="+- 0 2232 2219"/>
                              <a:gd name="T167" fmla="*/ 2232 h 93"/>
                              <a:gd name="T168" fmla="+- 0 4987 4814"/>
                              <a:gd name="T169" fmla="*/ T168 w 257"/>
                              <a:gd name="T170" fmla="+- 0 2229 2219"/>
                              <a:gd name="T171" fmla="*/ 2229 h 93"/>
                              <a:gd name="T172" fmla="+- 0 4983 4814"/>
                              <a:gd name="T173" fmla="*/ T172 w 257"/>
                              <a:gd name="T174" fmla="+- 0 2221 2219"/>
                              <a:gd name="T175" fmla="*/ 2221 h 93"/>
                              <a:gd name="T176" fmla="+- 0 4974 4814"/>
                              <a:gd name="T177" fmla="*/ T176 w 257"/>
                              <a:gd name="T178" fmla="+- 0 2219 2219"/>
                              <a:gd name="T179" fmla="*/ 2219 h 93"/>
                              <a:gd name="T180" fmla="+- 0 4957 4814"/>
                              <a:gd name="T181" fmla="*/ T180 w 257"/>
                              <a:gd name="T182" fmla="+- 0 2219 2219"/>
                              <a:gd name="T183" fmla="*/ 2219 h 93"/>
                              <a:gd name="T184" fmla="+- 0 4934 4814"/>
                              <a:gd name="T185" fmla="*/ T184 w 257"/>
                              <a:gd name="T186" fmla="+- 0 2240 2219"/>
                              <a:gd name="T187" fmla="*/ 2240 h 93"/>
                              <a:gd name="T188" fmla="+- 0 4931 4814"/>
                              <a:gd name="T189" fmla="*/ T188 w 257"/>
                              <a:gd name="T190" fmla="+- 0 2280 2219"/>
                              <a:gd name="T191" fmla="*/ 2280 h 93"/>
                              <a:gd name="T192" fmla="+- 0 4945 4814"/>
                              <a:gd name="T193" fmla="*/ T192 w 257"/>
                              <a:gd name="T194" fmla="+- 0 2307 2219"/>
                              <a:gd name="T195" fmla="*/ 2307 h 93"/>
                              <a:gd name="T196" fmla="+- 0 4972 4814"/>
                              <a:gd name="T197" fmla="*/ T196 w 257"/>
                              <a:gd name="T198" fmla="+- 0 2311 2219"/>
                              <a:gd name="T199" fmla="*/ 2311 h 93"/>
                              <a:gd name="T200" fmla="+- 0 4986 4814"/>
                              <a:gd name="T201" fmla="*/ T200 w 257"/>
                              <a:gd name="T202" fmla="+- 0 2302 2219"/>
                              <a:gd name="T203" fmla="*/ 2302 h 93"/>
                              <a:gd name="T204" fmla="+- 0 4992 4814"/>
                              <a:gd name="T205" fmla="*/ T204 w 257"/>
                              <a:gd name="T206" fmla="+- 0 2290 2219"/>
                              <a:gd name="T207" fmla="*/ 2290 h 93"/>
                              <a:gd name="T208" fmla="+- 0 5071 4814"/>
                              <a:gd name="T209" fmla="*/ T208 w 257"/>
                              <a:gd name="T210" fmla="+- 0 2279 2219"/>
                              <a:gd name="T211" fmla="*/ 2279 h 93"/>
                              <a:gd name="T212" fmla="+- 0 5058 4814"/>
                              <a:gd name="T213" fmla="*/ T212 w 257"/>
                              <a:gd name="T214" fmla="+- 0 2231 2219"/>
                              <a:gd name="T215" fmla="*/ 2231 h 93"/>
                              <a:gd name="T216" fmla="+- 0 5046 4814"/>
                              <a:gd name="T217" fmla="*/ T216 w 257"/>
                              <a:gd name="T218" fmla="+- 0 2221 2219"/>
                              <a:gd name="T219" fmla="*/ 2221 h 93"/>
                              <a:gd name="T220" fmla="+- 0 5046 4814"/>
                              <a:gd name="T221" fmla="*/ T220 w 257"/>
                              <a:gd name="T222" fmla="+- 0 2279 2219"/>
                              <a:gd name="T223" fmla="*/ 2279 h 93"/>
                              <a:gd name="T224" fmla="+- 0 5046 4814"/>
                              <a:gd name="T225" fmla="*/ T224 w 257"/>
                              <a:gd name="T226" fmla="+- 0 2231 2219"/>
                              <a:gd name="T227" fmla="*/ 2231 h 93"/>
                              <a:gd name="T228" fmla="+- 0 5043 4814"/>
                              <a:gd name="T229" fmla="*/ T228 w 257"/>
                              <a:gd name="T230" fmla="+- 0 2221 2219"/>
                              <a:gd name="T231" fmla="*/ 2221 h 93"/>
                              <a:gd name="T232" fmla="+- 0 5006 4814"/>
                              <a:gd name="T233" fmla="*/ T232 w 257"/>
                              <a:gd name="T234" fmla="+- 0 2289 2219"/>
                              <a:gd name="T235" fmla="*/ 2289 h 93"/>
                              <a:gd name="T236" fmla="+- 0 5046 4814"/>
                              <a:gd name="T237" fmla="*/ T236 w 257"/>
                              <a:gd name="T238" fmla="+- 0 2310 2219"/>
                              <a:gd name="T239" fmla="*/ 2310 h 93"/>
                              <a:gd name="T240" fmla="+- 0 5058 4814"/>
                              <a:gd name="T241" fmla="*/ T240 w 257"/>
                              <a:gd name="T242" fmla="+- 0 2289 2219"/>
                              <a:gd name="T243" fmla="*/ 2289 h 93"/>
                              <a:gd name="T244" fmla="+- 0 5071 4814"/>
                              <a:gd name="T245" fmla="*/ T244 w 257"/>
                              <a:gd name="T246" fmla="+- 0 2279 2219"/>
                              <a:gd name="T247" fmla="*/ 2279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57" h="93">
                                <a:moveTo>
                                  <a:pt x="62" y="31"/>
                                </a:moveTo>
                                <a:lnTo>
                                  <a:pt x="59" y="20"/>
                                </a:lnTo>
                                <a:lnTo>
                                  <a:pt x="52" y="10"/>
                                </a:lnTo>
                                <a:lnTo>
                                  <a:pt x="50" y="6"/>
                                </a:lnTo>
                                <a:lnTo>
                                  <a:pt x="50" y="34"/>
                                </a:lnTo>
                                <a:lnTo>
                                  <a:pt x="50" y="58"/>
                                </a:lnTo>
                                <a:lnTo>
                                  <a:pt x="48" y="68"/>
                                </a:lnTo>
                                <a:lnTo>
                                  <a:pt x="45" y="74"/>
                                </a:lnTo>
                                <a:lnTo>
                                  <a:pt x="42" y="80"/>
                                </a:lnTo>
                                <a:lnTo>
                                  <a:pt x="37" y="83"/>
                                </a:lnTo>
                                <a:lnTo>
                                  <a:pt x="25" y="83"/>
                                </a:lnTo>
                                <a:lnTo>
                                  <a:pt x="20" y="80"/>
                                </a:lnTo>
                                <a:lnTo>
                                  <a:pt x="14" y="68"/>
                                </a:lnTo>
                                <a:lnTo>
                                  <a:pt x="12" y="58"/>
                                </a:lnTo>
                                <a:lnTo>
                                  <a:pt x="12" y="34"/>
                                </a:lnTo>
                                <a:lnTo>
                                  <a:pt x="14" y="25"/>
                                </a:lnTo>
                                <a:lnTo>
                                  <a:pt x="20" y="13"/>
                                </a:lnTo>
                                <a:lnTo>
                                  <a:pt x="25" y="10"/>
                                </a:lnTo>
                                <a:lnTo>
                                  <a:pt x="37" y="10"/>
                                </a:lnTo>
                                <a:lnTo>
                                  <a:pt x="42" y="13"/>
                                </a:lnTo>
                                <a:lnTo>
                                  <a:pt x="45" y="19"/>
                                </a:lnTo>
                                <a:lnTo>
                                  <a:pt x="48" y="25"/>
                                </a:lnTo>
                                <a:lnTo>
                                  <a:pt x="50" y="34"/>
                                </a:lnTo>
                                <a:lnTo>
                                  <a:pt x="50" y="6"/>
                                </a:lnTo>
                                <a:lnTo>
                                  <a:pt x="49" y="4"/>
                                </a:lnTo>
                                <a:lnTo>
                                  <a:pt x="41" y="0"/>
                                </a:lnTo>
                                <a:lnTo>
                                  <a:pt x="21" y="0"/>
                                </a:lnTo>
                                <a:lnTo>
                                  <a:pt x="14" y="4"/>
                                </a:lnTo>
                                <a:lnTo>
                                  <a:pt x="3" y="20"/>
                                </a:lnTo>
                                <a:lnTo>
                                  <a:pt x="0" y="31"/>
                                </a:lnTo>
                                <a:lnTo>
                                  <a:pt x="0" y="61"/>
                                </a:lnTo>
                                <a:lnTo>
                                  <a:pt x="3" y="73"/>
                                </a:lnTo>
                                <a:lnTo>
                                  <a:pt x="8" y="80"/>
                                </a:lnTo>
                                <a:lnTo>
                                  <a:pt x="14" y="88"/>
                                </a:lnTo>
                                <a:lnTo>
                                  <a:pt x="21" y="92"/>
                                </a:lnTo>
                                <a:lnTo>
                                  <a:pt x="41" y="92"/>
                                </a:lnTo>
                                <a:lnTo>
                                  <a:pt x="49" y="88"/>
                                </a:lnTo>
                                <a:lnTo>
                                  <a:pt x="52" y="83"/>
                                </a:lnTo>
                                <a:lnTo>
                                  <a:pt x="59" y="73"/>
                                </a:lnTo>
                                <a:lnTo>
                                  <a:pt x="62" y="61"/>
                                </a:lnTo>
                                <a:lnTo>
                                  <a:pt x="62" y="31"/>
                                </a:lnTo>
                                <a:close/>
                                <a:moveTo>
                                  <a:pt x="95" y="75"/>
                                </a:moveTo>
                                <a:lnTo>
                                  <a:pt x="83" y="75"/>
                                </a:lnTo>
                                <a:lnTo>
                                  <a:pt x="83" y="91"/>
                                </a:lnTo>
                                <a:lnTo>
                                  <a:pt x="95" y="91"/>
                                </a:lnTo>
                                <a:lnTo>
                                  <a:pt x="95" y="75"/>
                                </a:lnTo>
                                <a:close/>
                                <a:moveTo>
                                  <a:pt x="178" y="53"/>
                                </a:moveTo>
                                <a:lnTo>
                                  <a:pt x="176" y="45"/>
                                </a:lnTo>
                                <a:lnTo>
                                  <a:pt x="172" y="41"/>
                                </a:lnTo>
                                <a:lnTo>
                                  <a:pt x="166" y="35"/>
                                </a:lnTo>
                                <a:lnTo>
                                  <a:pt x="166" y="56"/>
                                </a:lnTo>
                                <a:lnTo>
                                  <a:pt x="166" y="68"/>
                                </a:lnTo>
                                <a:lnTo>
                                  <a:pt x="165" y="73"/>
                                </a:lnTo>
                                <a:lnTo>
                                  <a:pt x="159" y="81"/>
                                </a:lnTo>
                                <a:lnTo>
                                  <a:pt x="154" y="83"/>
                                </a:lnTo>
                                <a:lnTo>
                                  <a:pt x="143" y="83"/>
                                </a:lnTo>
                                <a:lnTo>
                                  <a:pt x="139" y="81"/>
                                </a:lnTo>
                                <a:lnTo>
                                  <a:pt x="133" y="73"/>
                                </a:lnTo>
                                <a:lnTo>
                                  <a:pt x="131" y="68"/>
                                </a:lnTo>
                                <a:lnTo>
                                  <a:pt x="131" y="56"/>
                                </a:lnTo>
                                <a:lnTo>
                                  <a:pt x="133" y="51"/>
                                </a:lnTo>
                                <a:lnTo>
                                  <a:pt x="139" y="43"/>
                                </a:lnTo>
                                <a:lnTo>
                                  <a:pt x="141" y="43"/>
                                </a:lnTo>
                                <a:lnTo>
                                  <a:pt x="143" y="41"/>
                                </a:lnTo>
                                <a:lnTo>
                                  <a:pt x="154" y="41"/>
                                </a:lnTo>
                                <a:lnTo>
                                  <a:pt x="159" y="43"/>
                                </a:lnTo>
                                <a:lnTo>
                                  <a:pt x="165" y="51"/>
                                </a:lnTo>
                                <a:lnTo>
                                  <a:pt x="166" y="56"/>
                                </a:lnTo>
                                <a:lnTo>
                                  <a:pt x="166" y="35"/>
                                </a:lnTo>
                                <a:lnTo>
                                  <a:pt x="159" y="32"/>
                                </a:lnTo>
                                <a:lnTo>
                                  <a:pt x="145" y="32"/>
                                </a:lnTo>
                                <a:lnTo>
                                  <a:pt x="141" y="33"/>
                                </a:lnTo>
                                <a:lnTo>
                                  <a:pt x="134" y="36"/>
                                </a:lnTo>
                                <a:lnTo>
                                  <a:pt x="131" y="39"/>
                                </a:lnTo>
                                <a:lnTo>
                                  <a:pt x="129" y="43"/>
                                </a:lnTo>
                                <a:lnTo>
                                  <a:pt x="130" y="32"/>
                                </a:lnTo>
                                <a:lnTo>
                                  <a:pt x="132" y="24"/>
                                </a:lnTo>
                                <a:lnTo>
                                  <a:pt x="140" y="13"/>
                                </a:lnTo>
                                <a:lnTo>
                                  <a:pt x="147" y="10"/>
                                </a:lnTo>
                                <a:lnTo>
                                  <a:pt x="157" y="10"/>
                                </a:lnTo>
                                <a:lnTo>
                                  <a:pt x="161" y="11"/>
                                </a:lnTo>
                                <a:lnTo>
                                  <a:pt x="167" y="12"/>
                                </a:lnTo>
                                <a:lnTo>
                                  <a:pt x="170" y="13"/>
                                </a:lnTo>
                                <a:lnTo>
                                  <a:pt x="173" y="15"/>
                                </a:lnTo>
                                <a:lnTo>
                                  <a:pt x="173" y="10"/>
                                </a:lnTo>
                                <a:lnTo>
                                  <a:pt x="173" y="4"/>
                                </a:lnTo>
                                <a:lnTo>
                                  <a:pt x="169" y="2"/>
                                </a:lnTo>
                                <a:lnTo>
                                  <a:pt x="166" y="2"/>
                                </a:lnTo>
                                <a:lnTo>
                                  <a:pt x="160" y="0"/>
                                </a:lnTo>
                                <a:lnTo>
                                  <a:pt x="157" y="0"/>
                                </a:lnTo>
                                <a:lnTo>
                                  <a:pt x="143" y="0"/>
                                </a:lnTo>
                                <a:lnTo>
                                  <a:pt x="134" y="4"/>
                                </a:lnTo>
                                <a:lnTo>
                                  <a:pt x="120" y="21"/>
                                </a:lnTo>
                                <a:lnTo>
                                  <a:pt x="117" y="32"/>
                                </a:lnTo>
                                <a:lnTo>
                                  <a:pt x="117" y="61"/>
                                </a:lnTo>
                                <a:lnTo>
                                  <a:pt x="120" y="73"/>
                                </a:lnTo>
                                <a:lnTo>
                                  <a:pt x="131" y="88"/>
                                </a:lnTo>
                                <a:lnTo>
                                  <a:pt x="139" y="92"/>
                                </a:lnTo>
                                <a:lnTo>
                                  <a:pt x="158" y="92"/>
                                </a:lnTo>
                                <a:lnTo>
                                  <a:pt x="165" y="90"/>
                                </a:lnTo>
                                <a:lnTo>
                                  <a:pt x="172" y="83"/>
                                </a:lnTo>
                                <a:lnTo>
                                  <a:pt x="176" y="79"/>
                                </a:lnTo>
                                <a:lnTo>
                                  <a:pt x="178" y="71"/>
                                </a:lnTo>
                                <a:lnTo>
                                  <a:pt x="178" y="53"/>
                                </a:lnTo>
                                <a:close/>
                                <a:moveTo>
                                  <a:pt x="257" y="60"/>
                                </a:moveTo>
                                <a:lnTo>
                                  <a:pt x="244" y="60"/>
                                </a:lnTo>
                                <a:lnTo>
                                  <a:pt x="244" y="12"/>
                                </a:lnTo>
                                <a:lnTo>
                                  <a:pt x="244" y="2"/>
                                </a:lnTo>
                                <a:lnTo>
                                  <a:pt x="232" y="2"/>
                                </a:lnTo>
                                <a:lnTo>
                                  <a:pt x="232" y="12"/>
                                </a:lnTo>
                                <a:lnTo>
                                  <a:pt x="232" y="60"/>
                                </a:lnTo>
                                <a:lnTo>
                                  <a:pt x="202" y="60"/>
                                </a:lnTo>
                                <a:lnTo>
                                  <a:pt x="232" y="12"/>
                                </a:lnTo>
                                <a:lnTo>
                                  <a:pt x="232" y="2"/>
                                </a:lnTo>
                                <a:lnTo>
                                  <a:pt x="229" y="2"/>
                                </a:lnTo>
                                <a:lnTo>
                                  <a:pt x="192" y="58"/>
                                </a:lnTo>
                                <a:lnTo>
                                  <a:pt x="192" y="70"/>
                                </a:lnTo>
                                <a:lnTo>
                                  <a:pt x="232" y="70"/>
                                </a:lnTo>
                                <a:lnTo>
                                  <a:pt x="232" y="91"/>
                                </a:lnTo>
                                <a:lnTo>
                                  <a:pt x="244" y="91"/>
                                </a:lnTo>
                                <a:lnTo>
                                  <a:pt x="244" y="70"/>
                                </a:lnTo>
                                <a:lnTo>
                                  <a:pt x="257" y="70"/>
                                </a:lnTo>
                                <a:lnTo>
                                  <a:pt x="257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docshape198"/>
                        <wps:cNvSpPr>
                          <a:spLocks/>
                        </wps:cNvSpPr>
                        <wps:spPr bwMode="auto">
                          <a:xfrm>
                            <a:off x="5405" y="2240"/>
                            <a:ext cx="76" cy="76"/>
                          </a:xfrm>
                          <a:custGeom>
                            <a:avLst/>
                            <a:gdLst>
                              <a:gd name="T0" fmla="+- 0 5453 5406"/>
                              <a:gd name="T1" fmla="*/ T0 w 76"/>
                              <a:gd name="T2" fmla="+- 0 2315 2240"/>
                              <a:gd name="T3" fmla="*/ 2315 h 76"/>
                              <a:gd name="T4" fmla="+- 0 5433 5406"/>
                              <a:gd name="T5" fmla="*/ T4 w 76"/>
                              <a:gd name="T6" fmla="+- 0 2315 2240"/>
                              <a:gd name="T7" fmla="*/ 2315 h 76"/>
                              <a:gd name="T8" fmla="+- 0 5424 5406"/>
                              <a:gd name="T9" fmla="*/ T8 w 76"/>
                              <a:gd name="T10" fmla="+- 0 2311 2240"/>
                              <a:gd name="T11" fmla="*/ 2311 h 76"/>
                              <a:gd name="T12" fmla="+- 0 5410 5406"/>
                              <a:gd name="T13" fmla="*/ T12 w 76"/>
                              <a:gd name="T14" fmla="+- 0 2297 2240"/>
                              <a:gd name="T15" fmla="*/ 2297 h 76"/>
                              <a:gd name="T16" fmla="+- 0 5406 5406"/>
                              <a:gd name="T17" fmla="*/ T16 w 76"/>
                              <a:gd name="T18" fmla="+- 0 2288 2240"/>
                              <a:gd name="T19" fmla="*/ 2288 h 76"/>
                              <a:gd name="T20" fmla="+- 0 5406 5406"/>
                              <a:gd name="T21" fmla="*/ T20 w 76"/>
                              <a:gd name="T22" fmla="+- 0 2268 2240"/>
                              <a:gd name="T23" fmla="*/ 2268 h 76"/>
                              <a:gd name="T24" fmla="+- 0 5410 5406"/>
                              <a:gd name="T25" fmla="*/ T24 w 76"/>
                              <a:gd name="T26" fmla="+- 0 2258 2240"/>
                              <a:gd name="T27" fmla="*/ 2258 h 76"/>
                              <a:gd name="T28" fmla="+- 0 5424 5406"/>
                              <a:gd name="T29" fmla="*/ T28 w 76"/>
                              <a:gd name="T30" fmla="+- 0 2244 2240"/>
                              <a:gd name="T31" fmla="*/ 2244 h 76"/>
                              <a:gd name="T32" fmla="+- 0 5433 5406"/>
                              <a:gd name="T33" fmla="*/ T32 w 76"/>
                              <a:gd name="T34" fmla="+- 0 2240 2240"/>
                              <a:gd name="T35" fmla="*/ 2240 h 76"/>
                              <a:gd name="T36" fmla="+- 0 5453 5406"/>
                              <a:gd name="T37" fmla="*/ T36 w 76"/>
                              <a:gd name="T38" fmla="+- 0 2240 2240"/>
                              <a:gd name="T39" fmla="*/ 2240 h 76"/>
                              <a:gd name="T40" fmla="+- 0 5463 5406"/>
                              <a:gd name="T41" fmla="*/ T40 w 76"/>
                              <a:gd name="T42" fmla="+- 0 2244 2240"/>
                              <a:gd name="T43" fmla="*/ 2244 h 76"/>
                              <a:gd name="T44" fmla="+- 0 5477 5406"/>
                              <a:gd name="T45" fmla="*/ T44 w 76"/>
                              <a:gd name="T46" fmla="+- 0 2258 2240"/>
                              <a:gd name="T47" fmla="*/ 2258 h 76"/>
                              <a:gd name="T48" fmla="+- 0 5481 5406"/>
                              <a:gd name="T49" fmla="*/ T48 w 76"/>
                              <a:gd name="T50" fmla="+- 0 2268 2240"/>
                              <a:gd name="T51" fmla="*/ 2268 h 76"/>
                              <a:gd name="T52" fmla="+- 0 5481 5406"/>
                              <a:gd name="T53" fmla="*/ T52 w 76"/>
                              <a:gd name="T54" fmla="+- 0 2288 2240"/>
                              <a:gd name="T55" fmla="*/ 2288 h 76"/>
                              <a:gd name="T56" fmla="+- 0 5477 5406"/>
                              <a:gd name="T57" fmla="*/ T56 w 76"/>
                              <a:gd name="T58" fmla="+- 0 2297 2240"/>
                              <a:gd name="T59" fmla="*/ 2297 h 76"/>
                              <a:gd name="T60" fmla="+- 0 5463 5406"/>
                              <a:gd name="T61" fmla="*/ T60 w 76"/>
                              <a:gd name="T62" fmla="+- 0 2311 2240"/>
                              <a:gd name="T63" fmla="*/ 2311 h 76"/>
                              <a:gd name="T64" fmla="+- 0 5453 5406"/>
                              <a:gd name="T65" fmla="*/ T64 w 76"/>
                              <a:gd name="T66" fmla="+- 0 2315 2240"/>
                              <a:gd name="T67" fmla="*/ 2315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6" h="76">
                                <a:moveTo>
                                  <a:pt x="47" y="75"/>
                                </a:moveTo>
                                <a:lnTo>
                                  <a:pt x="27" y="75"/>
                                </a:lnTo>
                                <a:lnTo>
                                  <a:pt x="18" y="71"/>
                                </a:lnTo>
                                <a:lnTo>
                                  <a:pt x="4" y="57"/>
                                </a:lnTo>
                                <a:lnTo>
                                  <a:pt x="0" y="48"/>
                                </a:lnTo>
                                <a:lnTo>
                                  <a:pt x="0" y="28"/>
                                </a:lnTo>
                                <a:lnTo>
                                  <a:pt x="4" y="18"/>
                                </a:lnTo>
                                <a:lnTo>
                                  <a:pt x="18" y="4"/>
                                </a:lnTo>
                                <a:lnTo>
                                  <a:pt x="27" y="0"/>
                                </a:lnTo>
                                <a:lnTo>
                                  <a:pt x="47" y="0"/>
                                </a:lnTo>
                                <a:lnTo>
                                  <a:pt x="57" y="4"/>
                                </a:lnTo>
                                <a:lnTo>
                                  <a:pt x="71" y="18"/>
                                </a:lnTo>
                                <a:lnTo>
                                  <a:pt x="75" y="28"/>
                                </a:lnTo>
                                <a:lnTo>
                                  <a:pt x="75" y="48"/>
                                </a:lnTo>
                                <a:lnTo>
                                  <a:pt x="71" y="57"/>
                                </a:lnTo>
                                <a:lnTo>
                                  <a:pt x="57" y="71"/>
                                </a:lnTo>
                                <a:lnTo>
                                  <a:pt x="47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docshape199"/>
                        <wps:cNvSpPr>
                          <a:spLocks/>
                        </wps:cNvSpPr>
                        <wps:spPr bwMode="auto">
                          <a:xfrm>
                            <a:off x="5405" y="2240"/>
                            <a:ext cx="76" cy="76"/>
                          </a:xfrm>
                          <a:custGeom>
                            <a:avLst/>
                            <a:gdLst>
                              <a:gd name="T0" fmla="+- 0 5443 5406"/>
                              <a:gd name="T1" fmla="*/ T0 w 76"/>
                              <a:gd name="T2" fmla="+- 0 2315 2240"/>
                              <a:gd name="T3" fmla="*/ 2315 h 76"/>
                              <a:gd name="T4" fmla="+- 0 5453 5406"/>
                              <a:gd name="T5" fmla="*/ T4 w 76"/>
                              <a:gd name="T6" fmla="+- 0 2315 2240"/>
                              <a:gd name="T7" fmla="*/ 2315 h 76"/>
                              <a:gd name="T8" fmla="+- 0 5463 5406"/>
                              <a:gd name="T9" fmla="*/ T8 w 76"/>
                              <a:gd name="T10" fmla="+- 0 2311 2240"/>
                              <a:gd name="T11" fmla="*/ 2311 h 76"/>
                              <a:gd name="T12" fmla="+- 0 5470 5406"/>
                              <a:gd name="T13" fmla="*/ T12 w 76"/>
                              <a:gd name="T14" fmla="+- 0 2304 2240"/>
                              <a:gd name="T15" fmla="*/ 2304 h 76"/>
                              <a:gd name="T16" fmla="+- 0 5477 5406"/>
                              <a:gd name="T17" fmla="*/ T16 w 76"/>
                              <a:gd name="T18" fmla="+- 0 2297 2240"/>
                              <a:gd name="T19" fmla="*/ 2297 h 76"/>
                              <a:gd name="T20" fmla="+- 0 5481 5406"/>
                              <a:gd name="T21" fmla="*/ T20 w 76"/>
                              <a:gd name="T22" fmla="+- 0 2288 2240"/>
                              <a:gd name="T23" fmla="*/ 2288 h 76"/>
                              <a:gd name="T24" fmla="+- 0 5481 5406"/>
                              <a:gd name="T25" fmla="*/ T24 w 76"/>
                              <a:gd name="T26" fmla="+- 0 2278 2240"/>
                              <a:gd name="T27" fmla="*/ 2278 h 76"/>
                              <a:gd name="T28" fmla="+- 0 5481 5406"/>
                              <a:gd name="T29" fmla="*/ T28 w 76"/>
                              <a:gd name="T30" fmla="+- 0 2268 2240"/>
                              <a:gd name="T31" fmla="*/ 2268 h 76"/>
                              <a:gd name="T32" fmla="+- 0 5477 5406"/>
                              <a:gd name="T33" fmla="*/ T32 w 76"/>
                              <a:gd name="T34" fmla="+- 0 2258 2240"/>
                              <a:gd name="T35" fmla="*/ 2258 h 76"/>
                              <a:gd name="T36" fmla="+- 0 5470 5406"/>
                              <a:gd name="T37" fmla="*/ T36 w 76"/>
                              <a:gd name="T38" fmla="+- 0 2251 2240"/>
                              <a:gd name="T39" fmla="*/ 2251 h 76"/>
                              <a:gd name="T40" fmla="+- 0 5463 5406"/>
                              <a:gd name="T41" fmla="*/ T40 w 76"/>
                              <a:gd name="T42" fmla="+- 0 2244 2240"/>
                              <a:gd name="T43" fmla="*/ 2244 h 76"/>
                              <a:gd name="T44" fmla="+- 0 5453 5406"/>
                              <a:gd name="T45" fmla="*/ T44 w 76"/>
                              <a:gd name="T46" fmla="+- 0 2240 2240"/>
                              <a:gd name="T47" fmla="*/ 2240 h 76"/>
                              <a:gd name="T48" fmla="+- 0 5443 5406"/>
                              <a:gd name="T49" fmla="*/ T48 w 76"/>
                              <a:gd name="T50" fmla="+- 0 2240 2240"/>
                              <a:gd name="T51" fmla="*/ 2240 h 76"/>
                              <a:gd name="T52" fmla="+- 0 5433 5406"/>
                              <a:gd name="T53" fmla="*/ T52 w 76"/>
                              <a:gd name="T54" fmla="+- 0 2240 2240"/>
                              <a:gd name="T55" fmla="*/ 2240 h 76"/>
                              <a:gd name="T56" fmla="+- 0 5424 5406"/>
                              <a:gd name="T57" fmla="*/ T56 w 76"/>
                              <a:gd name="T58" fmla="+- 0 2244 2240"/>
                              <a:gd name="T59" fmla="*/ 2244 h 76"/>
                              <a:gd name="T60" fmla="+- 0 5417 5406"/>
                              <a:gd name="T61" fmla="*/ T60 w 76"/>
                              <a:gd name="T62" fmla="+- 0 2251 2240"/>
                              <a:gd name="T63" fmla="*/ 2251 h 76"/>
                              <a:gd name="T64" fmla="+- 0 5410 5406"/>
                              <a:gd name="T65" fmla="*/ T64 w 76"/>
                              <a:gd name="T66" fmla="+- 0 2258 2240"/>
                              <a:gd name="T67" fmla="*/ 2258 h 76"/>
                              <a:gd name="T68" fmla="+- 0 5406 5406"/>
                              <a:gd name="T69" fmla="*/ T68 w 76"/>
                              <a:gd name="T70" fmla="+- 0 2268 2240"/>
                              <a:gd name="T71" fmla="*/ 2268 h 76"/>
                              <a:gd name="T72" fmla="+- 0 5406 5406"/>
                              <a:gd name="T73" fmla="*/ T72 w 76"/>
                              <a:gd name="T74" fmla="+- 0 2278 2240"/>
                              <a:gd name="T75" fmla="*/ 2278 h 76"/>
                              <a:gd name="T76" fmla="+- 0 5406 5406"/>
                              <a:gd name="T77" fmla="*/ T76 w 76"/>
                              <a:gd name="T78" fmla="+- 0 2288 2240"/>
                              <a:gd name="T79" fmla="*/ 2288 h 76"/>
                              <a:gd name="T80" fmla="+- 0 5410 5406"/>
                              <a:gd name="T81" fmla="*/ T80 w 76"/>
                              <a:gd name="T82" fmla="+- 0 2297 2240"/>
                              <a:gd name="T83" fmla="*/ 2297 h 76"/>
                              <a:gd name="T84" fmla="+- 0 5417 5406"/>
                              <a:gd name="T85" fmla="*/ T84 w 76"/>
                              <a:gd name="T86" fmla="+- 0 2304 2240"/>
                              <a:gd name="T87" fmla="*/ 2304 h 76"/>
                              <a:gd name="T88" fmla="+- 0 5424 5406"/>
                              <a:gd name="T89" fmla="*/ T88 w 76"/>
                              <a:gd name="T90" fmla="+- 0 2311 2240"/>
                              <a:gd name="T91" fmla="*/ 2311 h 76"/>
                              <a:gd name="T92" fmla="+- 0 5433 5406"/>
                              <a:gd name="T93" fmla="*/ T92 w 76"/>
                              <a:gd name="T94" fmla="+- 0 2315 2240"/>
                              <a:gd name="T95" fmla="*/ 2315 h 76"/>
                              <a:gd name="T96" fmla="+- 0 5443 5406"/>
                              <a:gd name="T97" fmla="*/ T96 w 76"/>
                              <a:gd name="T98" fmla="+- 0 2315 2240"/>
                              <a:gd name="T99" fmla="*/ 2315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6" h="76">
                                <a:moveTo>
                                  <a:pt x="37" y="75"/>
                                </a:moveTo>
                                <a:lnTo>
                                  <a:pt x="47" y="75"/>
                                </a:lnTo>
                                <a:lnTo>
                                  <a:pt x="57" y="71"/>
                                </a:lnTo>
                                <a:lnTo>
                                  <a:pt x="64" y="64"/>
                                </a:lnTo>
                                <a:lnTo>
                                  <a:pt x="71" y="57"/>
                                </a:lnTo>
                                <a:lnTo>
                                  <a:pt x="75" y="48"/>
                                </a:lnTo>
                                <a:lnTo>
                                  <a:pt x="75" y="38"/>
                                </a:lnTo>
                                <a:lnTo>
                                  <a:pt x="75" y="28"/>
                                </a:lnTo>
                                <a:lnTo>
                                  <a:pt x="71" y="18"/>
                                </a:lnTo>
                                <a:lnTo>
                                  <a:pt x="64" y="11"/>
                                </a:lnTo>
                                <a:lnTo>
                                  <a:pt x="57" y="4"/>
                                </a:lnTo>
                                <a:lnTo>
                                  <a:pt x="47" y="0"/>
                                </a:lnTo>
                                <a:lnTo>
                                  <a:pt x="37" y="0"/>
                                </a:lnTo>
                                <a:lnTo>
                                  <a:pt x="27" y="0"/>
                                </a:lnTo>
                                <a:lnTo>
                                  <a:pt x="18" y="4"/>
                                </a:lnTo>
                                <a:lnTo>
                                  <a:pt x="11" y="11"/>
                                </a:lnTo>
                                <a:lnTo>
                                  <a:pt x="4" y="18"/>
                                </a:lnTo>
                                <a:lnTo>
                                  <a:pt x="0" y="28"/>
                                </a:lnTo>
                                <a:lnTo>
                                  <a:pt x="0" y="38"/>
                                </a:lnTo>
                                <a:lnTo>
                                  <a:pt x="0" y="48"/>
                                </a:lnTo>
                                <a:lnTo>
                                  <a:pt x="4" y="57"/>
                                </a:lnTo>
                                <a:lnTo>
                                  <a:pt x="11" y="64"/>
                                </a:lnTo>
                                <a:lnTo>
                                  <a:pt x="18" y="71"/>
                                </a:lnTo>
                                <a:lnTo>
                                  <a:pt x="27" y="75"/>
                                </a:lnTo>
                                <a:lnTo>
                                  <a:pt x="37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14">
                            <a:solidFill>
                              <a:srgbClr val="B6749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docshape200"/>
                        <wps:cNvSpPr>
                          <a:spLocks/>
                        </wps:cNvSpPr>
                        <wps:spPr bwMode="auto">
                          <a:xfrm>
                            <a:off x="5670" y="2219"/>
                            <a:ext cx="252" cy="93"/>
                          </a:xfrm>
                          <a:custGeom>
                            <a:avLst/>
                            <a:gdLst>
                              <a:gd name="T0" fmla="+- 0 5730 5671"/>
                              <a:gd name="T1" fmla="*/ T0 w 252"/>
                              <a:gd name="T2" fmla="+- 0 2239 2219"/>
                              <a:gd name="T3" fmla="*/ 2239 h 93"/>
                              <a:gd name="T4" fmla="+- 0 5720 5671"/>
                              <a:gd name="T5" fmla="*/ T4 w 252"/>
                              <a:gd name="T6" fmla="+- 0 2225 2219"/>
                              <a:gd name="T7" fmla="*/ 2225 h 93"/>
                              <a:gd name="T8" fmla="+- 0 5720 5671"/>
                              <a:gd name="T9" fmla="*/ T8 w 252"/>
                              <a:gd name="T10" fmla="+- 0 2277 2219"/>
                              <a:gd name="T11" fmla="*/ 2277 h 93"/>
                              <a:gd name="T12" fmla="+- 0 5712 5671"/>
                              <a:gd name="T13" fmla="*/ T12 w 252"/>
                              <a:gd name="T14" fmla="+- 0 2299 2219"/>
                              <a:gd name="T15" fmla="*/ 2299 h 93"/>
                              <a:gd name="T16" fmla="+- 0 5695 5671"/>
                              <a:gd name="T17" fmla="*/ T16 w 252"/>
                              <a:gd name="T18" fmla="+- 0 2302 2219"/>
                              <a:gd name="T19" fmla="*/ 2302 h 93"/>
                              <a:gd name="T20" fmla="+- 0 5684 5671"/>
                              <a:gd name="T21" fmla="*/ T20 w 252"/>
                              <a:gd name="T22" fmla="+- 0 2287 2219"/>
                              <a:gd name="T23" fmla="*/ 2287 h 93"/>
                              <a:gd name="T24" fmla="+- 0 5683 5671"/>
                              <a:gd name="T25" fmla="*/ T24 w 252"/>
                              <a:gd name="T26" fmla="+- 0 2253 2219"/>
                              <a:gd name="T27" fmla="*/ 2253 h 93"/>
                              <a:gd name="T28" fmla="+- 0 5691 5671"/>
                              <a:gd name="T29" fmla="*/ T28 w 252"/>
                              <a:gd name="T30" fmla="+- 0 2232 2219"/>
                              <a:gd name="T31" fmla="*/ 2232 h 93"/>
                              <a:gd name="T32" fmla="+- 0 5708 5671"/>
                              <a:gd name="T33" fmla="*/ T32 w 252"/>
                              <a:gd name="T34" fmla="+- 0 2229 2219"/>
                              <a:gd name="T35" fmla="*/ 2229 h 93"/>
                              <a:gd name="T36" fmla="+- 0 5719 5671"/>
                              <a:gd name="T37" fmla="*/ T36 w 252"/>
                              <a:gd name="T38" fmla="+- 0 2244 2219"/>
                              <a:gd name="T39" fmla="*/ 2244 h 93"/>
                              <a:gd name="T40" fmla="+- 0 5720 5671"/>
                              <a:gd name="T41" fmla="*/ T40 w 252"/>
                              <a:gd name="T42" fmla="+- 0 2225 2219"/>
                              <a:gd name="T43" fmla="*/ 2225 h 93"/>
                              <a:gd name="T44" fmla="+- 0 5711 5671"/>
                              <a:gd name="T45" fmla="*/ T44 w 252"/>
                              <a:gd name="T46" fmla="+- 0 2219 2219"/>
                              <a:gd name="T47" fmla="*/ 2219 h 93"/>
                              <a:gd name="T48" fmla="+- 0 5684 5671"/>
                              <a:gd name="T49" fmla="*/ T48 w 252"/>
                              <a:gd name="T50" fmla="+- 0 2223 2219"/>
                              <a:gd name="T51" fmla="*/ 2223 h 93"/>
                              <a:gd name="T52" fmla="+- 0 5671 5671"/>
                              <a:gd name="T53" fmla="*/ T52 w 252"/>
                              <a:gd name="T54" fmla="+- 0 2250 2219"/>
                              <a:gd name="T55" fmla="*/ 2250 h 93"/>
                              <a:gd name="T56" fmla="+- 0 5673 5671"/>
                              <a:gd name="T57" fmla="*/ T56 w 252"/>
                              <a:gd name="T58" fmla="+- 0 2292 2219"/>
                              <a:gd name="T59" fmla="*/ 2292 h 93"/>
                              <a:gd name="T60" fmla="+- 0 5692 5671"/>
                              <a:gd name="T61" fmla="*/ T60 w 252"/>
                              <a:gd name="T62" fmla="+- 0 2311 2219"/>
                              <a:gd name="T63" fmla="*/ 2311 h 93"/>
                              <a:gd name="T64" fmla="+- 0 5719 5671"/>
                              <a:gd name="T65" fmla="*/ T64 w 252"/>
                              <a:gd name="T66" fmla="+- 0 2307 2219"/>
                              <a:gd name="T67" fmla="*/ 2307 h 93"/>
                              <a:gd name="T68" fmla="+- 0 5730 5671"/>
                              <a:gd name="T69" fmla="*/ T68 w 252"/>
                              <a:gd name="T70" fmla="+- 0 2292 2219"/>
                              <a:gd name="T71" fmla="*/ 2292 h 93"/>
                              <a:gd name="T72" fmla="+- 0 5732 5671"/>
                              <a:gd name="T73" fmla="*/ T72 w 252"/>
                              <a:gd name="T74" fmla="+- 0 2250 2219"/>
                              <a:gd name="T75" fmla="*/ 2250 h 93"/>
                              <a:gd name="T76" fmla="+- 0 5753 5671"/>
                              <a:gd name="T77" fmla="*/ T76 w 252"/>
                              <a:gd name="T78" fmla="+- 0 2294 2219"/>
                              <a:gd name="T79" fmla="*/ 2294 h 93"/>
                              <a:gd name="T80" fmla="+- 0 5766 5671"/>
                              <a:gd name="T81" fmla="*/ T80 w 252"/>
                              <a:gd name="T82" fmla="+- 0 2310 2219"/>
                              <a:gd name="T83" fmla="*/ 2310 h 93"/>
                              <a:gd name="T84" fmla="+- 0 5846 5671"/>
                              <a:gd name="T85" fmla="*/ T84 w 252"/>
                              <a:gd name="T86" fmla="+- 0 2221 2219"/>
                              <a:gd name="T87" fmla="*/ 2221 h 93"/>
                              <a:gd name="T88" fmla="+- 0 5789 5671"/>
                              <a:gd name="T89" fmla="*/ T88 w 252"/>
                              <a:gd name="T90" fmla="+- 0 2231 2219"/>
                              <a:gd name="T91" fmla="*/ 2231 h 93"/>
                              <a:gd name="T92" fmla="+- 0 5801 5671"/>
                              <a:gd name="T93" fmla="*/ T92 w 252"/>
                              <a:gd name="T94" fmla="+- 0 2310 2219"/>
                              <a:gd name="T95" fmla="*/ 2310 h 93"/>
                              <a:gd name="T96" fmla="+- 0 5846 5671"/>
                              <a:gd name="T97" fmla="*/ T96 w 252"/>
                              <a:gd name="T98" fmla="+- 0 2226 2219"/>
                              <a:gd name="T99" fmla="*/ 2226 h 93"/>
                              <a:gd name="T100" fmla="+- 0 5922 5671"/>
                              <a:gd name="T101" fmla="*/ T100 w 252"/>
                              <a:gd name="T102" fmla="+- 0 2299 2219"/>
                              <a:gd name="T103" fmla="*/ 2299 h 93"/>
                              <a:gd name="T104" fmla="+- 0 5897 5671"/>
                              <a:gd name="T105" fmla="*/ T104 w 252"/>
                              <a:gd name="T106" fmla="+- 0 2282 2219"/>
                              <a:gd name="T107" fmla="*/ 2282 h 93"/>
                              <a:gd name="T108" fmla="+- 0 5916 5671"/>
                              <a:gd name="T109" fmla="*/ T108 w 252"/>
                              <a:gd name="T110" fmla="+- 0 2262 2219"/>
                              <a:gd name="T111" fmla="*/ 2262 h 93"/>
                              <a:gd name="T112" fmla="+- 0 5921 5671"/>
                              <a:gd name="T113" fmla="*/ T112 w 252"/>
                              <a:gd name="T114" fmla="+- 0 2252 2219"/>
                              <a:gd name="T115" fmla="*/ 2252 h 93"/>
                              <a:gd name="T116" fmla="+- 0 5921 5671"/>
                              <a:gd name="T117" fmla="*/ T116 w 252"/>
                              <a:gd name="T118" fmla="+- 0 2237 2219"/>
                              <a:gd name="T119" fmla="*/ 2237 h 93"/>
                              <a:gd name="T120" fmla="+- 0 5917 5671"/>
                              <a:gd name="T121" fmla="*/ T120 w 252"/>
                              <a:gd name="T122" fmla="+- 0 2229 2219"/>
                              <a:gd name="T123" fmla="*/ 2229 h 93"/>
                              <a:gd name="T124" fmla="+- 0 5900 5671"/>
                              <a:gd name="T125" fmla="*/ T124 w 252"/>
                              <a:gd name="T126" fmla="+- 0 2219 2219"/>
                              <a:gd name="T127" fmla="*/ 2219 h 93"/>
                              <a:gd name="T128" fmla="+- 0 5884 5671"/>
                              <a:gd name="T129" fmla="*/ T128 w 252"/>
                              <a:gd name="T130" fmla="+- 0 2220 2219"/>
                              <a:gd name="T131" fmla="*/ 2220 h 93"/>
                              <a:gd name="T132" fmla="+- 0 5871 5671"/>
                              <a:gd name="T133" fmla="*/ T132 w 252"/>
                              <a:gd name="T134" fmla="+- 0 2223 2219"/>
                              <a:gd name="T135" fmla="*/ 2223 h 93"/>
                              <a:gd name="T136" fmla="+- 0 5866 5671"/>
                              <a:gd name="T137" fmla="*/ T136 w 252"/>
                              <a:gd name="T138" fmla="+- 0 2237 2219"/>
                              <a:gd name="T139" fmla="*/ 2237 h 93"/>
                              <a:gd name="T140" fmla="+- 0 5875 5671"/>
                              <a:gd name="T141" fmla="*/ T140 w 252"/>
                              <a:gd name="T142" fmla="+- 0 2232 2219"/>
                              <a:gd name="T143" fmla="*/ 2232 h 93"/>
                              <a:gd name="T144" fmla="+- 0 5888 5671"/>
                              <a:gd name="T145" fmla="*/ T144 w 252"/>
                              <a:gd name="T146" fmla="+- 0 2229 2219"/>
                              <a:gd name="T147" fmla="*/ 2229 h 93"/>
                              <a:gd name="T148" fmla="+- 0 5901 5671"/>
                              <a:gd name="T149" fmla="*/ T148 w 252"/>
                              <a:gd name="T150" fmla="+- 0 2231 2219"/>
                              <a:gd name="T151" fmla="*/ 2231 h 93"/>
                              <a:gd name="T152" fmla="+- 0 5909 5671"/>
                              <a:gd name="T153" fmla="*/ T152 w 252"/>
                              <a:gd name="T154" fmla="+- 0 2241 2219"/>
                              <a:gd name="T155" fmla="*/ 2241 h 93"/>
                              <a:gd name="T156" fmla="+- 0 5909 5671"/>
                              <a:gd name="T157" fmla="*/ T156 w 252"/>
                              <a:gd name="T158" fmla="+- 0 2251 2219"/>
                              <a:gd name="T159" fmla="*/ 2251 h 93"/>
                              <a:gd name="T160" fmla="+- 0 5903 5671"/>
                              <a:gd name="T161" fmla="*/ T160 w 252"/>
                              <a:gd name="T162" fmla="+- 0 2261 2219"/>
                              <a:gd name="T163" fmla="*/ 2261 h 93"/>
                              <a:gd name="T164" fmla="+- 0 5897 5671"/>
                              <a:gd name="T165" fmla="*/ T164 w 252"/>
                              <a:gd name="T166" fmla="+- 0 2267 2219"/>
                              <a:gd name="T167" fmla="*/ 2267 h 93"/>
                              <a:gd name="T168" fmla="+- 0 5870 5671"/>
                              <a:gd name="T169" fmla="*/ T168 w 252"/>
                              <a:gd name="T170" fmla="+- 0 2295 2219"/>
                              <a:gd name="T171" fmla="*/ 2295 h 93"/>
                              <a:gd name="T172" fmla="+- 0 5866 5671"/>
                              <a:gd name="T173" fmla="*/ T172 w 252"/>
                              <a:gd name="T174" fmla="+- 0 2310 2219"/>
                              <a:gd name="T175" fmla="*/ 2310 h 93"/>
                              <a:gd name="T176" fmla="+- 0 5922 5671"/>
                              <a:gd name="T177" fmla="*/ T176 w 252"/>
                              <a:gd name="T178" fmla="+- 0 2299 2219"/>
                              <a:gd name="T179" fmla="*/ 2299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52" h="93">
                                <a:moveTo>
                                  <a:pt x="61" y="31"/>
                                </a:moveTo>
                                <a:lnTo>
                                  <a:pt x="59" y="20"/>
                                </a:lnTo>
                                <a:lnTo>
                                  <a:pt x="52" y="10"/>
                                </a:lnTo>
                                <a:lnTo>
                                  <a:pt x="49" y="6"/>
                                </a:lnTo>
                                <a:lnTo>
                                  <a:pt x="49" y="34"/>
                                </a:lnTo>
                                <a:lnTo>
                                  <a:pt x="49" y="58"/>
                                </a:lnTo>
                                <a:lnTo>
                                  <a:pt x="48" y="68"/>
                                </a:lnTo>
                                <a:lnTo>
                                  <a:pt x="41" y="80"/>
                                </a:lnTo>
                                <a:lnTo>
                                  <a:pt x="37" y="83"/>
                                </a:lnTo>
                                <a:lnTo>
                                  <a:pt x="24" y="83"/>
                                </a:lnTo>
                                <a:lnTo>
                                  <a:pt x="20" y="80"/>
                                </a:lnTo>
                                <a:lnTo>
                                  <a:pt x="13" y="68"/>
                                </a:lnTo>
                                <a:lnTo>
                                  <a:pt x="12" y="58"/>
                                </a:lnTo>
                                <a:lnTo>
                                  <a:pt x="12" y="34"/>
                                </a:lnTo>
                                <a:lnTo>
                                  <a:pt x="13" y="25"/>
                                </a:lnTo>
                                <a:lnTo>
                                  <a:pt x="20" y="13"/>
                                </a:lnTo>
                                <a:lnTo>
                                  <a:pt x="24" y="10"/>
                                </a:lnTo>
                                <a:lnTo>
                                  <a:pt x="37" y="10"/>
                                </a:lnTo>
                                <a:lnTo>
                                  <a:pt x="41" y="13"/>
                                </a:lnTo>
                                <a:lnTo>
                                  <a:pt x="48" y="25"/>
                                </a:lnTo>
                                <a:lnTo>
                                  <a:pt x="49" y="34"/>
                                </a:lnTo>
                                <a:lnTo>
                                  <a:pt x="49" y="6"/>
                                </a:lnTo>
                                <a:lnTo>
                                  <a:pt x="48" y="4"/>
                                </a:lnTo>
                                <a:lnTo>
                                  <a:pt x="40" y="0"/>
                                </a:lnTo>
                                <a:lnTo>
                                  <a:pt x="21" y="0"/>
                                </a:lnTo>
                                <a:lnTo>
                                  <a:pt x="13" y="4"/>
                                </a:lnTo>
                                <a:lnTo>
                                  <a:pt x="2" y="20"/>
                                </a:lnTo>
                                <a:lnTo>
                                  <a:pt x="0" y="31"/>
                                </a:lnTo>
                                <a:lnTo>
                                  <a:pt x="0" y="61"/>
                                </a:lnTo>
                                <a:lnTo>
                                  <a:pt x="2" y="73"/>
                                </a:lnTo>
                                <a:lnTo>
                                  <a:pt x="13" y="88"/>
                                </a:lnTo>
                                <a:lnTo>
                                  <a:pt x="21" y="92"/>
                                </a:lnTo>
                                <a:lnTo>
                                  <a:pt x="40" y="92"/>
                                </a:lnTo>
                                <a:lnTo>
                                  <a:pt x="48" y="88"/>
                                </a:lnTo>
                                <a:lnTo>
                                  <a:pt x="52" y="83"/>
                                </a:lnTo>
                                <a:lnTo>
                                  <a:pt x="59" y="73"/>
                                </a:lnTo>
                                <a:lnTo>
                                  <a:pt x="61" y="61"/>
                                </a:lnTo>
                                <a:lnTo>
                                  <a:pt x="61" y="31"/>
                                </a:lnTo>
                                <a:close/>
                                <a:moveTo>
                                  <a:pt x="95" y="75"/>
                                </a:moveTo>
                                <a:lnTo>
                                  <a:pt x="82" y="75"/>
                                </a:lnTo>
                                <a:lnTo>
                                  <a:pt x="82" y="91"/>
                                </a:lnTo>
                                <a:lnTo>
                                  <a:pt x="95" y="91"/>
                                </a:lnTo>
                                <a:lnTo>
                                  <a:pt x="95" y="75"/>
                                </a:lnTo>
                                <a:close/>
                                <a:moveTo>
                                  <a:pt x="175" y="2"/>
                                </a:moveTo>
                                <a:lnTo>
                                  <a:pt x="118" y="2"/>
                                </a:lnTo>
                                <a:lnTo>
                                  <a:pt x="118" y="12"/>
                                </a:lnTo>
                                <a:lnTo>
                                  <a:pt x="161" y="12"/>
                                </a:lnTo>
                                <a:lnTo>
                                  <a:pt x="130" y="91"/>
                                </a:lnTo>
                                <a:lnTo>
                                  <a:pt x="143" y="91"/>
                                </a:lnTo>
                                <a:lnTo>
                                  <a:pt x="175" y="7"/>
                                </a:lnTo>
                                <a:lnTo>
                                  <a:pt x="175" y="2"/>
                                </a:lnTo>
                                <a:close/>
                                <a:moveTo>
                                  <a:pt x="251" y="80"/>
                                </a:moveTo>
                                <a:lnTo>
                                  <a:pt x="209" y="80"/>
                                </a:lnTo>
                                <a:lnTo>
                                  <a:pt x="226" y="63"/>
                                </a:lnTo>
                                <a:lnTo>
                                  <a:pt x="240" y="49"/>
                                </a:lnTo>
                                <a:lnTo>
                                  <a:pt x="245" y="43"/>
                                </a:lnTo>
                                <a:lnTo>
                                  <a:pt x="247" y="39"/>
                                </a:lnTo>
                                <a:lnTo>
                                  <a:pt x="250" y="33"/>
                                </a:lnTo>
                                <a:lnTo>
                                  <a:pt x="250" y="29"/>
                                </a:lnTo>
                                <a:lnTo>
                                  <a:pt x="250" y="18"/>
                                </a:lnTo>
                                <a:lnTo>
                                  <a:pt x="248" y="12"/>
                                </a:lnTo>
                                <a:lnTo>
                                  <a:pt x="246" y="10"/>
                                </a:lnTo>
                                <a:lnTo>
                                  <a:pt x="237" y="2"/>
                                </a:lnTo>
                                <a:lnTo>
                                  <a:pt x="229" y="0"/>
                                </a:lnTo>
                                <a:lnTo>
                                  <a:pt x="217" y="0"/>
                                </a:lnTo>
                                <a:lnTo>
                                  <a:pt x="213" y="1"/>
                                </a:lnTo>
                                <a:lnTo>
                                  <a:pt x="204" y="3"/>
                                </a:lnTo>
                                <a:lnTo>
                                  <a:pt x="200" y="4"/>
                                </a:lnTo>
                                <a:lnTo>
                                  <a:pt x="195" y="6"/>
                                </a:lnTo>
                                <a:lnTo>
                                  <a:pt x="195" y="18"/>
                                </a:lnTo>
                                <a:lnTo>
                                  <a:pt x="200" y="15"/>
                                </a:lnTo>
                                <a:lnTo>
                                  <a:pt x="204" y="13"/>
                                </a:lnTo>
                                <a:lnTo>
                                  <a:pt x="213" y="11"/>
                                </a:lnTo>
                                <a:lnTo>
                                  <a:pt x="217" y="10"/>
                                </a:lnTo>
                                <a:lnTo>
                                  <a:pt x="226" y="10"/>
                                </a:lnTo>
                                <a:lnTo>
                                  <a:pt x="230" y="12"/>
                                </a:lnTo>
                                <a:lnTo>
                                  <a:pt x="237" y="18"/>
                                </a:lnTo>
                                <a:lnTo>
                                  <a:pt x="238" y="22"/>
                                </a:lnTo>
                                <a:lnTo>
                                  <a:pt x="238" y="29"/>
                                </a:lnTo>
                                <a:lnTo>
                                  <a:pt x="238" y="32"/>
                                </a:lnTo>
                                <a:lnTo>
                                  <a:pt x="235" y="38"/>
                                </a:lnTo>
                                <a:lnTo>
                                  <a:pt x="232" y="42"/>
                                </a:lnTo>
                                <a:lnTo>
                                  <a:pt x="228" y="46"/>
                                </a:lnTo>
                                <a:lnTo>
                                  <a:pt x="226" y="48"/>
                                </a:lnTo>
                                <a:lnTo>
                                  <a:pt x="221" y="53"/>
                                </a:lnTo>
                                <a:lnTo>
                                  <a:pt x="199" y="76"/>
                                </a:lnTo>
                                <a:lnTo>
                                  <a:pt x="195" y="80"/>
                                </a:lnTo>
                                <a:lnTo>
                                  <a:pt x="195" y="91"/>
                                </a:lnTo>
                                <a:lnTo>
                                  <a:pt x="251" y="91"/>
                                </a:lnTo>
                                <a:lnTo>
                                  <a:pt x="251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docshape201"/>
                        <wps:cNvSpPr>
                          <a:spLocks/>
                        </wps:cNvSpPr>
                        <wps:spPr bwMode="auto">
                          <a:xfrm>
                            <a:off x="6256" y="2233"/>
                            <a:ext cx="88" cy="88"/>
                          </a:xfrm>
                          <a:custGeom>
                            <a:avLst/>
                            <a:gdLst>
                              <a:gd name="T0" fmla="+- 0 6311 6256"/>
                              <a:gd name="T1" fmla="*/ T0 w 88"/>
                              <a:gd name="T2" fmla="+- 0 2321 2234"/>
                              <a:gd name="T3" fmla="*/ 2321 h 88"/>
                              <a:gd name="T4" fmla="+- 0 6288 6256"/>
                              <a:gd name="T5" fmla="*/ T4 w 88"/>
                              <a:gd name="T6" fmla="+- 0 2321 2234"/>
                              <a:gd name="T7" fmla="*/ 2321 h 88"/>
                              <a:gd name="T8" fmla="+- 0 6277 6256"/>
                              <a:gd name="T9" fmla="*/ T8 w 88"/>
                              <a:gd name="T10" fmla="+- 0 2317 2234"/>
                              <a:gd name="T11" fmla="*/ 2317 h 88"/>
                              <a:gd name="T12" fmla="+- 0 6261 6256"/>
                              <a:gd name="T13" fmla="*/ T12 w 88"/>
                              <a:gd name="T14" fmla="+- 0 2300 2234"/>
                              <a:gd name="T15" fmla="*/ 2300 h 88"/>
                              <a:gd name="T16" fmla="+- 0 6256 6256"/>
                              <a:gd name="T17" fmla="*/ T16 w 88"/>
                              <a:gd name="T18" fmla="+- 0 2289 2234"/>
                              <a:gd name="T19" fmla="*/ 2289 h 88"/>
                              <a:gd name="T20" fmla="+- 0 6256 6256"/>
                              <a:gd name="T21" fmla="*/ T20 w 88"/>
                              <a:gd name="T22" fmla="+- 0 2266 2234"/>
                              <a:gd name="T23" fmla="*/ 2266 h 88"/>
                              <a:gd name="T24" fmla="+- 0 6261 6256"/>
                              <a:gd name="T25" fmla="*/ T24 w 88"/>
                              <a:gd name="T26" fmla="+- 0 2255 2234"/>
                              <a:gd name="T27" fmla="*/ 2255 h 88"/>
                              <a:gd name="T28" fmla="+- 0 6277 6256"/>
                              <a:gd name="T29" fmla="*/ T28 w 88"/>
                              <a:gd name="T30" fmla="+- 0 2239 2234"/>
                              <a:gd name="T31" fmla="*/ 2239 h 88"/>
                              <a:gd name="T32" fmla="+- 0 6288 6256"/>
                              <a:gd name="T33" fmla="*/ T32 w 88"/>
                              <a:gd name="T34" fmla="+- 0 2234 2234"/>
                              <a:gd name="T35" fmla="*/ 2234 h 88"/>
                              <a:gd name="T36" fmla="+- 0 6311 6256"/>
                              <a:gd name="T37" fmla="*/ T36 w 88"/>
                              <a:gd name="T38" fmla="+- 0 2234 2234"/>
                              <a:gd name="T39" fmla="*/ 2234 h 88"/>
                              <a:gd name="T40" fmla="+- 0 6322 6256"/>
                              <a:gd name="T41" fmla="*/ T40 w 88"/>
                              <a:gd name="T42" fmla="+- 0 2239 2234"/>
                              <a:gd name="T43" fmla="*/ 2239 h 88"/>
                              <a:gd name="T44" fmla="+- 0 6339 6256"/>
                              <a:gd name="T45" fmla="*/ T44 w 88"/>
                              <a:gd name="T46" fmla="+- 0 2255 2234"/>
                              <a:gd name="T47" fmla="*/ 2255 h 88"/>
                              <a:gd name="T48" fmla="+- 0 6343 6256"/>
                              <a:gd name="T49" fmla="*/ T48 w 88"/>
                              <a:gd name="T50" fmla="+- 0 2266 2234"/>
                              <a:gd name="T51" fmla="*/ 2266 h 88"/>
                              <a:gd name="T52" fmla="+- 0 6343 6256"/>
                              <a:gd name="T53" fmla="*/ T52 w 88"/>
                              <a:gd name="T54" fmla="+- 0 2289 2234"/>
                              <a:gd name="T55" fmla="*/ 2289 h 88"/>
                              <a:gd name="T56" fmla="+- 0 6339 6256"/>
                              <a:gd name="T57" fmla="*/ T56 w 88"/>
                              <a:gd name="T58" fmla="+- 0 2300 2234"/>
                              <a:gd name="T59" fmla="*/ 2300 h 88"/>
                              <a:gd name="T60" fmla="+- 0 6322 6256"/>
                              <a:gd name="T61" fmla="*/ T60 w 88"/>
                              <a:gd name="T62" fmla="+- 0 2317 2234"/>
                              <a:gd name="T63" fmla="*/ 2317 h 88"/>
                              <a:gd name="T64" fmla="+- 0 6311 6256"/>
                              <a:gd name="T65" fmla="*/ T64 w 88"/>
                              <a:gd name="T66" fmla="+- 0 2321 2234"/>
                              <a:gd name="T67" fmla="*/ 2321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" h="88">
                                <a:moveTo>
                                  <a:pt x="55" y="87"/>
                                </a:moveTo>
                                <a:lnTo>
                                  <a:pt x="32" y="87"/>
                                </a:lnTo>
                                <a:lnTo>
                                  <a:pt x="21" y="83"/>
                                </a:lnTo>
                                <a:lnTo>
                                  <a:pt x="5" y="66"/>
                                </a:lnTo>
                                <a:lnTo>
                                  <a:pt x="0" y="55"/>
                                </a:lnTo>
                                <a:lnTo>
                                  <a:pt x="0" y="32"/>
                                </a:lnTo>
                                <a:lnTo>
                                  <a:pt x="5" y="21"/>
                                </a:lnTo>
                                <a:lnTo>
                                  <a:pt x="21" y="5"/>
                                </a:lnTo>
                                <a:lnTo>
                                  <a:pt x="32" y="0"/>
                                </a:lnTo>
                                <a:lnTo>
                                  <a:pt x="55" y="0"/>
                                </a:lnTo>
                                <a:lnTo>
                                  <a:pt x="66" y="5"/>
                                </a:lnTo>
                                <a:lnTo>
                                  <a:pt x="83" y="21"/>
                                </a:lnTo>
                                <a:lnTo>
                                  <a:pt x="87" y="32"/>
                                </a:lnTo>
                                <a:lnTo>
                                  <a:pt x="87" y="55"/>
                                </a:lnTo>
                                <a:lnTo>
                                  <a:pt x="83" y="66"/>
                                </a:lnTo>
                                <a:lnTo>
                                  <a:pt x="66" y="83"/>
                                </a:lnTo>
                                <a:lnTo>
                                  <a:pt x="55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56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docshape202"/>
                        <wps:cNvSpPr>
                          <a:spLocks/>
                        </wps:cNvSpPr>
                        <wps:spPr bwMode="auto">
                          <a:xfrm>
                            <a:off x="6256" y="2233"/>
                            <a:ext cx="88" cy="88"/>
                          </a:xfrm>
                          <a:custGeom>
                            <a:avLst/>
                            <a:gdLst>
                              <a:gd name="T0" fmla="+- 0 6300 6256"/>
                              <a:gd name="T1" fmla="*/ T0 w 88"/>
                              <a:gd name="T2" fmla="+- 0 2321 2234"/>
                              <a:gd name="T3" fmla="*/ 2321 h 88"/>
                              <a:gd name="T4" fmla="+- 0 6311 6256"/>
                              <a:gd name="T5" fmla="*/ T4 w 88"/>
                              <a:gd name="T6" fmla="+- 0 2321 2234"/>
                              <a:gd name="T7" fmla="*/ 2321 h 88"/>
                              <a:gd name="T8" fmla="+- 0 6322 6256"/>
                              <a:gd name="T9" fmla="*/ T8 w 88"/>
                              <a:gd name="T10" fmla="+- 0 2317 2234"/>
                              <a:gd name="T11" fmla="*/ 2317 h 88"/>
                              <a:gd name="T12" fmla="+- 0 6331 6256"/>
                              <a:gd name="T13" fmla="*/ T12 w 88"/>
                              <a:gd name="T14" fmla="+- 0 2308 2234"/>
                              <a:gd name="T15" fmla="*/ 2308 h 88"/>
                              <a:gd name="T16" fmla="+- 0 6339 6256"/>
                              <a:gd name="T17" fmla="*/ T16 w 88"/>
                              <a:gd name="T18" fmla="+- 0 2300 2234"/>
                              <a:gd name="T19" fmla="*/ 2300 h 88"/>
                              <a:gd name="T20" fmla="+- 0 6343 6256"/>
                              <a:gd name="T21" fmla="*/ T20 w 88"/>
                              <a:gd name="T22" fmla="+- 0 2289 2234"/>
                              <a:gd name="T23" fmla="*/ 2289 h 88"/>
                              <a:gd name="T24" fmla="+- 0 6343 6256"/>
                              <a:gd name="T25" fmla="*/ T24 w 88"/>
                              <a:gd name="T26" fmla="+- 0 2278 2234"/>
                              <a:gd name="T27" fmla="*/ 2278 h 88"/>
                              <a:gd name="T28" fmla="+- 0 6343 6256"/>
                              <a:gd name="T29" fmla="*/ T28 w 88"/>
                              <a:gd name="T30" fmla="+- 0 2266 2234"/>
                              <a:gd name="T31" fmla="*/ 2266 h 88"/>
                              <a:gd name="T32" fmla="+- 0 6339 6256"/>
                              <a:gd name="T33" fmla="*/ T32 w 88"/>
                              <a:gd name="T34" fmla="+- 0 2255 2234"/>
                              <a:gd name="T35" fmla="*/ 2255 h 88"/>
                              <a:gd name="T36" fmla="+- 0 6331 6256"/>
                              <a:gd name="T37" fmla="*/ T36 w 88"/>
                              <a:gd name="T38" fmla="+- 0 2247 2234"/>
                              <a:gd name="T39" fmla="*/ 2247 h 88"/>
                              <a:gd name="T40" fmla="+- 0 6322 6256"/>
                              <a:gd name="T41" fmla="*/ T40 w 88"/>
                              <a:gd name="T42" fmla="+- 0 2239 2234"/>
                              <a:gd name="T43" fmla="*/ 2239 h 88"/>
                              <a:gd name="T44" fmla="+- 0 6311 6256"/>
                              <a:gd name="T45" fmla="*/ T44 w 88"/>
                              <a:gd name="T46" fmla="+- 0 2234 2234"/>
                              <a:gd name="T47" fmla="*/ 2234 h 88"/>
                              <a:gd name="T48" fmla="+- 0 6300 6256"/>
                              <a:gd name="T49" fmla="*/ T48 w 88"/>
                              <a:gd name="T50" fmla="+- 0 2234 2234"/>
                              <a:gd name="T51" fmla="*/ 2234 h 88"/>
                              <a:gd name="T52" fmla="+- 0 6288 6256"/>
                              <a:gd name="T53" fmla="*/ T52 w 88"/>
                              <a:gd name="T54" fmla="+- 0 2234 2234"/>
                              <a:gd name="T55" fmla="*/ 2234 h 88"/>
                              <a:gd name="T56" fmla="+- 0 6277 6256"/>
                              <a:gd name="T57" fmla="*/ T56 w 88"/>
                              <a:gd name="T58" fmla="+- 0 2239 2234"/>
                              <a:gd name="T59" fmla="*/ 2239 h 88"/>
                              <a:gd name="T60" fmla="+- 0 6269 6256"/>
                              <a:gd name="T61" fmla="*/ T60 w 88"/>
                              <a:gd name="T62" fmla="+- 0 2247 2234"/>
                              <a:gd name="T63" fmla="*/ 2247 h 88"/>
                              <a:gd name="T64" fmla="+- 0 6261 6256"/>
                              <a:gd name="T65" fmla="*/ T64 w 88"/>
                              <a:gd name="T66" fmla="+- 0 2255 2234"/>
                              <a:gd name="T67" fmla="*/ 2255 h 88"/>
                              <a:gd name="T68" fmla="+- 0 6256 6256"/>
                              <a:gd name="T69" fmla="*/ T68 w 88"/>
                              <a:gd name="T70" fmla="+- 0 2266 2234"/>
                              <a:gd name="T71" fmla="*/ 2266 h 88"/>
                              <a:gd name="T72" fmla="+- 0 6256 6256"/>
                              <a:gd name="T73" fmla="*/ T72 w 88"/>
                              <a:gd name="T74" fmla="+- 0 2278 2234"/>
                              <a:gd name="T75" fmla="*/ 2278 h 88"/>
                              <a:gd name="T76" fmla="+- 0 6256 6256"/>
                              <a:gd name="T77" fmla="*/ T76 w 88"/>
                              <a:gd name="T78" fmla="+- 0 2289 2234"/>
                              <a:gd name="T79" fmla="*/ 2289 h 88"/>
                              <a:gd name="T80" fmla="+- 0 6261 6256"/>
                              <a:gd name="T81" fmla="*/ T80 w 88"/>
                              <a:gd name="T82" fmla="+- 0 2300 2234"/>
                              <a:gd name="T83" fmla="*/ 2300 h 88"/>
                              <a:gd name="T84" fmla="+- 0 6269 6256"/>
                              <a:gd name="T85" fmla="*/ T84 w 88"/>
                              <a:gd name="T86" fmla="+- 0 2308 2234"/>
                              <a:gd name="T87" fmla="*/ 2308 h 88"/>
                              <a:gd name="T88" fmla="+- 0 6277 6256"/>
                              <a:gd name="T89" fmla="*/ T88 w 88"/>
                              <a:gd name="T90" fmla="+- 0 2317 2234"/>
                              <a:gd name="T91" fmla="*/ 2317 h 88"/>
                              <a:gd name="T92" fmla="+- 0 6288 6256"/>
                              <a:gd name="T93" fmla="*/ T92 w 88"/>
                              <a:gd name="T94" fmla="+- 0 2321 2234"/>
                              <a:gd name="T95" fmla="*/ 2321 h 88"/>
                              <a:gd name="T96" fmla="+- 0 6300 6256"/>
                              <a:gd name="T97" fmla="*/ T96 w 88"/>
                              <a:gd name="T98" fmla="+- 0 2321 2234"/>
                              <a:gd name="T99" fmla="*/ 2321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8" h="88">
                                <a:moveTo>
                                  <a:pt x="44" y="87"/>
                                </a:moveTo>
                                <a:lnTo>
                                  <a:pt x="55" y="87"/>
                                </a:lnTo>
                                <a:lnTo>
                                  <a:pt x="66" y="83"/>
                                </a:lnTo>
                                <a:lnTo>
                                  <a:pt x="75" y="74"/>
                                </a:lnTo>
                                <a:lnTo>
                                  <a:pt x="83" y="66"/>
                                </a:lnTo>
                                <a:lnTo>
                                  <a:pt x="87" y="55"/>
                                </a:lnTo>
                                <a:lnTo>
                                  <a:pt x="87" y="44"/>
                                </a:lnTo>
                                <a:lnTo>
                                  <a:pt x="87" y="32"/>
                                </a:lnTo>
                                <a:lnTo>
                                  <a:pt x="83" y="21"/>
                                </a:lnTo>
                                <a:lnTo>
                                  <a:pt x="75" y="13"/>
                                </a:lnTo>
                                <a:lnTo>
                                  <a:pt x="66" y="5"/>
                                </a:lnTo>
                                <a:lnTo>
                                  <a:pt x="55" y="0"/>
                                </a:lnTo>
                                <a:lnTo>
                                  <a:pt x="44" y="0"/>
                                </a:lnTo>
                                <a:lnTo>
                                  <a:pt x="32" y="0"/>
                                </a:lnTo>
                                <a:lnTo>
                                  <a:pt x="21" y="5"/>
                                </a:lnTo>
                                <a:lnTo>
                                  <a:pt x="13" y="13"/>
                                </a:lnTo>
                                <a:lnTo>
                                  <a:pt x="5" y="21"/>
                                </a:lnTo>
                                <a:lnTo>
                                  <a:pt x="0" y="32"/>
                                </a:lnTo>
                                <a:lnTo>
                                  <a:pt x="0" y="44"/>
                                </a:lnTo>
                                <a:lnTo>
                                  <a:pt x="0" y="55"/>
                                </a:lnTo>
                                <a:lnTo>
                                  <a:pt x="5" y="66"/>
                                </a:lnTo>
                                <a:lnTo>
                                  <a:pt x="13" y="74"/>
                                </a:lnTo>
                                <a:lnTo>
                                  <a:pt x="21" y="83"/>
                                </a:lnTo>
                                <a:lnTo>
                                  <a:pt x="32" y="87"/>
                                </a:lnTo>
                                <a:lnTo>
                                  <a:pt x="44" y="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14">
                            <a:solidFill>
                              <a:srgbClr val="93568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docshape203"/>
                        <wps:cNvSpPr>
                          <a:spLocks/>
                        </wps:cNvSpPr>
                        <wps:spPr bwMode="auto">
                          <a:xfrm>
                            <a:off x="6527" y="2219"/>
                            <a:ext cx="256" cy="93"/>
                          </a:xfrm>
                          <a:custGeom>
                            <a:avLst/>
                            <a:gdLst>
                              <a:gd name="T0" fmla="+- 0 6579 6527"/>
                              <a:gd name="T1" fmla="*/ T0 w 256"/>
                              <a:gd name="T2" fmla="+- 0 2229 2219"/>
                              <a:gd name="T3" fmla="*/ 2229 h 93"/>
                              <a:gd name="T4" fmla="+- 0 6577 6527"/>
                              <a:gd name="T5" fmla="*/ T4 w 256"/>
                              <a:gd name="T6" fmla="+- 0 2277 2219"/>
                              <a:gd name="T7" fmla="*/ 2277 h 93"/>
                              <a:gd name="T8" fmla="+- 0 6564 6527"/>
                              <a:gd name="T9" fmla="*/ T8 w 256"/>
                              <a:gd name="T10" fmla="+- 0 2302 2219"/>
                              <a:gd name="T11" fmla="*/ 2302 h 93"/>
                              <a:gd name="T12" fmla="+- 0 6541 6527"/>
                              <a:gd name="T13" fmla="*/ T12 w 256"/>
                              <a:gd name="T14" fmla="+- 0 2287 2219"/>
                              <a:gd name="T15" fmla="*/ 2287 h 93"/>
                              <a:gd name="T16" fmla="+- 0 6541 6527"/>
                              <a:gd name="T17" fmla="*/ T16 w 256"/>
                              <a:gd name="T18" fmla="+- 0 2244 2219"/>
                              <a:gd name="T19" fmla="*/ 2244 h 93"/>
                              <a:gd name="T20" fmla="+- 0 6564 6527"/>
                              <a:gd name="T21" fmla="*/ T20 w 256"/>
                              <a:gd name="T22" fmla="+- 0 2229 2219"/>
                              <a:gd name="T23" fmla="*/ 2229 h 93"/>
                              <a:gd name="T24" fmla="+- 0 6577 6527"/>
                              <a:gd name="T25" fmla="*/ T24 w 256"/>
                              <a:gd name="T26" fmla="+- 0 2253 2219"/>
                              <a:gd name="T27" fmla="*/ 2253 h 93"/>
                              <a:gd name="T28" fmla="+- 0 6568 6527"/>
                              <a:gd name="T29" fmla="*/ T28 w 256"/>
                              <a:gd name="T30" fmla="+- 0 2219 2219"/>
                              <a:gd name="T31" fmla="*/ 2219 h 93"/>
                              <a:gd name="T32" fmla="+- 0 6530 6527"/>
                              <a:gd name="T33" fmla="*/ T32 w 256"/>
                              <a:gd name="T34" fmla="+- 0 2239 2219"/>
                              <a:gd name="T35" fmla="*/ 2239 h 93"/>
                              <a:gd name="T36" fmla="+- 0 6530 6527"/>
                              <a:gd name="T37" fmla="*/ T36 w 256"/>
                              <a:gd name="T38" fmla="+- 0 2292 2219"/>
                              <a:gd name="T39" fmla="*/ 2292 h 93"/>
                              <a:gd name="T40" fmla="+- 0 6568 6527"/>
                              <a:gd name="T41" fmla="*/ T40 w 256"/>
                              <a:gd name="T42" fmla="+- 0 2311 2219"/>
                              <a:gd name="T43" fmla="*/ 2311 h 93"/>
                              <a:gd name="T44" fmla="+- 0 6586 6527"/>
                              <a:gd name="T45" fmla="*/ T44 w 256"/>
                              <a:gd name="T46" fmla="+- 0 2292 2219"/>
                              <a:gd name="T47" fmla="*/ 2292 h 93"/>
                              <a:gd name="T48" fmla="+- 0 6622 6527"/>
                              <a:gd name="T49" fmla="*/ T48 w 256"/>
                              <a:gd name="T50" fmla="+- 0 2294 2219"/>
                              <a:gd name="T51" fmla="*/ 2294 h 93"/>
                              <a:gd name="T52" fmla="+- 0 6622 6527"/>
                              <a:gd name="T53" fmla="*/ T52 w 256"/>
                              <a:gd name="T54" fmla="+- 0 2310 2219"/>
                              <a:gd name="T55" fmla="*/ 2310 h 93"/>
                              <a:gd name="T56" fmla="+- 0 6703 6527"/>
                              <a:gd name="T57" fmla="*/ T56 w 256"/>
                              <a:gd name="T58" fmla="+- 0 2274 2219"/>
                              <a:gd name="T59" fmla="*/ 2274 h 93"/>
                              <a:gd name="T60" fmla="+- 0 6693 6527"/>
                              <a:gd name="T61" fmla="*/ T60 w 256"/>
                              <a:gd name="T62" fmla="+- 0 2264 2219"/>
                              <a:gd name="T63" fmla="*/ 2264 h 93"/>
                              <a:gd name="T64" fmla="+- 0 6684 6527"/>
                              <a:gd name="T65" fmla="*/ T64 w 256"/>
                              <a:gd name="T66" fmla="+- 0 2300 2219"/>
                              <a:gd name="T67" fmla="*/ 2300 h 93"/>
                              <a:gd name="T68" fmla="+- 0 6664 6527"/>
                              <a:gd name="T69" fmla="*/ T68 w 256"/>
                              <a:gd name="T70" fmla="+- 0 2300 2219"/>
                              <a:gd name="T71" fmla="*/ 2300 h 93"/>
                              <a:gd name="T72" fmla="+- 0 6656 6527"/>
                              <a:gd name="T73" fmla="*/ T72 w 256"/>
                              <a:gd name="T74" fmla="+- 0 2279 2219"/>
                              <a:gd name="T75" fmla="*/ 2279 h 93"/>
                              <a:gd name="T76" fmla="+- 0 6664 6527"/>
                              <a:gd name="T77" fmla="*/ T76 w 256"/>
                              <a:gd name="T78" fmla="+- 0 2269 2219"/>
                              <a:gd name="T79" fmla="*/ 2269 h 93"/>
                              <a:gd name="T80" fmla="+- 0 6684 6527"/>
                              <a:gd name="T81" fmla="*/ T80 w 256"/>
                              <a:gd name="T82" fmla="+- 0 2269 2219"/>
                              <a:gd name="T83" fmla="*/ 2269 h 93"/>
                              <a:gd name="T84" fmla="+- 0 6693 6527"/>
                              <a:gd name="T85" fmla="*/ T84 w 256"/>
                              <a:gd name="T86" fmla="+- 0 2290 2219"/>
                              <a:gd name="T87" fmla="*/ 2290 h 93"/>
                              <a:gd name="T88" fmla="+- 0 6686 6527"/>
                              <a:gd name="T89" fmla="*/ T88 w 256"/>
                              <a:gd name="T90" fmla="+- 0 2262 2219"/>
                              <a:gd name="T91" fmla="*/ 2262 h 93"/>
                              <a:gd name="T92" fmla="+- 0 6696 6527"/>
                              <a:gd name="T93" fmla="*/ T92 w 256"/>
                              <a:gd name="T94" fmla="+- 0 2258 2219"/>
                              <a:gd name="T95" fmla="*/ 2258 h 93"/>
                              <a:gd name="T96" fmla="+- 0 6703 6527"/>
                              <a:gd name="T97" fmla="*/ T96 w 256"/>
                              <a:gd name="T98" fmla="+- 0 2235 2219"/>
                              <a:gd name="T99" fmla="*/ 2235 h 93"/>
                              <a:gd name="T100" fmla="+- 0 6691 6527"/>
                              <a:gd name="T101" fmla="*/ T100 w 256"/>
                              <a:gd name="T102" fmla="+- 0 2222 2219"/>
                              <a:gd name="T103" fmla="*/ 2222 h 93"/>
                              <a:gd name="T104" fmla="+- 0 6689 6527"/>
                              <a:gd name="T105" fmla="*/ T104 w 256"/>
                              <a:gd name="T106" fmla="+- 0 2251 2219"/>
                              <a:gd name="T107" fmla="*/ 2251 h 93"/>
                              <a:gd name="T108" fmla="+- 0 6669 6527"/>
                              <a:gd name="T109" fmla="*/ T108 w 256"/>
                              <a:gd name="T110" fmla="+- 0 2258 2219"/>
                              <a:gd name="T111" fmla="*/ 2258 h 93"/>
                              <a:gd name="T112" fmla="+- 0 6658 6527"/>
                              <a:gd name="T113" fmla="*/ T112 w 256"/>
                              <a:gd name="T114" fmla="+- 0 2248 2219"/>
                              <a:gd name="T115" fmla="*/ 2248 h 93"/>
                              <a:gd name="T116" fmla="+- 0 6665 6527"/>
                              <a:gd name="T117" fmla="*/ T116 w 256"/>
                              <a:gd name="T118" fmla="+- 0 2230 2219"/>
                              <a:gd name="T119" fmla="*/ 2230 h 93"/>
                              <a:gd name="T120" fmla="+- 0 6683 6527"/>
                              <a:gd name="T121" fmla="*/ T120 w 256"/>
                              <a:gd name="T122" fmla="+- 0 2230 2219"/>
                              <a:gd name="T123" fmla="*/ 2230 h 93"/>
                              <a:gd name="T124" fmla="+- 0 6691 6527"/>
                              <a:gd name="T125" fmla="*/ T124 w 256"/>
                              <a:gd name="T126" fmla="+- 0 2222 2219"/>
                              <a:gd name="T127" fmla="*/ 2222 h 93"/>
                              <a:gd name="T128" fmla="+- 0 6665 6527"/>
                              <a:gd name="T129" fmla="*/ T128 w 256"/>
                              <a:gd name="T130" fmla="+- 0 2219 2219"/>
                              <a:gd name="T131" fmla="*/ 2219 h 93"/>
                              <a:gd name="T132" fmla="+- 0 6648 6527"/>
                              <a:gd name="T133" fmla="*/ T132 w 256"/>
                              <a:gd name="T134" fmla="+- 0 2229 2219"/>
                              <a:gd name="T135" fmla="*/ 2229 h 93"/>
                              <a:gd name="T136" fmla="+- 0 6647 6527"/>
                              <a:gd name="T137" fmla="*/ T136 w 256"/>
                              <a:gd name="T138" fmla="+- 0 2252 2219"/>
                              <a:gd name="T139" fmla="*/ 2252 h 93"/>
                              <a:gd name="T140" fmla="+- 0 6662 6527"/>
                              <a:gd name="T141" fmla="*/ T140 w 256"/>
                              <a:gd name="T142" fmla="+- 0 2262 2219"/>
                              <a:gd name="T143" fmla="*/ 2262 h 93"/>
                              <a:gd name="T144" fmla="+- 0 6645 6527"/>
                              <a:gd name="T145" fmla="*/ T144 w 256"/>
                              <a:gd name="T146" fmla="+- 0 2274 2219"/>
                              <a:gd name="T147" fmla="*/ 2274 h 93"/>
                              <a:gd name="T148" fmla="+- 0 6646 6527"/>
                              <a:gd name="T149" fmla="*/ T148 w 256"/>
                              <a:gd name="T150" fmla="+- 0 2300 2219"/>
                              <a:gd name="T151" fmla="*/ 2300 h 93"/>
                              <a:gd name="T152" fmla="+- 0 6684 6527"/>
                              <a:gd name="T153" fmla="*/ T152 w 256"/>
                              <a:gd name="T154" fmla="+- 0 2311 2219"/>
                              <a:gd name="T155" fmla="*/ 2311 h 93"/>
                              <a:gd name="T156" fmla="+- 0 6702 6527"/>
                              <a:gd name="T157" fmla="*/ T156 w 256"/>
                              <a:gd name="T158" fmla="+- 0 2300 2219"/>
                              <a:gd name="T159" fmla="*/ 2300 h 93"/>
                              <a:gd name="T160" fmla="+- 0 6782 6527"/>
                              <a:gd name="T161" fmla="*/ T160 w 256"/>
                              <a:gd name="T162" fmla="+- 0 2250 2219"/>
                              <a:gd name="T163" fmla="*/ 2250 h 93"/>
                              <a:gd name="T164" fmla="+- 0 6770 6527"/>
                              <a:gd name="T165" fmla="*/ T164 w 256"/>
                              <a:gd name="T166" fmla="+- 0 2225 2219"/>
                              <a:gd name="T167" fmla="*/ 2225 h 93"/>
                              <a:gd name="T168" fmla="+- 0 6769 6527"/>
                              <a:gd name="T169" fmla="*/ T168 w 256"/>
                              <a:gd name="T170" fmla="+- 0 2287 2219"/>
                              <a:gd name="T171" fmla="*/ 2287 h 93"/>
                              <a:gd name="T172" fmla="+- 0 6746 6527"/>
                              <a:gd name="T173" fmla="*/ T172 w 256"/>
                              <a:gd name="T174" fmla="+- 0 2302 2219"/>
                              <a:gd name="T175" fmla="*/ 2302 h 93"/>
                              <a:gd name="T176" fmla="+- 0 6733 6527"/>
                              <a:gd name="T177" fmla="*/ T176 w 256"/>
                              <a:gd name="T178" fmla="+- 0 2277 2219"/>
                              <a:gd name="T179" fmla="*/ 2277 h 93"/>
                              <a:gd name="T180" fmla="+- 0 6741 6527"/>
                              <a:gd name="T181" fmla="*/ T180 w 256"/>
                              <a:gd name="T182" fmla="+- 0 2232 2219"/>
                              <a:gd name="T183" fmla="*/ 2232 h 93"/>
                              <a:gd name="T184" fmla="+- 0 6763 6527"/>
                              <a:gd name="T185" fmla="*/ T184 w 256"/>
                              <a:gd name="T186" fmla="+- 0 2232 2219"/>
                              <a:gd name="T187" fmla="*/ 2232 h 93"/>
                              <a:gd name="T188" fmla="+- 0 6770 6527"/>
                              <a:gd name="T189" fmla="*/ T188 w 256"/>
                              <a:gd name="T190" fmla="+- 0 2253 2219"/>
                              <a:gd name="T191" fmla="*/ 2253 h 93"/>
                              <a:gd name="T192" fmla="+- 0 6762 6527"/>
                              <a:gd name="T193" fmla="*/ T192 w 256"/>
                              <a:gd name="T194" fmla="+- 0 2219 2219"/>
                              <a:gd name="T195" fmla="*/ 2219 h 93"/>
                              <a:gd name="T196" fmla="+- 0 6724 6527"/>
                              <a:gd name="T197" fmla="*/ T196 w 256"/>
                              <a:gd name="T198" fmla="+- 0 2239 2219"/>
                              <a:gd name="T199" fmla="*/ 2239 h 93"/>
                              <a:gd name="T200" fmla="+- 0 6724 6527"/>
                              <a:gd name="T201" fmla="*/ T200 w 256"/>
                              <a:gd name="T202" fmla="+- 0 2292 2219"/>
                              <a:gd name="T203" fmla="*/ 2292 h 93"/>
                              <a:gd name="T204" fmla="+- 0 6742 6527"/>
                              <a:gd name="T205" fmla="*/ T204 w 256"/>
                              <a:gd name="T206" fmla="+- 0 2311 2219"/>
                              <a:gd name="T207" fmla="*/ 2311 h 93"/>
                              <a:gd name="T208" fmla="+- 0 6773 6527"/>
                              <a:gd name="T209" fmla="*/ T208 w 256"/>
                              <a:gd name="T210" fmla="+- 0 2302 2219"/>
                              <a:gd name="T211" fmla="*/ 2302 h 93"/>
                              <a:gd name="T212" fmla="+- 0 6782 6527"/>
                              <a:gd name="T213" fmla="*/ T212 w 256"/>
                              <a:gd name="T214" fmla="+- 0 2250 2219"/>
                              <a:gd name="T215" fmla="*/ 2250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56" h="93">
                                <a:moveTo>
                                  <a:pt x="62" y="31"/>
                                </a:moveTo>
                                <a:lnTo>
                                  <a:pt x="59" y="20"/>
                                </a:lnTo>
                                <a:lnTo>
                                  <a:pt x="52" y="10"/>
                                </a:lnTo>
                                <a:lnTo>
                                  <a:pt x="50" y="6"/>
                                </a:lnTo>
                                <a:lnTo>
                                  <a:pt x="50" y="34"/>
                                </a:lnTo>
                                <a:lnTo>
                                  <a:pt x="50" y="58"/>
                                </a:lnTo>
                                <a:lnTo>
                                  <a:pt x="48" y="68"/>
                                </a:lnTo>
                                <a:lnTo>
                                  <a:pt x="42" y="80"/>
                                </a:lnTo>
                                <a:lnTo>
                                  <a:pt x="37" y="83"/>
                                </a:lnTo>
                                <a:lnTo>
                                  <a:pt x="25" y="83"/>
                                </a:lnTo>
                                <a:lnTo>
                                  <a:pt x="20" y="80"/>
                                </a:lnTo>
                                <a:lnTo>
                                  <a:pt x="14" y="68"/>
                                </a:lnTo>
                                <a:lnTo>
                                  <a:pt x="12" y="58"/>
                                </a:lnTo>
                                <a:lnTo>
                                  <a:pt x="12" y="34"/>
                                </a:lnTo>
                                <a:lnTo>
                                  <a:pt x="14" y="25"/>
                                </a:lnTo>
                                <a:lnTo>
                                  <a:pt x="20" y="13"/>
                                </a:lnTo>
                                <a:lnTo>
                                  <a:pt x="25" y="10"/>
                                </a:lnTo>
                                <a:lnTo>
                                  <a:pt x="37" y="10"/>
                                </a:lnTo>
                                <a:lnTo>
                                  <a:pt x="42" y="13"/>
                                </a:lnTo>
                                <a:lnTo>
                                  <a:pt x="48" y="25"/>
                                </a:lnTo>
                                <a:lnTo>
                                  <a:pt x="50" y="34"/>
                                </a:lnTo>
                                <a:lnTo>
                                  <a:pt x="50" y="6"/>
                                </a:lnTo>
                                <a:lnTo>
                                  <a:pt x="49" y="4"/>
                                </a:lnTo>
                                <a:lnTo>
                                  <a:pt x="41" y="0"/>
                                </a:lnTo>
                                <a:lnTo>
                                  <a:pt x="21" y="0"/>
                                </a:lnTo>
                                <a:lnTo>
                                  <a:pt x="13" y="4"/>
                                </a:lnTo>
                                <a:lnTo>
                                  <a:pt x="3" y="20"/>
                                </a:lnTo>
                                <a:lnTo>
                                  <a:pt x="0" y="31"/>
                                </a:lnTo>
                                <a:lnTo>
                                  <a:pt x="0" y="61"/>
                                </a:lnTo>
                                <a:lnTo>
                                  <a:pt x="3" y="73"/>
                                </a:lnTo>
                                <a:lnTo>
                                  <a:pt x="13" y="88"/>
                                </a:lnTo>
                                <a:lnTo>
                                  <a:pt x="21" y="92"/>
                                </a:lnTo>
                                <a:lnTo>
                                  <a:pt x="41" y="92"/>
                                </a:lnTo>
                                <a:lnTo>
                                  <a:pt x="49" y="88"/>
                                </a:lnTo>
                                <a:lnTo>
                                  <a:pt x="52" y="83"/>
                                </a:lnTo>
                                <a:lnTo>
                                  <a:pt x="59" y="73"/>
                                </a:lnTo>
                                <a:lnTo>
                                  <a:pt x="62" y="61"/>
                                </a:lnTo>
                                <a:lnTo>
                                  <a:pt x="62" y="31"/>
                                </a:lnTo>
                                <a:close/>
                                <a:moveTo>
                                  <a:pt x="95" y="75"/>
                                </a:moveTo>
                                <a:lnTo>
                                  <a:pt x="83" y="75"/>
                                </a:lnTo>
                                <a:lnTo>
                                  <a:pt x="83" y="91"/>
                                </a:lnTo>
                                <a:lnTo>
                                  <a:pt x="95" y="91"/>
                                </a:lnTo>
                                <a:lnTo>
                                  <a:pt x="95" y="75"/>
                                </a:lnTo>
                                <a:close/>
                                <a:moveTo>
                                  <a:pt x="178" y="60"/>
                                </a:moveTo>
                                <a:lnTo>
                                  <a:pt x="176" y="55"/>
                                </a:lnTo>
                                <a:lnTo>
                                  <a:pt x="171" y="48"/>
                                </a:lnTo>
                                <a:lnTo>
                                  <a:pt x="170" y="47"/>
                                </a:lnTo>
                                <a:lnTo>
                                  <a:pt x="166" y="45"/>
                                </a:lnTo>
                                <a:lnTo>
                                  <a:pt x="166" y="71"/>
                                </a:lnTo>
                                <a:lnTo>
                                  <a:pt x="164" y="75"/>
                                </a:lnTo>
                                <a:lnTo>
                                  <a:pt x="157" y="81"/>
                                </a:lnTo>
                                <a:lnTo>
                                  <a:pt x="153" y="83"/>
                                </a:lnTo>
                                <a:lnTo>
                                  <a:pt x="141" y="83"/>
                                </a:lnTo>
                                <a:lnTo>
                                  <a:pt x="137" y="81"/>
                                </a:lnTo>
                                <a:lnTo>
                                  <a:pt x="130" y="75"/>
                                </a:lnTo>
                                <a:lnTo>
                                  <a:pt x="129" y="71"/>
                                </a:lnTo>
                                <a:lnTo>
                                  <a:pt x="129" y="60"/>
                                </a:lnTo>
                                <a:lnTo>
                                  <a:pt x="130" y="56"/>
                                </a:lnTo>
                                <a:lnTo>
                                  <a:pt x="134" y="53"/>
                                </a:lnTo>
                                <a:lnTo>
                                  <a:pt x="137" y="50"/>
                                </a:lnTo>
                                <a:lnTo>
                                  <a:pt x="141" y="48"/>
                                </a:lnTo>
                                <a:lnTo>
                                  <a:pt x="153" y="48"/>
                                </a:lnTo>
                                <a:lnTo>
                                  <a:pt x="157" y="50"/>
                                </a:lnTo>
                                <a:lnTo>
                                  <a:pt x="164" y="56"/>
                                </a:lnTo>
                                <a:lnTo>
                                  <a:pt x="166" y="60"/>
                                </a:lnTo>
                                <a:lnTo>
                                  <a:pt x="166" y="71"/>
                                </a:lnTo>
                                <a:lnTo>
                                  <a:pt x="166" y="45"/>
                                </a:lnTo>
                                <a:lnTo>
                                  <a:pt x="165" y="45"/>
                                </a:lnTo>
                                <a:lnTo>
                                  <a:pt x="159" y="43"/>
                                </a:lnTo>
                                <a:lnTo>
                                  <a:pt x="164" y="42"/>
                                </a:lnTo>
                                <a:lnTo>
                                  <a:pt x="168" y="40"/>
                                </a:lnTo>
                                <a:lnTo>
                                  <a:pt x="169" y="39"/>
                                </a:lnTo>
                                <a:lnTo>
                                  <a:pt x="174" y="33"/>
                                </a:lnTo>
                                <a:lnTo>
                                  <a:pt x="176" y="28"/>
                                </a:lnTo>
                                <a:lnTo>
                                  <a:pt x="176" y="16"/>
                                </a:lnTo>
                                <a:lnTo>
                                  <a:pt x="173" y="10"/>
                                </a:lnTo>
                                <a:lnTo>
                                  <a:pt x="172" y="10"/>
                                </a:lnTo>
                                <a:lnTo>
                                  <a:pt x="164" y="3"/>
                                </a:lnTo>
                                <a:lnTo>
                                  <a:pt x="164" y="20"/>
                                </a:lnTo>
                                <a:lnTo>
                                  <a:pt x="164" y="29"/>
                                </a:lnTo>
                                <a:lnTo>
                                  <a:pt x="162" y="32"/>
                                </a:lnTo>
                                <a:lnTo>
                                  <a:pt x="156" y="38"/>
                                </a:lnTo>
                                <a:lnTo>
                                  <a:pt x="152" y="39"/>
                                </a:lnTo>
                                <a:lnTo>
                                  <a:pt x="142" y="39"/>
                                </a:lnTo>
                                <a:lnTo>
                                  <a:pt x="138" y="38"/>
                                </a:lnTo>
                                <a:lnTo>
                                  <a:pt x="132" y="32"/>
                                </a:lnTo>
                                <a:lnTo>
                                  <a:pt x="131" y="29"/>
                                </a:lnTo>
                                <a:lnTo>
                                  <a:pt x="131" y="20"/>
                                </a:lnTo>
                                <a:lnTo>
                                  <a:pt x="132" y="16"/>
                                </a:lnTo>
                                <a:lnTo>
                                  <a:pt x="138" y="11"/>
                                </a:lnTo>
                                <a:lnTo>
                                  <a:pt x="142" y="10"/>
                                </a:lnTo>
                                <a:lnTo>
                                  <a:pt x="152" y="10"/>
                                </a:lnTo>
                                <a:lnTo>
                                  <a:pt x="156" y="11"/>
                                </a:lnTo>
                                <a:lnTo>
                                  <a:pt x="162" y="16"/>
                                </a:lnTo>
                                <a:lnTo>
                                  <a:pt x="164" y="20"/>
                                </a:lnTo>
                                <a:lnTo>
                                  <a:pt x="164" y="3"/>
                                </a:lnTo>
                                <a:lnTo>
                                  <a:pt x="163" y="2"/>
                                </a:lnTo>
                                <a:lnTo>
                                  <a:pt x="156" y="0"/>
                                </a:lnTo>
                                <a:lnTo>
                                  <a:pt x="138" y="0"/>
                                </a:lnTo>
                                <a:lnTo>
                                  <a:pt x="131" y="2"/>
                                </a:lnTo>
                                <a:lnTo>
                                  <a:pt x="126" y="6"/>
                                </a:lnTo>
                                <a:lnTo>
                                  <a:pt x="121" y="10"/>
                                </a:lnTo>
                                <a:lnTo>
                                  <a:pt x="119" y="16"/>
                                </a:lnTo>
                                <a:lnTo>
                                  <a:pt x="119" y="28"/>
                                </a:lnTo>
                                <a:lnTo>
                                  <a:pt x="120" y="33"/>
                                </a:lnTo>
                                <a:lnTo>
                                  <a:pt x="126" y="40"/>
                                </a:lnTo>
                                <a:lnTo>
                                  <a:pt x="130" y="42"/>
                                </a:lnTo>
                                <a:lnTo>
                                  <a:pt x="135" y="43"/>
                                </a:lnTo>
                                <a:lnTo>
                                  <a:pt x="129" y="45"/>
                                </a:lnTo>
                                <a:lnTo>
                                  <a:pt x="125" y="47"/>
                                </a:lnTo>
                                <a:lnTo>
                                  <a:pt x="118" y="55"/>
                                </a:lnTo>
                                <a:lnTo>
                                  <a:pt x="117" y="60"/>
                                </a:lnTo>
                                <a:lnTo>
                                  <a:pt x="117" y="74"/>
                                </a:lnTo>
                                <a:lnTo>
                                  <a:pt x="119" y="81"/>
                                </a:lnTo>
                                <a:lnTo>
                                  <a:pt x="130" y="90"/>
                                </a:lnTo>
                                <a:lnTo>
                                  <a:pt x="137" y="92"/>
                                </a:lnTo>
                                <a:lnTo>
                                  <a:pt x="157" y="92"/>
                                </a:lnTo>
                                <a:lnTo>
                                  <a:pt x="165" y="90"/>
                                </a:lnTo>
                                <a:lnTo>
                                  <a:pt x="173" y="83"/>
                                </a:lnTo>
                                <a:lnTo>
                                  <a:pt x="175" y="81"/>
                                </a:lnTo>
                                <a:lnTo>
                                  <a:pt x="178" y="74"/>
                                </a:lnTo>
                                <a:lnTo>
                                  <a:pt x="178" y="60"/>
                                </a:lnTo>
                                <a:close/>
                                <a:moveTo>
                                  <a:pt x="255" y="31"/>
                                </a:moveTo>
                                <a:lnTo>
                                  <a:pt x="253" y="20"/>
                                </a:lnTo>
                                <a:lnTo>
                                  <a:pt x="246" y="10"/>
                                </a:lnTo>
                                <a:lnTo>
                                  <a:pt x="243" y="6"/>
                                </a:lnTo>
                                <a:lnTo>
                                  <a:pt x="243" y="34"/>
                                </a:lnTo>
                                <a:lnTo>
                                  <a:pt x="243" y="58"/>
                                </a:lnTo>
                                <a:lnTo>
                                  <a:pt x="242" y="68"/>
                                </a:lnTo>
                                <a:lnTo>
                                  <a:pt x="236" y="80"/>
                                </a:lnTo>
                                <a:lnTo>
                                  <a:pt x="231" y="83"/>
                                </a:lnTo>
                                <a:lnTo>
                                  <a:pt x="219" y="83"/>
                                </a:lnTo>
                                <a:lnTo>
                                  <a:pt x="214" y="80"/>
                                </a:lnTo>
                                <a:lnTo>
                                  <a:pt x="208" y="68"/>
                                </a:lnTo>
                                <a:lnTo>
                                  <a:pt x="206" y="58"/>
                                </a:lnTo>
                                <a:lnTo>
                                  <a:pt x="206" y="34"/>
                                </a:lnTo>
                                <a:lnTo>
                                  <a:pt x="208" y="25"/>
                                </a:lnTo>
                                <a:lnTo>
                                  <a:pt x="214" y="13"/>
                                </a:lnTo>
                                <a:lnTo>
                                  <a:pt x="219" y="10"/>
                                </a:lnTo>
                                <a:lnTo>
                                  <a:pt x="231" y="10"/>
                                </a:lnTo>
                                <a:lnTo>
                                  <a:pt x="236" y="13"/>
                                </a:lnTo>
                                <a:lnTo>
                                  <a:pt x="239" y="19"/>
                                </a:lnTo>
                                <a:lnTo>
                                  <a:pt x="242" y="25"/>
                                </a:lnTo>
                                <a:lnTo>
                                  <a:pt x="243" y="34"/>
                                </a:lnTo>
                                <a:lnTo>
                                  <a:pt x="243" y="6"/>
                                </a:lnTo>
                                <a:lnTo>
                                  <a:pt x="242" y="4"/>
                                </a:lnTo>
                                <a:lnTo>
                                  <a:pt x="235" y="0"/>
                                </a:lnTo>
                                <a:lnTo>
                                  <a:pt x="215" y="0"/>
                                </a:lnTo>
                                <a:lnTo>
                                  <a:pt x="207" y="4"/>
                                </a:lnTo>
                                <a:lnTo>
                                  <a:pt x="197" y="20"/>
                                </a:lnTo>
                                <a:lnTo>
                                  <a:pt x="194" y="31"/>
                                </a:lnTo>
                                <a:lnTo>
                                  <a:pt x="194" y="61"/>
                                </a:lnTo>
                                <a:lnTo>
                                  <a:pt x="197" y="73"/>
                                </a:lnTo>
                                <a:lnTo>
                                  <a:pt x="202" y="80"/>
                                </a:lnTo>
                                <a:lnTo>
                                  <a:pt x="207" y="88"/>
                                </a:lnTo>
                                <a:lnTo>
                                  <a:pt x="215" y="92"/>
                                </a:lnTo>
                                <a:lnTo>
                                  <a:pt x="235" y="92"/>
                                </a:lnTo>
                                <a:lnTo>
                                  <a:pt x="242" y="88"/>
                                </a:lnTo>
                                <a:lnTo>
                                  <a:pt x="246" y="83"/>
                                </a:lnTo>
                                <a:lnTo>
                                  <a:pt x="253" y="73"/>
                                </a:lnTo>
                                <a:lnTo>
                                  <a:pt x="255" y="61"/>
                                </a:lnTo>
                                <a:lnTo>
                                  <a:pt x="255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docshape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05" y="2226"/>
                            <a:ext cx="103" cy="1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4" name="docshape205"/>
                        <wps:cNvSpPr>
                          <a:spLocks/>
                        </wps:cNvSpPr>
                        <wps:spPr bwMode="auto">
                          <a:xfrm>
                            <a:off x="7383" y="2219"/>
                            <a:ext cx="255" cy="93"/>
                          </a:xfrm>
                          <a:custGeom>
                            <a:avLst/>
                            <a:gdLst>
                              <a:gd name="T0" fmla="+- 0 7433 7384"/>
                              <a:gd name="T1" fmla="*/ T0 w 255"/>
                              <a:gd name="T2" fmla="+- 0 2225 2219"/>
                              <a:gd name="T3" fmla="*/ 2225 h 93"/>
                              <a:gd name="T4" fmla="+- 0 7425 7384"/>
                              <a:gd name="T5" fmla="*/ T4 w 255"/>
                              <a:gd name="T6" fmla="+- 0 2299 2219"/>
                              <a:gd name="T7" fmla="*/ 2299 h 93"/>
                              <a:gd name="T8" fmla="+- 0 7397 7384"/>
                              <a:gd name="T9" fmla="*/ T8 w 255"/>
                              <a:gd name="T10" fmla="+- 0 2287 2219"/>
                              <a:gd name="T11" fmla="*/ 2287 h 93"/>
                              <a:gd name="T12" fmla="+- 0 7404 7384"/>
                              <a:gd name="T13" fmla="*/ T12 w 255"/>
                              <a:gd name="T14" fmla="+- 0 2232 2219"/>
                              <a:gd name="T15" fmla="*/ 2232 h 93"/>
                              <a:gd name="T16" fmla="+- 0 7432 7384"/>
                              <a:gd name="T17" fmla="*/ T16 w 255"/>
                              <a:gd name="T18" fmla="+- 0 2244 2219"/>
                              <a:gd name="T19" fmla="*/ 2244 h 93"/>
                              <a:gd name="T20" fmla="+- 0 7424 7384"/>
                              <a:gd name="T21" fmla="*/ T20 w 255"/>
                              <a:gd name="T22" fmla="+- 0 2219 2219"/>
                              <a:gd name="T23" fmla="*/ 2219 h 93"/>
                              <a:gd name="T24" fmla="+- 0 7384 7384"/>
                              <a:gd name="T25" fmla="*/ T24 w 255"/>
                              <a:gd name="T26" fmla="+- 0 2250 2219"/>
                              <a:gd name="T27" fmla="*/ 2250 h 93"/>
                              <a:gd name="T28" fmla="+- 0 7404 7384"/>
                              <a:gd name="T29" fmla="*/ T28 w 255"/>
                              <a:gd name="T30" fmla="+- 0 2311 2219"/>
                              <a:gd name="T31" fmla="*/ 2311 h 93"/>
                              <a:gd name="T32" fmla="+- 0 7442 7384"/>
                              <a:gd name="T33" fmla="*/ T32 w 255"/>
                              <a:gd name="T34" fmla="+- 0 2292 2219"/>
                              <a:gd name="T35" fmla="*/ 2292 h 93"/>
                              <a:gd name="T36" fmla="+- 0 7466 7384"/>
                              <a:gd name="T37" fmla="*/ T36 w 255"/>
                              <a:gd name="T38" fmla="+- 0 2294 2219"/>
                              <a:gd name="T39" fmla="*/ 2294 h 93"/>
                              <a:gd name="T40" fmla="+- 0 7561 7384"/>
                              <a:gd name="T41" fmla="*/ T40 w 255"/>
                              <a:gd name="T42" fmla="+- 0 2279 2219"/>
                              <a:gd name="T43" fmla="*/ 2279 h 93"/>
                              <a:gd name="T44" fmla="+- 0 7549 7384"/>
                              <a:gd name="T45" fmla="*/ T44 w 255"/>
                              <a:gd name="T46" fmla="+- 0 2264 2219"/>
                              <a:gd name="T47" fmla="*/ 2264 h 93"/>
                              <a:gd name="T48" fmla="+- 0 7536 7384"/>
                              <a:gd name="T49" fmla="*/ T48 w 255"/>
                              <a:gd name="T50" fmla="+- 0 2302 2219"/>
                              <a:gd name="T51" fmla="*/ 2302 h 93"/>
                              <a:gd name="T52" fmla="+- 0 7512 7384"/>
                              <a:gd name="T53" fmla="*/ T52 w 255"/>
                              <a:gd name="T54" fmla="+- 0 2290 2219"/>
                              <a:gd name="T55" fmla="*/ 2290 h 93"/>
                              <a:gd name="T56" fmla="+- 0 7525 7384"/>
                              <a:gd name="T57" fmla="*/ T56 w 255"/>
                              <a:gd name="T58" fmla="+- 0 2267 2219"/>
                              <a:gd name="T59" fmla="*/ 2267 h 93"/>
                              <a:gd name="T60" fmla="+- 0 7549 7384"/>
                              <a:gd name="T61" fmla="*/ T60 w 255"/>
                              <a:gd name="T62" fmla="+- 0 2279 2219"/>
                              <a:gd name="T63" fmla="*/ 2279 h 93"/>
                              <a:gd name="T64" fmla="+- 0 7543 7384"/>
                              <a:gd name="T65" fmla="*/ T64 w 255"/>
                              <a:gd name="T66" fmla="+- 0 2262 2219"/>
                              <a:gd name="T67" fmla="*/ 2262 h 93"/>
                              <a:gd name="T68" fmla="+- 0 7558 7384"/>
                              <a:gd name="T69" fmla="*/ T68 w 255"/>
                              <a:gd name="T70" fmla="+- 0 2252 2219"/>
                              <a:gd name="T71" fmla="*/ 2252 h 93"/>
                              <a:gd name="T72" fmla="+- 0 7556 7384"/>
                              <a:gd name="T73" fmla="*/ T72 w 255"/>
                              <a:gd name="T74" fmla="+- 0 2229 2219"/>
                              <a:gd name="T75" fmla="*/ 2229 h 93"/>
                              <a:gd name="T76" fmla="+- 0 7546 7384"/>
                              <a:gd name="T77" fmla="*/ T76 w 255"/>
                              <a:gd name="T78" fmla="+- 0 2251 2219"/>
                              <a:gd name="T79" fmla="*/ 2251 h 93"/>
                              <a:gd name="T80" fmla="+- 0 7521 7384"/>
                              <a:gd name="T81" fmla="*/ T80 w 255"/>
                              <a:gd name="T82" fmla="+- 0 2257 2219"/>
                              <a:gd name="T83" fmla="*/ 2257 h 93"/>
                              <a:gd name="T84" fmla="+- 0 7516 7384"/>
                              <a:gd name="T85" fmla="*/ T84 w 255"/>
                              <a:gd name="T86" fmla="+- 0 2235 2219"/>
                              <a:gd name="T87" fmla="*/ 2235 h 93"/>
                              <a:gd name="T88" fmla="+- 0 7540 7384"/>
                              <a:gd name="T89" fmla="*/ T88 w 255"/>
                              <a:gd name="T90" fmla="+- 0 2230 2219"/>
                              <a:gd name="T91" fmla="*/ 2230 h 93"/>
                              <a:gd name="T92" fmla="+- 0 7546 7384"/>
                              <a:gd name="T93" fmla="*/ T92 w 255"/>
                              <a:gd name="T94" fmla="+- 0 2221 2219"/>
                              <a:gd name="T95" fmla="*/ 2221 h 93"/>
                              <a:gd name="T96" fmla="+- 0 7505 7384"/>
                              <a:gd name="T97" fmla="*/ T96 w 255"/>
                              <a:gd name="T98" fmla="+- 0 2229 2219"/>
                              <a:gd name="T99" fmla="*/ 2229 h 93"/>
                              <a:gd name="T100" fmla="+- 0 7509 7384"/>
                              <a:gd name="T101" fmla="*/ T100 w 255"/>
                              <a:gd name="T102" fmla="+- 0 2259 2219"/>
                              <a:gd name="T103" fmla="*/ 2259 h 93"/>
                              <a:gd name="T104" fmla="+- 0 7508 7384"/>
                              <a:gd name="T105" fmla="*/ T104 w 255"/>
                              <a:gd name="T106" fmla="+- 0 2266 2219"/>
                              <a:gd name="T107" fmla="*/ 2266 h 93"/>
                              <a:gd name="T108" fmla="+- 0 7503 7384"/>
                              <a:gd name="T109" fmla="*/ T108 w 255"/>
                              <a:gd name="T110" fmla="+- 0 2300 2219"/>
                              <a:gd name="T111" fmla="*/ 2300 h 93"/>
                              <a:gd name="T112" fmla="+- 0 7548 7384"/>
                              <a:gd name="T113" fmla="*/ T112 w 255"/>
                              <a:gd name="T114" fmla="+- 0 2309 2219"/>
                              <a:gd name="T115" fmla="*/ 2309 h 93"/>
                              <a:gd name="T116" fmla="+- 0 7561 7384"/>
                              <a:gd name="T117" fmla="*/ T116 w 255"/>
                              <a:gd name="T118" fmla="+- 0 2279 2219"/>
                              <a:gd name="T119" fmla="*/ 2279 h 93"/>
                              <a:gd name="T120" fmla="+- 0 7631 7384"/>
                              <a:gd name="T121" fmla="*/ T120 w 255"/>
                              <a:gd name="T122" fmla="+- 0 2266 2219"/>
                              <a:gd name="T123" fmla="*/ 2266 h 93"/>
                              <a:gd name="T124" fmla="+- 0 7618 7384"/>
                              <a:gd name="T125" fmla="*/ T124 w 255"/>
                              <a:gd name="T126" fmla="+- 0 2300 2219"/>
                              <a:gd name="T127" fmla="*/ 2300 h 93"/>
                              <a:gd name="T128" fmla="+- 0 7591 7384"/>
                              <a:gd name="T129" fmla="*/ T128 w 255"/>
                              <a:gd name="T130" fmla="+- 0 2294 2219"/>
                              <a:gd name="T131" fmla="*/ 2294 h 93"/>
                              <a:gd name="T132" fmla="+- 0 7598 7384"/>
                              <a:gd name="T133" fmla="*/ T132 w 255"/>
                              <a:gd name="T134" fmla="+- 0 2269 2219"/>
                              <a:gd name="T135" fmla="*/ 2269 h 93"/>
                              <a:gd name="T136" fmla="+- 0 7625 7384"/>
                              <a:gd name="T137" fmla="*/ T136 w 255"/>
                              <a:gd name="T138" fmla="+- 0 2275 2219"/>
                              <a:gd name="T139" fmla="*/ 2275 h 93"/>
                              <a:gd name="T140" fmla="+- 0 7626 7384"/>
                              <a:gd name="T141" fmla="*/ T140 w 255"/>
                              <a:gd name="T142" fmla="+- 0 2264 2219"/>
                              <a:gd name="T143" fmla="*/ 2264 h 93"/>
                              <a:gd name="T144" fmla="+- 0 7630 7384"/>
                              <a:gd name="T145" fmla="*/ T144 w 255"/>
                              <a:gd name="T146" fmla="+- 0 2258 2219"/>
                              <a:gd name="T147" fmla="*/ 2258 h 93"/>
                              <a:gd name="T148" fmla="+- 0 7634 7384"/>
                              <a:gd name="T149" fmla="*/ T148 w 255"/>
                              <a:gd name="T150" fmla="+- 0 2229 2219"/>
                              <a:gd name="T151" fmla="*/ 2229 h 93"/>
                              <a:gd name="T152" fmla="+- 0 7625 7384"/>
                              <a:gd name="T153" fmla="*/ T152 w 255"/>
                              <a:gd name="T154" fmla="+- 0 2248 2219"/>
                              <a:gd name="T155" fmla="*/ 2248 h 93"/>
                              <a:gd name="T156" fmla="+- 0 7603 7384"/>
                              <a:gd name="T157" fmla="*/ T156 w 255"/>
                              <a:gd name="T158" fmla="+- 0 2258 2219"/>
                              <a:gd name="T159" fmla="*/ 2258 h 93"/>
                              <a:gd name="T160" fmla="+- 0 7592 7384"/>
                              <a:gd name="T161" fmla="*/ T160 w 255"/>
                              <a:gd name="T162" fmla="+- 0 2239 2219"/>
                              <a:gd name="T163" fmla="*/ 2239 h 93"/>
                              <a:gd name="T164" fmla="+- 0 7613 7384"/>
                              <a:gd name="T165" fmla="*/ T164 w 255"/>
                              <a:gd name="T166" fmla="+- 0 2229 2219"/>
                              <a:gd name="T167" fmla="*/ 2229 h 93"/>
                              <a:gd name="T168" fmla="+- 0 7625 7384"/>
                              <a:gd name="T169" fmla="*/ T168 w 255"/>
                              <a:gd name="T170" fmla="+- 0 2222 2219"/>
                              <a:gd name="T171" fmla="*/ 2222 h 93"/>
                              <a:gd name="T172" fmla="+- 0 7592 7384"/>
                              <a:gd name="T173" fmla="*/ T172 w 255"/>
                              <a:gd name="T174" fmla="+- 0 2221 2219"/>
                              <a:gd name="T175" fmla="*/ 2221 h 93"/>
                              <a:gd name="T176" fmla="+- 0 7581 7384"/>
                              <a:gd name="T177" fmla="*/ T176 w 255"/>
                              <a:gd name="T178" fmla="+- 0 2252 2219"/>
                              <a:gd name="T179" fmla="*/ 2252 h 93"/>
                              <a:gd name="T180" fmla="+- 0 7590 7384"/>
                              <a:gd name="T181" fmla="*/ T180 w 255"/>
                              <a:gd name="T182" fmla="+- 0 2264 2219"/>
                              <a:gd name="T183" fmla="*/ 2264 h 93"/>
                              <a:gd name="T184" fmla="+- 0 7578 7384"/>
                              <a:gd name="T185" fmla="*/ T184 w 255"/>
                              <a:gd name="T186" fmla="+- 0 2293 2219"/>
                              <a:gd name="T187" fmla="*/ 2293 h 93"/>
                              <a:gd name="T188" fmla="+- 0 7618 7384"/>
                              <a:gd name="T189" fmla="*/ T188 w 255"/>
                              <a:gd name="T190" fmla="+- 0 2311 2219"/>
                              <a:gd name="T191" fmla="*/ 2311 h 93"/>
                              <a:gd name="T192" fmla="+- 0 7639 7384"/>
                              <a:gd name="T193" fmla="*/ T192 w 255"/>
                              <a:gd name="T194" fmla="+- 0 2293 2219"/>
                              <a:gd name="T195" fmla="*/ 2293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255" h="93">
                                <a:moveTo>
                                  <a:pt x="61" y="31"/>
                                </a:moveTo>
                                <a:lnTo>
                                  <a:pt x="58" y="20"/>
                                </a:lnTo>
                                <a:lnTo>
                                  <a:pt x="52" y="10"/>
                                </a:lnTo>
                                <a:lnTo>
                                  <a:pt x="49" y="6"/>
                                </a:lnTo>
                                <a:lnTo>
                                  <a:pt x="49" y="34"/>
                                </a:lnTo>
                                <a:lnTo>
                                  <a:pt x="49" y="58"/>
                                </a:lnTo>
                                <a:lnTo>
                                  <a:pt x="48" y="68"/>
                                </a:lnTo>
                                <a:lnTo>
                                  <a:pt x="41" y="80"/>
                                </a:lnTo>
                                <a:lnTo>
                                  <a:pt x="37" y="83"/>
                                </a:lnTo>
                                <a:lnTo>
                                  <a:pt x="24" y="83"/>
                                </a:lnTo>
                                <a:lnTo>
                                  <a:pt x="20" y="80"/>
                                </a:lnTo>
                                <a:lnTo>
                                  <a:pt x="13" y="68"/>
                                </a:lnTo>
                                <a:lnTo>
                                  <a:pt x="12" y="58"/>
                                </a:lnTo>
                                <a:lnTo>
                                  <a:pt x="12" y="34"/>
                                </a:lnTo>
                                <a:lnTo>
                                  <a:pt x="13" y="25"/>
                                </a:lnTo>
                                <a:lnTo>
                                  <a:pt x="20" y="13"/>
                                </a:lnTo>
                                <a:lnTo>
                                  <a:pt x="24" y="10"/>
                                </a:lnTo>
                                <a:lnTo>
                                  <a:pt x="37" y="10"/>
                                </a:lnTo>
                                <a:lnTo>
                                  <a:pt x="41" y="13"/>
                                </a:lnTo>
                                <a:lnTo>
                                  <a:pt x="48" y="25"/>
                                </a:lnTo>
                                <a:lnTo>
                                  <a:pt x="49" y="34"/>
                                </a:lnTo>
                                <a:lnTo>
                                  <a:pt x="49" y="6"/>
                                </a:lnTo>
                                <a:lnTo>
                                  <a:pt x="48" y="4"/>
                                </a:lnTo>
                                <a:lnTo>
                                  <a:pt x="40" y="0"/>
                                </a:lnTo>
                                <a:lnTo>
                                  <a:pt x="20" y="0"/>
                                </a:lnTo>
                                <a:lnTo>
                                  <a:pt x="13" y="4"/>
                                </a:lnTo>
                                <a:lnTo>
                                  <a:pt x="2" y="20"/>
                                </a:lnTo>
                                <a:lnTo>
                                  <a:pt x="0" y="31"/>
                                </a:lnTo>
                                <a:lnTo>
                                  <a:pt x="0" y="61"/>
                                </a:lnTo>
                                <a:lnTo>
                                  <a:pt x="2" y="73"/>
                                </a:lnTo>
                                <a:lnTo>
                                  <a:pt x="13" y="88"/>
                                </a:lnTo>
                                <a:lnTo>
                                  <a:pt x="20" y="92"/>
                                </a:lnTo>
                                <a:lnTo>
                                  <a:pt x="40" y="92"/>
                                </a:lnTo>
                                <a:lnTo>
                                  <a:pt x="48" y="88"/>
                                </a:lnTo>
                                <a:lnTo>
                                  <a:pt x="52" y="83"/>
                                </a:lnTo>
                                <a:lnTo>
                                  <a:pt x="58" y="73"/>
                                </a:lnTo>
                                <a:lnTo>
                                  <a:pt x="61" y="61"/>
                                </a:lnTo>
                                <a:lnTo>
                                  <a:pt x="61" y="31"/>
                                </a:lnTo>
                                <a:close/>
                                <a:moveTo>
                                  <a:pt x="95" y="75"/>
                                </a:moveTo>
                                <a:lnTo>
                                  <a:pt x="82" y="75"/>
                                </a:lnTo>
                                <a:lnTo>
                                  <a:pt x="82" y="91"/>
                                </a:lnTo>
                                <a:lnTo>
                                  <a:pt x="95" y="91"/>
                                </a:lnTo>
                                <a:lnTo>
                                  <a:pt x="95" y="75"/>
                                </a:lnTo>
                                <a:close/>
                                <a:moveTo>
                                  <a:pt x="177" y="60"/>
                                </a:moveTo>
                                <a:lnTo>
                                  <a:pt x="175" y="55"/>
                                </a:lnTo>
                                <a:lnTo>
                                  <a:pt x="170" y="48"/>
                                </a:lnTo>
                                <a:lnTo>
                                  <a:pt x="169" y="47"/>
                                </a:lnTo>
                                <a:lnTo>
                                  <a:pt x="165" y="45"/>
                                </a:lnTo>
                                <a:lnTo>
                                  <a:pt x="165" y="71"/>
                                </a:lnTo>
                                <a:lnTo>
                                  <a:pt x="163" y="75"/>
                                </a:lnTo>
                                <a:lnTo>
                                  <a:pt x="157" y="81"/>
                                </a:lnTo>
                                <a:lnTo>
                                  <a:pt x="152" y="83"/>
                                </a:lnTo>
                                <a:lnTo>
                                  <a:pt x="141" y="83"/>
                                </a:lnTo>
                                <a:lnTo>
                                  <a:pt x="136" y="81"/>
                                </a:lnTo>
                                <a:lnTo>
                                  <a:pt x="130" y="75"/>
                                </a:lnTo>
                                <a:lnTo>
                                  <a:pt x="128" y="71"/>
                                </a:lnTo>
                                <a:lnTo>
                                  <a:pt x="128" y="60"/>
                                </a:lnTo>
                                <a:lnTo>
                                  <a:pt x="130" y="56"/>
                                </a:lnTo>
                                <a:lnTo>
                                  <a:pt x="136" y="50"/>
                                </a:lnTo>
                                <a:lnTo>
                                  <a:pt x="141" y="48"/>
                                </a:lnTo>
                                <a:lnTo>
                                  <a:pt x="152" y="48"/>
                                </a:lnTo>
                                <a:lnTo>
                                  <a:pt x="157" y="50"/>
                                </a:lnTo>
                                <a:lnTo>
                                  <a:pt x="163" y="56"/>
                                </a:lnTo>
                                <a:lnTo>
                                  <a:pt x="165" y="60"/>
                                </a:lnTo>
                                <a:lnTo>
                                  <a:pt x="165" y="71"/>
                                </a:lnTo>
                                <a:lnTo>
                                  <a:pt x="165" y="45"/>
                                </a:lnTo>
                                <a:lnTo>
                                  <a:pt x="159" y="43"/>
                                </a:lnTo>
                                <a:lnTo>
                                  <a:pt x="164" y="42"/>
                                </a:lnTo>
                                <a:lnTo>
                                  <a:pt x="168" y="40"/>
                                </a:lnTo>
                                <a:lnTo>
                                  <a:pt x="168" y="39"/>
                                </a:lnTo>
                                <a:lnTo>
                                  <a:pt x="174" y="33"/>
                                </a:lnTo>
                                <a:lnTo>
                                  <a:pt x="175" y="28"/>
                                </a:lnTo>
                                <a:lnTo>
                                  <a:pt x="175" y="16"/>
                                </a:lnTo>
                                <a:lnTo>
                                  <a:pt x="173" y="10"/>
                                </a:lnTo>
                                <a:lnTo>
                                  <a:pt x="172" y="10"/>
                                </a:lnTo>
                                <a:lnTo>
                                  <a:pt x="163" y="3"/>
                                </a:lnTo>
                                <a:lnTo>
                                  <a:pt x="163" y="20"/>
                                </a:lnTo>
                                <a:lnTo>
                                  <a:pt x="163" y="29"/>
                                </a:lnTo>
                                <a:lnTo>
                                  <a:pt x="162" y="32"/>
                                </a:lnTo>
                                <a:lnTo>
                                  <a:pt x="156" y="38"/>
                                </a:lnTo>
                                <a:lnTo>
                                  <a:pt x="152" y="39"/>
                                </a:lnTo>
                                <a:lnTo>
                                  <a:pt x="141" y="39"/>
                                </a:lnTo>
                                <a:lnTo>
                                  <a:pt x="137" y="38"/>
                                </a:lnTo>
                                <a:lnTo>
                                  <a:pt x="132" y="32"/>
                                </a:lnTo>
                                <a:lnTo>
                                  <a:pt x="130" y="29"/>
                                </a:lnTo>
                                <a:lnTo>
                                  <a:pt x="130" y="20"/>
                                </a:lnTo>
                                <a:lnTo>
                                  <a:pt x="132" y="16"/>
                                </a:lnTo>
                                <a:lnTo>
                                  <a:pt x="137" y="11"/>
                                </a:lnTo>
                                <a:lnTo>
                                  <a:pt x="141" y="10"/>
                                </a:lnTo>
                                <a:lnTo>
                                  <a:pt x="152" y="10"/>
                                </a:lnTo>
                                <a:lnTo>
                                  <a:pt x="156" y="11"/>
                                </a:lnTo>
                                <a:lnTo>
                                  <a:pt x="162" y="16"/>
                                </a:lnTo>
                                <a:lnTo>
                                  <a:pt x="163" y="20"/>
                                </a:lnTo>
                                <a:lnTo>
                                  <a:pt x="163" y="3"/>
                                </a:lnTo>
                                <a:lnTo>
                                  <a:pt x="162" y="2"/>
                                </a:lnTo>
                                <a:lnTo>
                                  <a:pt x="156" y="0"/>
                                </a:lnTo>
                                <a:lnTo>
                                  <a:pt x="138" y="0"/>
                                </a:lnTo>
                                <a:lnTo>
                                  <a:pt x="131" y="2"/>
                                </a:lnTo>
                                <a:lnTo>
                                  <a:pt x="121" y="10"/>
                                </a:lnTo>
                                <a:lnTo>
                                  <a:pt x="118" y="16"/>
                                </a:lnTo>
                                <a:lnTo>
                                  <a:pt x="118" y="28"/>
                                </a:lnTo>
                                <a:lnTo>
                                  <a:pt x="120" y="33"/>
                                </a:lnTo>
                                <a:lnTo>
                                  <a:pt x="125" y="40"/>
                                </a:lnTo>
                                <a:lnTo>
                                  <a:pt x="129" y="42"/>
                                </a:lnTo>
                                <a:lnTo>
                                  <a:pt x="135" y="43"/>
                                </a:lnTo>
                                <a:lnTo>
                                  <a:pt x="129" y="45"/>
                                </a:lnTo>
                                <a:lnTo>
                                  <a:pt x="124" y="47"/>
                                </a:lnTo>
                                <a:lnTo>
                                  <a:pt x="118" y="55"/>
                                </a:lnTo>
                                <a:lnTo>
                                  <a:pt x="116" y="60"/>
                                </a:lnTo>
                                <a:lnTo>
                                  <a:pt x="116" y="74"/>
                                </a:lnTo>
                                <a:lnTo>
                                  <a:pt x="119" y="81"/>
                                </a:lnTo>
                                <a:lnTo>
                                  <a:pt x="129" y="90"/>
                                </a:lnTo>
                                <a:lnTo>
                                  <a:pt x="137" y="92"/>
                                </a:lnTo>
                                <a:lnTo>
                                  <a:pt x="156" y="92"/>
                                </a:lnTo>
                                <a:lnTo>
                                  <a:pt x="164" y="90"/>
                                </a:lnTo>
                                <a:lnTo>
                                  <a:pt x="172" y="83"/>
                                </a:lnTo>
                                <a:lnTo>
                                  <a:pt x="175" y="81"/>
                                </a:lnTo>
                                <a:lnTo>
                                  <a:pt x="177" y="74"/>
                                </a:lnTo>
                                <a:lnTo>
                                  <a:pt x="177" y="60"/>
                                </a:lnTo>
                                <a:close/>
                                <a:moveTo>
                                  <a:pt x="255" y="60"/>
                                </a:moveTo>
                                <a:lnTo>
                                  <a:pt x="253" y="55"/>
                                </a:lnTo>
                                <a:lnTo>
                                  <a:pt x="247" y="48"/>
                                </a:lnTo>
                                <a:lnTo>
                                  <a:pt x="247" y="47"/>
                                </a:lnTo>
                                <a:lnTo>
                                  <a:pt x="243" y="45"/>
                                </a:lnTo>
                                <a:lnTo>
                                  <a:pt x="243" y="71"/>
                                </a:lnTo>
                                <a:lnTo>
                                  <a:pt x="241" y="75"/>
                                </a:lnTo>
                                <a:lnTo>
                                  <a:pt x="234" y="81"/>
                                </a:lnTo>
                                <a:lnTo>
                                  <a:pt x="230" y="83"/>
                                </a:lnTo>
                                <a:lnTo>
                                  <a:pt x="218" y="83"/>
                                </a:lnTo>
                                <a:lnTo>
                                  <a:pt x="214" y="81"/>
                                </a:lnTo>
                                <a:lnTo>
                                  <a:pt x="207" y="75"/>
                                </a:lnTo>
                                <a:lnTo>
                                  <a:pt x="206" y="71"/>
                                </a:lnTo>
                                <a:lnTo>
                                  <a:pt x="206" y="60"/>
                                </a:lnTo>
                                <a:lnTo>
                                  <a:pt x="207" y="56"/>
                                </a:lnTo>
                                <a:lnTo>
                                  <a:pt x="214" y="50"/>
                                </a:lnTo>
                                <a:lnTo>
                                  <a:pt x="218" y="48"/>
                                </a:lnTo>
                                <a:lnTo>
                                  <a:pt x="230" y="48"/>
                                </a:lnTo>
                                <a:lnTo>
                                  <a:pt x="234" y="50"/>
                                </a:lnTo>
                                <a:lnTo>
                                  <a:pt x="241" y="56"/>
                                </a:lnTo>
                                <a:lnTo>
                                  <a:pt x="243" y="60"/>
                                </a:lnTo>
                                <a:lnTo>
                                  <a:pt x="243" y="71"/>
                                </a:lnTo>
                                <a:lnTo>
                                  <a:pt x="243" y="45"/>
                                </a:lnTo>
                                <a:lnTo>
                                  <a:pt x="242" y="45"/>
                                </a:lnTo>
                                <a:lnTo>
                                  <a:pt x="236" y="43"/>
                                </a:lnTo>
                                <a:lnTo>
                                  <a:pt x="241" y="42"/>
                                </a:lnTo>
                                <a:lnTo>
                                  <a:pt x="245" y="40"/>
                                </a:lnTo>
                                <a:lnTo>
                                  <a:pt x="246" y="39"/>
                                </a:lnTo>
                                <a:lnTo>
                                  <a:pt x="251" y="33"/>
                                </a:lnTo>
                                <a:lnTo>
                                  <a:pt x="253" y="28"/>
                                </a:lnTo>
                                <a:lnTo>
                                  <a:pt x="253" y="16"/>
                                </a:lnTo>
                                <a:lnTo>
                                  <a:pt x="250" y="10"/>
                                </a:lnTo>
                                <a:lnTo>
                                  <a:pt x="249" y="10"/>
                                </a:lnTo>
                                <a:lnTo>
                                  <a:pt x="241" y="3"/>
                                </a:lnTo>
                                <a:lnTo>
                                  <a:pt x="241" y="20"/>
                                </a:lnTo>
                                <a:lnTo>
                                  <a:pt x="241" y="29"/>
                                </a:lnTo>
                                <a:lnTo>
                                  <a:pt x="239" y="32"/>
                                </a:lnTo>
                                <a:lnTo>
                                  <a:pt x="233" y="38"/>
                                </a:lnTo>
                                <a:lnTo>
                                  <a:pt x="229" y="39"/>
                                </a:lnTo>
                                <a:lnTo>
                                  <a:pt x="219" y="39"/>
                                </a:lnTo>
                                <a:lnTo>
                                  <a:pt x="215" y="38"/>
                                </a:lnTo>
                                <a:lnTo>
                                  <a:pt x="209" y="32"/>
                                </a:lnTo>
                                <a:lnTo>
                                  <a:pt x="208" y="29"/>
                                </a:lnTo>
                                <a:lnTo>
                                  <a:pt x="208" y="20"/>
                                </a:lnTo>
                                <a:lnTo>
                                  <a:pt x="209" y="16"/>
                                </a:lnTo>
                                <a:lnTo>
                                  <a:pt x="215" y="11"/>
                                </a:lnTo>
                                <a:lnTo>
                                  <a:pt x="219" y="10"/>
                                </a:lnTo>
                                <a:lnTo>
                                  <a:pt x="229" y="10"/>
                                </a:lnTo>
                                <a:lnTo>
                                  <a:pt x="233" y="11"/>
                                </a:lnTo>
                                <a:lnTo>
                                  <a:pt x="239" y="16"/>
                                </a:lnTo>
                                <a:lnTo>
                                  <a:pt x="241" y="20"/>
                                </a:lnTo>
                                <a:lnTo>
                                  <a:pt x="241" y="3"/>
                                </a:lnTo>
                                <a:lnTo>
                                  <a:pt x="240" y="2"/>
                                </a:lnTo>
                                <a:lnTo>
                                  <a:pt x="233" y="0"/>
                                </a:lnTo>
                                <a:lnTo>
                                  <a:pt x="215" y="0"/>
                                </a:lnTo>
                                <a:lnTo>
                                  <a:pt x="208" y="2"/>
                                </a:lnTo>
                                <a:lnTo>
                                  <a:pt x="198" y="10"/>
                                </a:lnTo>
                                <a:lnTo>
                                  <a:pt x="196" y="16"/>
                                </a:lnTo>
                                <a:lnTo>
                                  <a:pt x="196" y="28"/>
                                </a:lnTo>
                                <a:lnTo>
                                  <a:pt x="197" y="33"/>
                                </a:lnTo>
                                <a:lnTo>
                                  <a:pt x="203" y="40"/>
                                </a:lnTo>
                                <a:lnTo>
                                  <a:pt x="207" y="42"/>
                                </a:lnTo>
                                <a:lnTo>
                                  <a:pt x="212" y="43"/>
                                </a:lnTo>
                                <a:lnTo>
                                  <a:pt x="206" y="45"/>
                                </a:lnTo>
                                <a:lnTo>
                                  <a:pt x="202" y="47"/>
                                </a:lnTo>
                                <a:lnTo>
                                  <a:pt x="195" y="55"/>
                                </a:lnTo>
                                <a:lnTo>
                                  <a:pt x="194" y="60"/>
                                </a:lnTo>
                                <a:lnTo>
                                  <a:pt x="194" y="74"/>
                                </a:lnTo>
                                <a:lnTo>
                                  <a:pt x="196" y="81"/>
                                </a:lnTo>
                                <a:lnTo>
                                  <a:pt x="207" y="90"/>
                                </a:lnTo>
                                <a:lnTo>
                                  <a:pt x="214" y="92"/>
                                </a:lnTo>
                                <a:lnTo>
                                  <a:pt x="234" y="92"/>
                                </a:lnTo>
                                <a:lnTo>
                                  <a:pt x="242" y="90"/>
                                </a:lnTo>
                                <a:lnTo>
                                  <a:pt x="250" y="83"/>
                                </a:lnTo>
                                <a:lnTo>
                                  <a:pt x="252" y="81"/>
                                </a:lnTo>
                                <a:lnTo>
                                  <a:pt x="255" y="74"/>
                                </a:lnTo>
                                <a:lnTo>
                                  <a:pt x="255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docshape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56" y="2221"/>
                            <a:ext cx="112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6" name="docshape207"/>
                        <wps:cNvSpPr>
                          <a:spLocks/>
                        </wps:cNvSpPr>
                        <wps:spPr bwMode="auto">
                          <a:xfrm>
                            <a:off x="8240" y="2219"/>
                            <a:ext cx="256" cy="93"/>
                          </a:xfrm>
                          <a:custGeom>
                            <a:avLst/>
                            <a:gdLst>
                              <a:gd name="T0" fmla="+- 0 8292 8240"/>
                              <a:gd name="T1" fmla="*/ T0 w 256"/>
                              <a:gd name="T2" fmla="+- 0 2229 2219"/>
                              <a:gd name="T3" fmla="*/ 2229 h 93"/>
                              <a:gd name="T4" fmla="+- 0 8289 8240"/>
                              <a:gd name="T5" fmla="*/ T4 w 256"/>
                              <a:gd name="T6" fmla="+- 0 2277 2219"/>
                              <a:gd name="T7" fmla="*/ 2277 h 93"/>
                              <a:gd name="T8" fmla="+- 0 8277 8240"/>
                              <a:gd name="T9" fmla="*/ T8 w 256"/>
                              <a:gd name="T10" fmla="+- 0 2302 2219"/>
                              <a:gd name="T11" fmla="*/ 2302 h 93"/>
                              <a:gd name="T12" fmla="+- 0 8254 8240"/>
                              <a:gd name="T13" fmla="*/ T12 w 256"/>
                              <a:gd name="T14" fmla="+- 0 2287 2219"/>
                              <a:gd name="T15" fmla="*/ 2287 h 93"/>
                              <a:gd name="T16" fmla="+- 0 8254 8240"/>
                              <a:gd name="T17" fmla="*/ T16 w 256"/>
                              <a:gd name="T18" fmla="+- 0 2244 2219"/>
                              <a:gd name="T19" fmla="*/ 2244 h 93"/>
                              <a:gd name="T20" fmla="+- 0 8277 8240"/>
                              <a:gd name="T21" fmla="*/ T20 w 256"/>
                              <a:gd name="T22" fmla="+- 0 2229 2219"/>
                              <a:gd name="T23" fmla="*/ 2229 h 93"/>
                              <a:gd name="T24" fmla="+- 0 8289 8240"/>
                              <a:gd name="T25" fmla="*/ T24 w 256"/>
                              <a:gd name="T26" fmla="+- 0 2253 2219"/>
                              <a:gd name="T27" fmla="*/ 2253 h 93"/>
                              <a:gd name="T28" fmla="+- 0 8281 8240"/>
                              <a:gd name="T29" fmla="*/ T28 w 256"/>
                              <a:gd name="T30" fmla="+- 0 2219 2219"/>
                              <a:gd name="T31" fmla="*/ 2219 h 93"/>
                              <a:gd name="T32" fmla="+- 0 8243 8240"/>
                              <a:gd name="T33" fmla="*/ T32 w 256"/>
                              <a:gd name="T34" fmla="+- 0 2239 2219"/>
                              <a:gd name="T35" fmla="*/ 2239 h 93"/>
                              <a:gd name="T36" fmla="+- 0 8243 8240"/>
                              <a:gd name="T37" fmla="*/ T36 w 256"/>
                              <a:gd name="T38" fmla="+- 0 2292 2219"/>
                              <a:gd name="T39" fmla="*/ 2292 h 93"/>
                              <a:gd name="T40" fmla="+- 0 8281 8240"/>
                              <a:gd name="T41" fmla="*/ T40 w 256"/>
                              <a:gd name="T42" fmla="+- 0 2311 2219"/>
                              <a:gd name="T43" fmla="*/ 2311 h 93"/>
                              <a:gd name="T44" fmla="+- 0 8299 8240"/>
                              <a:gd name="T45" fmla="*/ T44 w 256"/>
                              <a:gd name="T46" fmla="+- 0 2292 2219"/>
                              <a:gd name="T47" fmla="*/ 2292 h 93"/>
                              <a:gd name="T48" fmla="+- 0 8335 8240"/>
                              <a:gd name="T49" fmla="*/ T48 w 256"/>
                              <a:gd name="T50" fmla="+- 0 2294 2219"/>
                              <a:gd name="T51" fmla="*/ 2294 h 93"/>
                              <a:gd name="T52" fmla="+- 0 8335 8240"/>
                              <a:gd name="T53" fmla="*/ T52 w 256"/>
                              <a:gd name="T54" fmla="+- 0 2310 2219"/>
                              <a:gd name="T55" fmla="*/ 2310 h 93"/>
                              <a:gd name="T56" fmla="+- 0 8415 8240"/>
                              <a:gd name="T57" fmla="*/ T56 w 256"/>
                              <a:gd name="T58" fmla="+- 0 2239 2219"/>
                              <a:gd name="T59" fmla="*/ 2239 h 93"/>
                              <a:gd name="T60" fmla="+- 0 8403 8240"/>
                              <a:gd name="T61" fmla="*/ T60 w 256"/>
                              <a:gd name="T62" fmla="+- 0 2223 2219"/>
                              <a:gd name="T63" fmla="*/ 2223 h 93"/>
                              <a:gd name="T64" fmla="+- 0 8402 8240"/>
                              <a:gd name="T65" fmla="*/ T64 w 256"/>
                              <a:gd name="T66" fmla="+- 0 2261 2219"/>
                              <a:gd name="T67" fmla="*/ 2261 h 93"/>
                              <a:gd name="T68" fmla="+- 0 8380 8240"/>
                              <a:gd name="T69" fmla="*/ T68 w 256"/>
                              <a:gd name="T70" fmla="+- 0 2270 2219"/>
                              <a:gd name="T71" fmla="*/ 2270 h 93"/>
                              <a:gd name="T72" fmla="+- 0 8368 8240"/>
                              <a:gd name="T73" fmla="*/ T72 w 256"/>
                              <a:gd name="T74" fmla="+- 0 2256 2219"/>
                              <a:gd name="T75" fmla="*/ 2256 h 93"/>
                              <a:gd name="T76" fmla="+- 0 8376 8240"/>
                              <a:gd name="T77" fmla="*/ T76 w 256"/>
                              <a:gd name="T78" fmla="+- 0 2230 2219"/>
                              <a:gd name="T79" fmla="*/ 2230 h 93"/>
                              <a:gd name="T80" fmla="+- 0 8395 8240"/>
                              <a:gd name="T81" fmla="*/ T80 w 256"/>
                              <a:gd name="T82" fmla="+- 0 2230 2219"/>
                              <a:gd name="T83" fmla="*/ 2230 h 93"/>
                              <a:gd name="T84" fmla="+- 0 8403 8240"/>
                              <a:gd name="T85" fmla="*/ T84 w 256"/>
                              <a:gd name="T86" fmla="+- 0 2223 2219"/>
                              <a:gd name="T87" fmla="*/ 2223 h 93"/>
                              <a:gd name="T88" fmla="+- 0 8370 8240"/>
                              <a:gd name="T89" fmla="*/ T88 w 256"/>
                              <a:gd name="T90" fmla="+- 0 2222 2219"/>
                              <a:gd name="T91" fmla="*/ 2222 h 93"/>
                              <a:gd name="T92" fmla="+- 0 8356 8240"/>
                              <a:gd name="T93" fmla="*/ T92 w 256"/>
                              <a:gd name="T94" fmla="+- 0 2259 2219"/>
                              <a:gd name="T95" fmla="*/ 2259 h 93"/>
                              <a:gd name="T96" fmla="+- 0 8376 8240"/>
                              <a:gd name="T97" fmla="*/ T96 w 256"/>
                              <a:gd name="T98" fmla="+- 0 2279 2219"/>
                              <a:gd name="T99" fmla="*/ 2279 h 93"/>
                              <a:gd name="T100" fmla="+- 0 8400 8240"/>
                              <a:gd name="T101" fmla="*/ T100 w 256"/>
                              <a:gd name="T102" fmla="+- 0 2275 2219"/>
                              <a:gd name="T103" fmla="*/ 2275 h 93"/>
                              <a:gd name="T104" fmla="+- 0 8405 8240"/>
                              <a:gd name="T105" fmla="*/ T104 w 256"/>
                              <a:gd name="T106" fmla="+- 0 2269 2219"/>
                              <a:gd name="T107" fmla="*/ 2269 h 93"/>
                              <a:gd name="T108" fmla="+- 0 8394 8240"/>
                              <a:gd name="T109" fmla="*/ T108 w 256"/>
                              <a:gd name="T110" fmla="+- 0 2299 2219"/>
                              <a:gd name="T111" fmla="*/ 2299 h 93"/>
                              <a:gd name="T112" fmla="+- 0 8374 8240"/>
                              <a:gd name="T113" fmla="*/ T112 w 256"/>
                              <a:gd name="T114" fmla="+- 0 2301 2219"/>
                              <a:gd name="T115" fmla="*/ 2301 h 93"/>
                              <a:gd name="T116" fmla="+- 0 8362 8240"/>
                              <a:gd name="T117" fmla="*/ T116 w 256"/>
                              <a:gd name="T118" fmla="+- 0 2297 2219"/>
                              <a:gd name="T119" fmla="*/ 2297 h 93"/>
                              <a:gd name="T120" fmla="+- 0 8368 8240"/>
                              <a:gd name="T121" fmla="*/ T120 w 256"/>
                              <a:gd name="T122" fmla="+- 0 2310 2219"/>
                              <a:gd name="T123" fmla="*/ 2310 h 93"/>
                              <a:gd name="T124" fmla="+- 0 8392 8240"/>
                              <a:gd name="T125" fmla="*/ T124 w 256"/>
                              <a:gd name="T126" fmla="+- 0 2311 2219"/>
                              <a:gd name="T127" fmla="*/ 2311 h 93"/>
                              <a:gd name="T128" fmla="+- 0 8414 8240"/>
                              <a:gd name="T129" fmla="*/ T128 w 256"/>
                              <a:gd name="T130" fmla="+- 0 2290 2219"/>
                              <a:gd name="T131" fmla="*/ 2290 h 93"/>
                              <a:gd name="T132" fmla="+- 0 8417 8240"/>
                              <a:gd name="T133" fmla="*/ T132 w 256"/>
                              <a:gd name="T134" fmla="+- 0 2250 2219"/>
                              <a:gd name="T135" fmla="*/ 2250 h 93"/>
                              <a:gd name="T136" fmla="+- 0 8489 8240"/>
                              <a:gd name="T137" fmla="*/ T136 w 256"/>
                              <a:gd name="T138" fmla="+- 0 2260 2219"/>
                              <a:gd name="T139" fmla="*/ 2260 h 93"/>
                              <a:gd name="T140" fmla="+- 0 8484 8240"/>
                              <a:gd name="T141" fmla="*/ T140 w 256"/>
                              <a:gd name="T142" fmla="+- 0 2287 2219"/>
                              <a:gd name="T143" fmla="*/ 2287 h 93"/>
                              <a:gd name="T144" fmla="+- 0 8472 8240"/>
                              <a:gd name="T145" fmla="*/ T144 w 256"/>
                              <a:gd name="T146" fmla="+- 0 2302 2219"/>
                              <a:gd name="T147" fmla="*/ 2302 h 93"/>
                              <a:gd name="T148" fmla="+- 0 8450 8240"/>
                              <a:gd name="T149" fmla="*/ T148 w 256"/>
                              <a:gd name="T150" fmla="+- 0 2292 2219"/>
                              <a:gd name="T151" fmla="*/ 2292 h 93"/>
                              <a:gd name="T152" fmla="+- 0 8450 8240"/>
                              <a:gd name="T153" fmla="*/ T152 w 256"/>
                              <a:gd name="T154" fmla="+- 0 2270 2219"/>
                              <a:gd name="T155" fmla="*/ 2270 h 93"/>
                              <a:gd name="T156" fmla="+- 0 8461 8240"/>
                              <a:gd name="T157" fmla="*/ T156 w 256"/>
                              <a:gd name="T158" fmla="+- 0 2260 2219"/>
                              <a:gd name="T159" fmla="*/ 2260 h 93"/>
                              <a:gd name="T160" fmla="+- 0 8482 8240"/>
                              <a:gd name="T161" fmla="*/ T160 w 256"/>
                              <a:gd name="T162" fmla="+- 0 2270 2219"/>
                              <a:gd name="T163" fmla="*/ 2270 h 93"/>
                              <a:gd name="T164" fmla="+- 0 8483 8240"/>
                              <a:gd name="T165" fmla="*/ T164 w 256"/>
                              <a:gd name="T166" fmla="+- 0 2254 2219"/>
                              <a:gd name="T167" fmla="*/ 2254 h 93"/>
                              <a:gd name="T168" fmla="+- 0 8459 8240"/>
                              <a:gd name="T169" fmla="*/ T168 w 256"/>
                              <a:gd name="T170" fmla="+- 0 2252 2219"/>
                              <a:gd name="T171" fmla="*/ 2252 h 93"/>
                              <a:gd name="T172" fmla="+- 0 8446 8240"/>
                              <a:gd name="T173" fmla="*/ T172 w 256"/>
                              <a:gd name="T174" fmla="+- 0 2262 2219"/>
                              <a:gd name="T175" fmla="*/ 2262 h 93"/>
                              <a:gd name="T176" fmla="+- 0 8458 8240"/>
                              <a:gd name="T177" fmla="*/ T176 w 256"/>
                              <a:gd name="T178" fmla="+- 0 2232 2219"/>
                              <a:gd name="T179" fmla="*/ 2232 h 93"/>
                              <a:gd name="T180" fmla="+- 0 8478 8240"/>
                              <a:gd name="T181" fmla="*/ T180 w 256"/>
                              <a:gd name="T182" fmla="+- 0 2230 2219"/>
                              <a:gd name="T183" fmla="*/ 2230 h 93"/>
                              <a:gd name="T184" fmla="+- 0 8490 8240"/>
                              <a:gd name="T185" fmla="*/ T184 w 256"/>
                              <a:gd name="T186" fmla="+- 0 2234 2219"/>
                              <a:gd name="T187" fmla="*/ 2234 h 93"/>
                              <a:gd name="T188" fmla="+- 0 8487 8240"/>
                              <a:gd name="T189" fmla="*/ T188 w 256"/>
                              <a:gd name="T190" fmla="+- 0 2221 2219"/>
                              <a:gd name="T191" fmla="*/ 2221 h 93"/>
                              <a:gd name="T192" fmla="+- 0 8474 8240"/>
                              <a:gd name="T193" fmla="*/ T192 w 256"/>
                              <a:gd name="T194" fmla="+- 0 2219 2219"/>
                              <a:gd name="T195" fmla="*/ 2219 h 93"/>
                              <a:gd name="T196" fmla="+- 0 8438 8240"/>
                              <a:gd name="T197" fmla="*/ T196 w 256"/>
                              <a:gd name="T198" fmla="+- 0 2240 2219"/>
                              <a:gd name="T199" fmla="*/ 2240 h 93"/>
                              <a:gd name="T200" fmla="+- 0 8437 8240"/>
                              <a:gd name="T201" fmla="*/ T200 w 256"/>
                              <a:gd name="T202" fmla="+- 0 2292 2219"/>
                              <a:gd name="T203" fmla="*/ 2292 h 93"/>
                              <a:gd name="T204" fmla="+- 0 8475 8240"/>
                              <a:gd name="T205" fmla="*/ T204 w 256"/>
                              <a:gd name="T206" fmla="+- 0 2311 2219"/>
                              <a:gd name="T207" fmla="*/ 2311 h 93"/>
                              <a:gd name="T208" fmla="+- 0 8493 8240"/>
                              <a:gd name="T209" fmla="*/ T208 w 256"/>
                              <a:gd name="T210" fmla="+- 0 2298 2219"/>
                              <a:gd name="T211" fmla="*/ 2298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56" h="93">
                                <a:moveTo>
                                  <a:pt x="62" y="31"/>
                                </a:moveTo>
                                <a:lnTo>
                                  <a:pt x="59" y="20"/>
                                </a:lnTo>
                                <a:lnTo>
                                  <a:pt x="52" y="10"/>
                                </a:lnTo>
                                <a:lnTo>
                                  <a:pt x="49" y="6"/>
                                </a:lnTo>
                                <a:lnTo>
                                  <a:pt x="49" y="34"/>
                                </a:lnTo>
                                <a:lnTo>
                                  <a:pt x="49" y="58"/>
                                </a:lnTo>
                                <a:lnTo>
                                  <a:pt x="48" y="68"/>
                                </a:lnTo>
                                <a:lnTo>
                                  <a:pt x="42" y="80"/>
                                </a:lnTo>
                                <a:lnTo>
                                  <a:pt x="37" y="83"/>
                                </a:lnTo>
                                <a:lnTo>
                                  <a:pt x="25" y="83"/>
                                </a:lnTo>
                                <a:lnTo>
                                  <a:pt x="20" y="80"/>
                                </a:lnTo>
                                <a:lnTo>
                                  <a:pt x="14" y="68"/>
                                </a:lnTo>
                                <a:lnTo>
                                  <a:pt x="12" y="58"/>
                                </a:lnTo>
                                <a:lnTo>
                                  <a:pt x="12" y="34"/>
                                </a:lnTo>
                                <a:lnTo>
                                  <a:pt x="14" y="25"/>
                                </a:lnTo>
                                <a:lnTo>
                                  <a:pt x="20" y="13"/>
                                </a:lnTo>
                                <a:lnTo>
                                  <a:pt x="25" y="10"/>
                                </a:lnTo>
                                <a:lnTo>
                                  <a:pt x="37" y="10"/>
                                </a:lnTo>
                                <a:lnTo>
                                  <a:pt x="42" y="13"/>
                                </a:lnTo>
                                <a:lnTo>
                                  <a:pt x="48" y="25"/>
                                </a:lnTo>
                                <a:lnTo>
                                  <a:pt x="49" y="34"/>
                                </a:lnTo>
                                <a:lnTo>
                                  <a:pt x="49" y="6"/>
                                </a:lnTo>
                                <a:lnTo>
                                  <a:pt x="48" y="4"/>
                                </a:lnTo>
                                <a:lnTo>
                                  <a:pt x="41" y="0"/>
                                </a:lnTo>
                                <a:lnTo>
                                  <a:pt x="21" y="0"/>
                                </a:lnTo>
                                <a:lnTo>
                                  <a:pt x="13" y="4"/>
                                </a:lnTo>
                                <a:lnTo>
                                  <a:pt x="3" y="20"/>
                                </a:lnTo>
                                <a:lnTo>
                                  <a:pt x="0" y="31"/>
                                </a:lnTo>
                                <a:lnTo>
                                  <a:pt x="0" y="61"/>
                                </a:lnTo>
                                <a:lnTo>
                                  <a:pt x="3" y="73"/>
                                </a:lnTo>
                                <a:lnTo>
                                  <a:pt x="13" y="88"/>
                                </a:lnTo>
                                <a:lnTo>
                                  <a:pt x="21" y="92"/>
                                </a:lnTo>
                                <a:lnTo>
                                  <a:pt x="41" y="92"/>
                                </a:lnTo>
                                <a:lnTo>
                                  <a:pt x="48" y="88"/>
                                </a:lnTo>
                                <a:lnTo>
                                  <a:pt x="52" y="83"/>
                                </a:lnTo>
                                <a:lnTo>
                                  <a:pt x="59" y="73"/>
                                </a:lnTo>
                                <a:lnTo>
                                  <a:pt x="62" y="61"/>
                                </a:lnTo>
                                <a:lnTo>
                                  <a:pt x="62" y="31"/>
                                </a:lnTo>
                                <a:close/>
                                <a:moveTo>
                                  <a:pt x="95" y="75"/>
                                </a:moveTo>
                                <a:lnTo>
                                  <a:pt x="83" y="75"/>
                                </a:lnTo>
                                <a:lnTo>
                                  <a:pt x="83" y="91"/>
                                </a:lnTo>
                                <a:lnTo>
                                  <a:pt x="95" y="91"/>
                                </a:lnTo>
                                <a:lnTo>
                                  <a:pt x="95" y="75"/>
                                </a:lnTo>
                                <a:close/>
                                <a:moveTo>
                                  <a:pt x="177" y="31"/>
                                </a:moveTo>
                                <a:lnTo>
                                  <a:pt x="175" y="20"/>
                                </a:lnTo>
                                <a:lnTo>
                                  <a:pt x="168" y="10"/>
                                </a:lnTo>
                                <a:lnTo>
                                  <a:pt x="164" y="4"/>
                                </a:lnTo>
                                <a:lnTo>
                                  <a:pt x="163" y="4"/>
                                </a:lnTo>
                                <a:lnTo>
                                  <a:pt x="163" y="24"/>
                                </a:lnTo>
                                <a:lnTo>
                                  <a:pt x="163" y="37"/>
                                </a:lnTo>
                                <a:lnTo>
                                  <a:pt x="162" y="42"/>
                                </a:lnTo>
                                <a:lnTo>
                                  <a:pt x="155" y="49"/>
                                </a:lnTo>
                                <a:lnTo>
                                  <a:pt x="151" y="51"/>
                                </a:lnTo>
                                <a:lnTo>
                                  <a:pt x="140" y="51"/>
                                </a:lnTo>
                                <a:lnTo>
                                  <a:pt x="136" y="49"/>
                                </a:lnTo>
                                <a:lnTo>
                                  <a:pt x="130" y="42"/>
                                </a:lnTo>
                                <a:lnTo>
                                  <a:pt x="128" y="37"/>
                                </a:lnTo>
                                <a:lnTo>
                                  <a:pt x="128" y="24"/>
                                </a:lnTo>
                                <a:lnTo>
                                  <a:pt x="130" y="19"/>
                                </a:lnTo>
                                <a:lnTo>
                                  <a:pt x="136" y="11"/>
                                </a:lnTo>
                                <a:lnTo>
                                  <a:pt x="140" y="10"/>
                                </a:lnTo>
                                <a:lnTo>
                                  <a:pt x="151" y="10"/>
                                </a:lnTo>
                                <a:lnTo>
                                  <a:pt x="155" y="11"/>
                                </a:lnTo>
                                <a:lnTo>
                                  <a:pt x="162" y="19"/>
                                </a:lnTo>
                                <a:lnTo>
                                  <a:pt x="163" y="24"/>
                                </a:lnTo>
                                <a:lnTo>
                                  <a:pt x="163" y="4"/>
                                </a:lnTo>
                                <a:lnTo>
                                  <a:pt x="156" y="0"/>
                                </a:lnTo>
                                <a:lnTo>
                                  <a:pt x="137" y="0"/>
                                </a:lnTo>
                                <a:lnTo>
                                  <a:pt x="130" y="3"/>
                                </a:lnTo>
                                <a:lnTo>
                                  <a:pt x="119" y="14"/>
                                </a:lnTo>
                                <a:lnTo>
                                  <a:pt x="116" y="21"/>
                                </a:lnTo>
                                <a:lnTo>
                                  <a:pt x="116" y="40"/>
                                </a:lnTo>
                                <a:lnTo>
                                  <a:pt x="119" y="47"/>
                                </a:lnTo>
                                <a:lnTo>
                                  <a:pt x="129" y="58"/>
                                </a:lnTo>
                                <a:lnTo>
                                  <a:pt x="136" y="60"/>
                                </a:lnTo>
                                <a:lnTo>
                                  <a:pt x="149" y="60"/>
                                </a:lnTo>
                                <a:lnTo>
                                  <a:pt x="153" y="60"/>
                                </a:lnTo>
                                <a:lnTo>
                                  <a:pt x="160" y="56"/>
                                </a:lnTo>
                                <a:lnTo>
                                  <a:pt x="163" y="53"/>
                                </a:lnTo>
                                <a:lnTo>
                                  <a:pt x="165" y="51"/>
                                </a:lnTo>
                                <a:lnTo>
                                  <a:pt x="165" y="50"/>
                                </a:lnTo>
                                <a:lnTo>
                                  <a:pt x="165" y="61"/>
                                </a:lnTo>
                                <a:lnTo>
                                  <a:pt x="162" y="69"/>
                                </a:lnTo>
                                <a:lnTo>
                                  <a:pt x="154" y="80"/>
                                </a:lnTo>
                                <a:lnTo>
                                  <a:pt x="148" y="82"/>
                                </a:lnTo>
                                <a:lnTo>
                                  <a:pt x="137" y="82"/>
                                </a:lnTo>
                                <a:lnTo>
                                  <a:pt x="134" y="82"/>
                                </a:lnTo>
                                <a:lnTo>
                                  <a:pt x="128" y="80"/>
                                </a:lnTo>
                                <a:lnTo>
                                  <a:pt x="125" y="79"/>
                                </a:lnTo>
                                <a:lnTo>
                                  <a:pt x="122" y="78"/>
                                </a:lnTo>
                                <a:lnTo>
                                  <a:pt x="122" y="89"/>
                                </a:lnTo>
                                <a:lnTo>
                                  <a:pt x="125" y="90"/>
                                </a:lnTo>
                                <a:lnTo>
                                  <a:pt x="128" y="91"/>
                                </a:lnTo>
                                <a:lnTo>
                                  <a:pt x="134" y="92"/>
                                </a:lnTo>
                                <a:lnTo>
                                  <a:pt x="138" y="92"/>
                                </a:lnTo>
                                <a:lnTo>
                                  <a:pt x="152" y="92"/>
                                </a:lnTo>
                                <a:lnTo>
                                  <a:pt x="161" y="88"/>
                                </a:lnTo>
                                <a:lnTo>
                                  <a:pt x="165" y="82"/>
                                </a:lnTo>
                                <a:lnTo>
                                  <a:pt x="174" y="71"/>
                                </a:lnTo>
                                <a:lnTo>
                                  <a:pt x="177" y="61"/>
                                </a:lnTo>
                                <a:lnTo>
                                  <a:pt x="177" y="50"/>
                                </a:lnTo>
                                <a:lnTo>
                                  <a:pt x="177" y="31"/>
                                </a:lnTo>
                                <a:close/>
                                <a:moveTo>
                                  <a:pt x="256" y="53"/>
                                </a:moveTo>
                                <a:lnTo>
                                  <a:pt x="253" y="45"/>
                                </a:lnTo>
                                <a:lnTo>
                                  <a:pt x="249" y="41"/>
                                </a:lnTo>
                                <a:lnTo>
                                  <a:pt x="244" y="35"/>
                                </a:lnTo>
                                <a:lnTo>
                                  <a:pt x="244" y="56"/>
                                </a:lnTo>
                                <a:lnTo>
                                  <a:pt x="244" y="68"/>
                                </a:lnTo>
                                <a:lnTo>
                                  <a:pt x="242" y="73"/>
                                </a:lnTo>
                                <a:lnTo>
                                  <a:pt x="236" y="81"/>
                                </a:lnTo>
                                <a:lnTo>
                                  <a:pt x="232" y="83"/>
                                </a:lnTo>
                                <a:lnTo>
                                  <a:pt x="221" y="83"/>
                                </a:lnTo>
                                <a:lnTo>
                                  <a:pt x="216" y="81"/>
                                </a:lnTo>
                                <a:lnTo>
                                  <a:pt x="210" y="73"/>
                                </a:lnTo>
                                <a:lnTo>
                                  <a:pt x="209" y="68"/>
                                </a:lnTo>
                                <a:lnTo>
                                  <a:pt x="209" y="56"/>
                                </a:lnTo>
                                <a:lnTo>
                                  <a:pt x="210" y="51"/>
                                </a:lnTo>
                                <a:lnTo>
                                  <a:pt x="216" y="43"/>
                                </a:lnTo>
                                <a:lnTo>
                                  <a:pt x="218" y="43"/>
                                </a:lnTo>
                                <a:lnTo>
                                  <a:pt x="221" y="41"/>
                                </a:lnTo>
                                <a:lnTo>
                                  <a:pt x="232" y="41"/>
                                </a:lnTo>
                                <a:lnTo>
                                  <a:pt x="236" y="43"/>
                                </a:lnTo>
                                <a:lnTo>
                                  <a:pt x="242" y="51"/>
                                </a:lnTo>
                                <a:lnTo>
                                  <a:pt x="244" y="56"/>
                                </a:lnTo>
                                <a:lnTo>
                                  <a:pt x="244" y="35"/>
                                </a:lnTo>
                                <a:lnTo>
                                  <a:pt x="243" y="35"/>
                                </a:lnTo>
                                <a:lnTo>
                                  <a:pt x="236" y="32"/>
                                </a:lnTo>
                                <a:lnTo>
                                  <a:pt x="223" y="32"/>
                                </a:lnTo>
                                <a:lnTo>
                                  <a:pt x="219" y="33"/>
                                </a:lnTo>
                                <a:lnTo>
                                  <a:pt x="212" y="36"/>
                                </a:lnTo>
                                <a:lnTo>
                                  <a:pt x="209" y="39"/>
                                </a:lnTo>
                                <a:lnTo>
                                  <a:pt x="206" y="43"/>
                                </a:lnTo>
                                <a:lnTo>
                                  <a:pt x="207" y="32"/>
                                </a:lnTo>
                                <a:lnTo>
                                  <a:pt x="209" y="24"/>
                                </a:lnTo>
                                <a:lnTo>
                                  <a:pt x="218" y="13"/>
                                </a:lnTo>
                                <a:lnTo>
                                  <a:pt x="224" y="10"/>
                                </a:lnTo>
                                <a:lnTo>
                                  <a:pt x="235" y="10"/>
                                </a:lnTo>
                                <a:lnTo>
                                  <a:pt x="238" y="11"/>
                                </a:lnTo>
                                <a:lnTo>
                                  <a:pt x="244" y="12"/>
                                </a:lnTo>
                                <a:lnTo>
                                  <a:pt x="247" y="13"/>
                                </a:lnTo>
                                <a:lnTo>
                                  <a:pt x="250" y="15"/>
                                </a:lnTo>
                                <a:lnTo>
                                  <a:pt x="250" y="10"/>
                                </a:lnTo>
                                <a:lnTo>
                                  <a:pt x="250" y="4"/>
                                </a:lnTo>
                                <a:lnTo>
                                  <a:pt x="247" y="2"/>
                                </a:lnTo>
                                <a:lnTo>
                                  <a:pt x="243" y="2"/>
                                </a:lnTo>
                                <a:lnTo>
                                  <a:pt x="237" y="0"/>
                                </a:lnTo>
                                <a:lnTo>
                                  <a:pt x="234" y="0"/>
                                </a:lnTo>
                                <a:lnTo>
                                  <a:pt x="220" y="0"/>
                                </a:lnTo>
                                <a:lnTo>
                                  <a:pt x="211" y="4"/>
                                </a:lnTo>
                                <a:lnTo>
                                  <a:pt x="198" y="21"/>
                                </a:lnTo>
                                <a:lnTo>
                                  <a:pt x="195" y="32"/>
                                </a:lnTo>
                                <a:lnTo>
                                  <a:pt x="194" y="61"/>
                                </a:lnTo>
                                <a:lnTo>
                                  <a:pt x="197" y="73"/>
                                </a:lnTo>
                                <a:lnTo>
                                  <a:pt x="208" y="88"/>
                                </a:lnTo>
                                <a:lnTo>
                                  <a:pt x="216" y="92"/>
                                </a:lnTo>
                                <a:lnTo>
                                  <a:pt x="235" y="92"/>
                                </a:lnTo>
                                <a:lnTo>
                                  <a:pt x="242" y="90"/>
                                </a:lnTo>
                                <a:lnTo>
                                  <a:pt x="249" y="83"/>
                                </a:lnTo>
                                <a:lnTo>
                                  <a:pt x="253" y="79"/>
                                </a:lnTo>
                                <a:lnTo>
                                  <a:pt x="256" y="71"/>
                                </a:lnTo>
                                <a:lnTo>
                                  <a:pt x="25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F8A87B" id="docshapegroup190" o:spid="_x0000_s1026" style="position:absolute;margin-left:177.9pt;margin-top:108.3pt;width:249.85pt;height:11pt;z-index:-15717376;mso-wrap-distance-left:0;mso-wrap-distance-right:0;mso-position-horizontal-relative:page" coordorigin="3558,2166" coordsize="4997,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t1pcRVkAAKReAgAOAAAAZHJzL2Uyb0RvYy54bWzsfWuPHTly5fcF9j8U&#10;9NELt27mfQvTY3geNhbw7g7guz+gulR6YCVVbVX1qGd//Z4gg3kZwRPJVKnG47avAU9qpuJmHkYw&#10;gowHGb/5h18+f7r68+3D48e7Lz++Gn5Yvbq6/XJz9/bjl/c/vvrfp3/6+8Orq8en6y9vrz/dfbn9&#10;8dVfbh9f/cNv/+t/+c3X+ze3492Hu09vbx+u8JIvj2++3v/46sPT0/2b168fbz7cfr5+/OHu/vYL&#10;/vju7uHz9RP+68P7128frr/i7Z8/vR5Xq93rr3cPb+8f7m5uHx/xv/4h//HVb9P73727vXn6X+/e&#10;Pd4+XX368RWwPaX/fEj/+ZP85+vf/ub6zfuH6/sPH28UxvUzUHy+/vgFH51e9Yfrp+urnx8+Nq/6&#10;/PHm4e7x7t3TDzd3n1/fvXv38eY2jQGjGVZuNP/8cPfzfRrL+zdf399PbAJrHZ+e/dqb//nnPz1c&#10;fXwL2Q3HV1dfrj9DSG/vbh4/XN/fvpfvD8fEpa/379+A+J8f7v/1/k8Peaj457/c3fyfRzDxtf+7&#10;/Pf3mfjqp6//4+4t3nv989Nd4tIv7x4+yysw/qtfkjD+Mgnj9penqxv8j+thv14dt6+ubvC3YX3c&#10;r1RaNx8gUvnZervF7MJfx2G3y5K8+fBH/fnmeNzn345j+uHr6zf5swmqQpN5gon3eObt4/fx9l+F&#10;b0lkj8KuwltAcLwdjoNAls+DrvD0sWZo9RchewTfu6wETyDGzJND5klhKDiyVo4MiV0TR67f3Pz8&#10;+PTPt3dJKNd//pfHp6wXb/GvJOq3iv6Ecbz7/Akq8t/+/mp1td4eNviPXdGjiWwoZH/3+uq0uvp6&#10;lT6uLy3vGgtRete4xrsgSUX9fnoXQOdP4l2J6IOQqeZOVJtClV522I4HCgzzaXrZaRMA2xWieWCY&#10;X9O7YmCYohXHDtsN5xikNr3sdAiADZb9IcuGmv8xtMFK4LDdjpRpQy2C0zBG6KwMxvV+RwU61EJI&#10;VFSikLHlXISulsNp2EXorCDG9fbI0dWSSFQUnWi0kWuAbqxFcRpDXbCiGIfjmqIba1EkKo7OiiKU&#10;7FiL4jRGCjFaUYxDINmxFkWi4uisKEKdGGtRnKDR3I6srSjEhlDerWtRJCqKbm1FEZqSdS2K0zrS&#10;irUVRYyuFsUMOiuK0AKva1Gc1pFWrK0oYnS1KGJ0GysKLA3cDG9qUZw2kVZsrChCdJtaFDPorChk&#10;4aL2blOL4gSDzefdxooi1IpNLYpYKzZWFDG6WhSnTaQVWyuK0KJsa1HEFmVrRRGi29aiOMEoct5t&#10;rShCa7ytRRFb460VRYyuFsVpG2mF7Csr4x6uZLLXmlbteCXD/qh+HdBxrdjVojhhcnLe7awowl3A&#10;rhZFvAvYWVGEFmVXi+K0i7QCW/F6sDG6WhQWHTam78vW8/pD2Y3e/PJFt6P419W1OJir5E3c3z2K&#10;O3AC97DxPa1la4hXgEr2rgExBiPE+0XEELMQY1u15NWyXUrk22XkYEQiPy4ilw2FkGMnsASMrPCJ&#10;fNlIZckVcqyVS94ua2AiXzZUWZQS+bKhyioh5DDvS8CI2U7ky4a60aHCAC55uxg2eTss0iJyHSpM&#10;xBJyUX15O3R2EbkOdWeGmie9KskDYh8+6vHw6gpRj5/kE9dv7q+fRLfKP6++/vgqu4gfkkedVOvz&#10;3Z9vT3eJ5El0bIStAEwssQrzTPDpS024OcKRs6SFoDzv0xs3x4N/ZyEoz0J4hN2Tj6+Si4jBFoLy&#10;dITqYvcJoSOZ6eVF5ele2PuujqSEG8pbyrO8TTkzT6acnifKLJ6nwdoDps1DzzQdNmSiHlP1VR0Z&#10;LZsbzWwrnLz5dPd4m0UmsziZ+2k6ixZU4Ywvd//08dOnNOM/fZFJPh6GTZrcj3efPr6VP8r8fnx4&#10;/9PvPz1c/fkakcLfp//TSWHIEBH78ja97MPt9ds/6r+frj9+yv9Oky2Fw3LAJkd4frp7+xcEbx7u&#10;cvwR8VL848Pdw/97dfUVsccfXz3+35+vH25fXX36718QgDoOG9lIP6X/stnuxdd8qP/yU/2X6y83&#10;eNWPr55eYVGUf/7+KQc4f75/+Pj+A740pOF+uftHxN/efZTYDmJgj28yKv0viIH9mwXDYOtsoHGA&#10;agPViwfD9qts48cRG8QktSkYBlsigUV4GMKOEhu0U+dbImF7uFjrPQI06TPn6BXGOu0QcyQsfVF2&#10;OEEcbDzCfR23ybLXZGY3J0QfrjL6msjt5fbjlqLC8nFGlXZyDSq3jYtQmV1chMpup9eY0BQVhHVG&#10;lfyaBpWPgI1HxJgIs2wETKgYt1wADPJDAIwJsea9BsBaaJb343jgcrThL6Gi0Cz/BRWHVgtAo18t&#10;NCsAQEN0iXGtlkCiYtBc6CuExkJfDbTROTPjfqTQbOBLqCg0K4NQoCzu1UKzIhjH3Z5Dq0WQqCg0&#10;K4NQCVjQq4HmQ16jBDOJQG3IS6gYNBfxAjRuNVjEq4VmRSCoOLTaBiUqCs3KYB2ZWRbuaqFZEcTQ&#10;rBpgAAyaj3XtNwPVUBbraqD5SFckUBvpigS6sTJY7zdHDq2WgQa6WmhWBKEa2DCXKAvlmpXBer8N&#10;uFbLQKNcDTQf44qMh41xRcbDh7giaCzE1UKzIghNrg1wiWFmXPPxrUig2DVUS2iOb7XQrAjChcpG&#10;t6KFyge3IjVgwa0Gmg9tRcu7DW1Fy7uPbEXGg0W2WmheDYJtGlzyswjGekeEXeYlrBXF4y5hrYgz&#10;l7BWCuJ+T1gLe0wEtbDGiqd/DlnlgIwkN8UTLGHA899LuCHTyb69pit/LU+lygGQdQn7lb+Wp34z&#10;vWoKspY/lmcm0lBKCbWVP5ZnTQRs2Y0tfyzP+nPZOU0Rihyqs0TiWmF8yfDFRJkJ8yEn5eg8kWxN&#10;u58DG4Wog1zjxB0mKBXAzbFKv9gRjYLvSdnNrMLvbwlfmeiTCVL9cfe73//u9zoYQ/YpJT6mwFcS&#10;5iUmlSsEowItmAgfk0qh+F93TIrvrf/GMakgUmZ9Ecl9tnuwsrXKhVkvGpMKvDfjhvxNYlIb7oyz&#10;oqyGYYh062a0cIxHV1xM6sijK64iK3Qrh3oLvDwmFYTLagkkX4U5SE1MKnArnxeTCsJlLiYV+G6S&#10;xchhzSSD0ON9Xkxqz7lmK7FGUFGuWU8whlbLQAuxmrnWxKSCSJ6snVOYd4yc8SYmFYQwnheTCiJ5&#10;69oGhZG8tfUEoQZcQ58Xk9rx0KzsSyqugYoJ9NcUkwqWAVZ81cw1X3oVBRldTCqK5Hk1WPN1UyoG&#10;JhksjkkF8U8XkwqgNTGpIDT7vJhUBM2qQQTNq0GQ1XleTCoIaLuYVBDQbmJSqApmeZ3nxaQCDXUx&#10;qUBDm5hUkHJ6XkwqsGsuJhWEZqUuwSxUQcppZ9QAtWxsq7aHN1m9LNl5lqHYL1oN9jZLFKac9iZR&#10;hwWIQrMLMqDxNXRv1SBYQ/deDQKu7c2mCAXUFJoVQRg13tciSFRsNThYGYTZsEMtg9Mh1R02Jvdg&#10;RRBGjQ+1CML9mpTKVNMD0LiGHmoZnHBChHHtYEWAoCvf5R5qESQqyjUrgzBRd6hlcEIal0HD4al6&#10;nPgoz1fjNJDSySmXKKAtFVCGa8FqIAd9Mp2cvwE3KDQrAnyUq4GcwZpelqgY145WBkjU8TVUTmVN&#10;bzuBGxSaFUEMrRaBgXaJtUuoM6h9vcTaI878p4+1h3NGFn1EYk9Yr3P4dL68WhbiRF4C0x1yWIVE&#10;XsLm8+SyYAk51polYGQRSeSmWjYcqhh2Ic8nNGFJ5sGIsU3ky4YqBjCRm6Hmr/z1chyZYd0ch8+F&#10;lIh1eeZ0wrLotzjTGCge3x9vXxa7L1RlihbU5ZnRK1UnW7As86Bj7KQUMvPTjirF4ln2ZVHORA33&#10;fGJFYnnge4doSbIHSzpeND847EhA00nQ5I91OK6I5oWnREswdVI4eXCd2ak5sU6eRzk+aVeZb+Wp&#10;STing+Wv35INmnI6Uvy+sJg5zhNdipm/4TKGKHEE6+8TRxuxeC+eODpKIAW6NuKQnnzg+k0pZpbq&#10;5lTNjKUo29pywUJdCP8N1cwb3EVxtT7iGFz6zrlUGVP4vHkXP3EqrD7TWB9lxLYcDk2BfCarXZRE&#10;9OEqw4/LmTer1Z7Cqj2UdKqfwLL+CZx+KUtsYdXuSSJisKx7sj4eEQAm3Kq9k3Smn8ASC5NZqpcN&#10;rMR3bXHZguY1qBgwX9B8RAiEISPJI4bNe4gHzjOxf9O0gMsvlX+tLH32KMRWiyBnjxg2K4NxxDFd&#10;yrdaCImKYfPpo0iiJH1EsDU1zYEKuPwRqCg2K4VQCUj+iGHzerCVfEM731wCCVQUm5UCNAGFpkQT&#10;SFEzwdZkkIbAdNRmSMBTbD6DdNwhIkGwkQwSw2alMI7rAJvVBVAxvvkUUojN6EI6xc+wWSnA4nIb&#10;4nJIKcvb6qnPIUUylX30pPX5DD/B5gub18NA55stbBYqxjdX2Ix1ii8IJInEsHldCPjmskgR36wU&#10;NivoDJtvJItEsDWlzUdu31waCVSMby6NFGIjaSSGzenCGrsFZkNsbbNQUWxWCpthzfceJI/EsFkp&#10;IIkb8M2uC6Bi2FwiaTNImJrYEJJIItia6ubA9rpMUmB7XSZpszpyXSCZJIbNSgGpGq6nLpUEKso3&#10;KwVg4zIlqSSCrcklBXxzuaSAby6XtBlGzjeSS2LYnC5AD6guuGQSqBjfXDJps0JNCZtvJJnEsFkp&#10;hLrgskmBLrhsEmTKdYFkkwi2Jp2E1ZnZEJdOAhXjm0snQU/5PoSkkxg2rwt7bt9cPglUFJuVQoyt&#10;tkg5n0SwtQklvtb7hBL3F1xCCTINPJnaW8sJJYbN6cJ6xWVqM0pCxfjmMkqb1Z7LlGSUGDYrBeyR&#10;uC9zrKWQqBi2AZcR1m4bFJUbuGFldkn4HXeah5Vzm3H3IdWHYVWLYhQyDtDKIpTssKo3rKdhJSlW&#10;wr9h5ZQi2sgNq3rPOkY7uQE3BBgORmZ4kDPc530mfhcAbD1pPvsG70rz6Tc4Xxr7Em6LB+dMp/vx&#10;GAebYsxUINe6XoPzp0FGRewc6s0YREcGV4+ZrsijAK1IsF5wu5euCp1EksgoQOdVA2AQjbBu9ZBu&#10;yWMAG8c6Ckg4zzqKSLjSzM1w4CZmsL71MEZKIlH8zJhONMe613E4x0pkI1fbsf3AYB3sId2VxzjY&#10;uNiByzO4Ks3A5xmckx0DtF42fhdosb8ubwzW3kFSL9UcDBbfwXnamyFYRQZbrYnfRQCtSGIlcd42&#10;dIkqiXO3oSTBSmL97SFdmsdE7D3ukIPW5RYyDtCtJLiomM9B63TjDpOAg23xJnfRBud3b7mPNriL&#10;8yBivqEfrOeN3wUAG98b19ixvengnG+QUQ5673vADptqsXW/h3R7HhOxvz1v3EUArZKAjAO0Zgsc&#10;5Fv7wfrgQzpgTAF6JYG+cw7WizuCagHAxg8PfI/BOuJDukOPAWxccQQdKEDni4OMctA747ikiovY&#10;euMyE/h2y1+jN64DJXEOOcg4QCsRmBm+0x+sSy4LDgfYOOWB4zs4rzzwfIfGLceSQ5XE+uX4XQTQ&#10;2i2RLhexc82DcDJ0oiw4aW3fyOznAOsN8El0KeCgFQmSE8EcdP45yKiIvYM+bAMRWw99SAWfTEka&#10;Hz3aLDgnPdosNF46LjmmHLRu+pDKPilAK5LkbFAttp566JMcrEQ2I8LQHGBttk5DKv5kAFtvXWos&#10;yZbfu+tyXmfK5l5uDYjq9S6VjBFnLpWMEWculYwRZ2BwpMDkhPhcLiPpFD5inUvkppIxLKtMoTCh&#10;lxDWkven0FT+wbLCzRQqSj9YelPvdFXvVJs2P+QUSslfWDjoYqEGhCQWDVpCDekLCBEs+wHWovSD&#10;qeCtMwZxxfMPlsk5ucb5BwsHrSWWp2Hhzb1DsVbi8i0adLm8V1ywRT8Q1yqNAUnJZT/Q2T0svME3&#10;uR7pC3AZFn1BXIH8g4WDLpZLttSLvlCqsAdscZf9oAwaW85FPyiV2MPCUuyh1GIP2JIt+0KZ3rYc&#10;+7sLpmW7JrfCwOixW2HEkYRwJp2KboWRA4mgQ6gzj6ZUdZZnrv2UCACoOmWyOqnni1uVCHGyuQ8q&#10;Va7gC4uOJXICWLnnTkyVwcO9mPui3u09zYPCgPLUIlg4ZfhijyqX+Xa+KPH0PnoJ44Oqwwml6nBV&#10;vwgTPccJCXvji1hbZqky+s6UUK52qCTk1/+iSruD/pvmV2eq5unVmalZ0eYnl66i80S6mM9/Li8D&#10;HXXNApx0v0zh8sxTORPBTsxJOX8OdniOSIHD+5yjUh7kq5JjZc3s7FFlyXS+qFaro6xqATtjVHva&#10;YZe3uoXjpUa+vb1LcsmY+tMCF9lpiWXUdOXN5ZllqlTTUlP+Wp6ZSr+5jGpCVt4Rj0WWaQGJvUqe&#10;CNFgUrAMhNg2zc2YFMsTsvmjJ2Xn0jsLIV1R8LaejdSdFjJDs9h0j9gj03M4XTIs5oKtcK4wuzyz&#10;4AbJLi0hy5OlN1JJfuFtWDtmR6rbtoVknZepFVhGhUzLLDL1NXrTaFQ7Pm9ZC3N7s01aToFrPTJd&#10;rXpkOttQGDo7UjUsk7dQ5kV56vyQaD+w5dviQxs7KFln31T0qmMZBx1Cd7ejNrsj+rIP65HluQuD&#10;N8s3nSE9bDor9/Mr2DDkISCSPvtRJeusToNUA0BYuT9pLCw9Wdex1qjuyG/rMETZ21lfkbpb9DbJ&#10;ay0YglqQnrAkhYK3Tb5bmdzlqZNcVxlQz0rBL0blLfH6lVwqUZ9ihaP1ayxaO79+jboXxVIxhxRH&#10;P9K4O+tXIesodyHrKPcIw5SYXcZa2FOemdmj1B+AJfCTZ4cg5RZC1nmb6lmPTCqDFnxUKqZA1rFP&#10;0m9HyHoMUbIee/WjHUssHYbko1MAqbC1PJW9aip6ZMq33kRSKXTJlmHTGdIbqc7eHt+WTvJsxnq6&#10;oNOys63CubwkhR4ZEloirM7uC9m0TDZv/kdt2tI5dDtKQeKCGSLliIJt3tqVj6IibFZPdb71fHvt&#10;XNRx29HPMGHrkmUFnILaRQfKU3VBZ0hnnzlKVQ0Y0huCFMEIWcdEF7J513xUsg53FVpHVFK3BGQd&#10;Kl2oO7jUIehQaUSnQ6XTe36MwzELExZpbqINR13T5kdZyDpu9aCXTiy09J2NV7HNnT1Qmd09MjWT&#10;nW1c2Qv0lj7dWXT2QGWnMgXSiyqVp6oUjLJMtWlDU/5c9kDYdXYbkJmrmc0Nzqv0fzoPDNnlBufb&#10;11/vHt6+RrHhKv3r/uHuZv4GZyiMP4ifbNdLH8TfbHVWoGAn5TDOB/HFy5SuYpM6fu85/C3OY+B7&#10;+pnz4Xl8Z6p9TV3F8hfro/NYuW0lslSeFMDnN8GWTm/CaQKpO2nfBdZW70JHuiNFhdVselc6ht++&#10;CfpUvSl9kKHCEjW9KUQFQ1q9C6gGigp7k+ld6RR+i0r2pNWr8MUtZZZY+OldiYpxS3IJ1ds20maa&#10;CrHmfe4qRqBZ3uNEipzXbuXozgyAikKz/BdUHFotgHwGn0CzAsDBf7nbjkCrJZCoGDRZYw3XAmiy&#10;lZ9kcEpHBVpozUGBVEXeQnPnBFIJNHmblUEoUAmWVNCktJO8zIoA9eNSGkug1SJIVJRrVgahEtjz&#10;Ael4QAutORywlYLEFpq4SdM4cVJU6hHJ27waBFZDAi/T207pYAB5mRWBoOLQahEkKgrNymATmVnZ&#10;Q1bQpJCTQLMiiKFZNcAAGDR/HGC3WlMNlfD5GVo6DNBCk61VJsrHUURUTKCyo55eFgpU/IvqbZvd&#10;sOHQahnkrmIEmhVBqAaYfTW0VMFO3mZlAGjcrklAaRpovsG5fVlT/h8YDzj255fhrhiuBr74P4Im&#10;G9cztFT6T6BZEYQm1568F8PM5prsY5YI1Fb9p6J/As2KIFyo3A3OwULlC/4jNQCOimup3L+F5ov9&#10;o+Xd1voLFeOaL/WPjIet9E+F/gSaFUG4IbJV/vU+DS7IpT44qmjUuN9pYfGdZjtOC0vvZFHFbv80&#10;FQrMF95phuE0xeY65LB86e3LSrFkQRDyKRQ6//ZScZdXd0yiDrkOdQpmzpOrF35aWGwnBkawLyy1&#10;E6UX8oWFdqXODjqUQy4Jex7yd9y4KShQP4YHqx/TLGfWeHwrTIVgicZYJroSYSjPHIjQwqNOERNW&#10;ELyqk/TNYb1OcDUTTVpTwJRnBpU/1wkQKvJeXiMhn4+vKUfnieRsIXgw/zmdbh3kmpvrMEGpOvzU&#10;L3ZEo+B7UsZCy2bMy8Sk/oDzLv9YYr6XmNTdu6cfbu4+v7579+7jzbfHpLAT9jGplPz4VcekcJqe&#10;hjPqnZhcc5Ft2r9VTCqIlFlfhKJauAUzjki9A6tHaDfBm2jbatwQOWHZ8uqvG5PaIdJHhWi8kHSV&#10;BYHmvRDc+sfcSh+TkqtKyNss/0O30t1iwZ1xyc9VLk3ohUjGcvK2EhWD5mNSke/2vJhUEC7DglND&#10;C3w3f3VFCM0owLgwJpU6orSBH3trRe4q1gpUysUqGYTO+PNiUoEz7mJSgTMuFXsWGg9hPC8mFUTy&#10;JMtbzbUghOEvqog09HkxKTjtTEOlurKCBiqmBr+imFTkjIu7Mw10cUwqCDK6mFQUyXNqsA3WzefF&#10;pAJoLiYVQPMxqTChU5ui09KYVAStFkGKkrK55mNSUVbneTGpIP7pYlJBQNvHpLa7HV1DYRGrubYw&#10;JoWMNNVQG5MSKsa1JiYVpJyeFZOKMhQ2JiVUFJpXgyCvIzWOZw1N1060S0tz6USwGrg7J4LVwF85&#10;EWXDUDZRQUsXThBoflMUrKFSVjmNM/UeY1zzl02E0Opd6SldNUGgWRGEUWN3z0Sw80AtsA4g34MR&#10;pTftLRPpkokWmhy4yNzQDEWQ3kTZR821IGrsL5iINNTeL5GulyDQ7L4Um0S+y7V3SwgVEyhqauqB&#10;hok60lWsheavlYgC2qh5rrgWBbRRoOOg8fS+HA+fZm6+BJJAc2ogjhLbefg7IHnhgb8DMlpDyR2Q&#10;BJoVQRhrt1dA1p7eJdZ+6Sr2i8TYNQB9ibVLnyGZE/d3j1fCGR5rD++EKCfapzq8+bSCLMQIfZ6w&#10;hlaR/PDtcktyIl+WQSln2acSw3kw5ST7woPsv8quYjCiczmOnCbIlnYmx+FzISWNUJ45nbAs+i0O&#10;DmQKD2aufHZZvH1Z7L5QzRfsKlUnW7As86BjLLO2sKk8DbvmMx2LciZS9gOWzidW9CTAPNGiZA/2&#10;+fja/OCynncSNIuSVJloytAWHpZn5qUSLcHUSeHkwXVm57JsnnJ80q4CuTwzdBVeQ/Ut2aDndBWL&#10;80SXrmIv0FUMvodPHKXs9Ysnjg46Gc+30p27imH5lGrm6R66761mPuxRyyYfhOmukya1l5KqmUfY&#10;SUdjfZS4/U7loiSico1e/T3romwOqM1hsGpHXbuKNbC8j4iGzGdOnqusay8dh6qksChztYZl3ZMQ&#10;lomT5Ns5G1g+eRR1O7MFzULFgPmC5sMWDiKTo3EQ9R70Fptlv6ZoyJ2INf81RdMyzV+CfkBHEoqt&#10;FkHpKtZiszKAixjcW1sLIVExvvn00QGXszJsJH3ENMCrQIpHtHxz+aMUj2j55vNHhxHBTCJTUtPM&#10;sHk9CLrr+QQSn28+gXRAvTLFVkvhpHeeNzJtqpqDTnEugwQqJlOfQTqgwxfDRjJIhG9y/MyEv4JO&#10;cS6FFHSK8ymkA6LFFJvRBb3pvOWb0wW5nJnZNpdDCq5w9jmkA8LFDBupayZ8awqbA5m6wuZApr6w&#10;OVoQSBKJYfO6EKwJLosULAr+cvMDLvWlfDO6oFebNzJtSpuDO5FdGim4EtmnkSI9JaXNhG/NpeYj&#10;70zoaptBxfTU55Fg2ijfSB6JYfO6kBJJre1liaTW9vpE0kGq1YntFe/7HHBNiSSCzVc3R93/XCYp&#10;uKTZZ5IimZJMEsPmdGGNFiXMhthUklAxmeIGgtpabiJdIKkkgs3nkqKGNjaXFN0d7XNJB0kOEpmS&#10;XBLD5taFaB9ik0lRGxGfTDogT0SxmXVB7y1vbAgueamlgGwSv7bcZ5P4reU+m3REQyOGjWSTCN/a&#10;dBK/Nd+nk/ha79NJB/SMotjqnepJbytv+HbwuhB0TbT5pKhros8nhXwz64JeVN5g8wmlMeg2aRNK&#10;QsX01CeUjuj+x/gGy1jZNxgkuSe/xeZ0IeroaDNKQkWxWSlsjpi9FJvRBbSb4Ni8LqBHCbNvNqU0&#10;Rp1MfFexCFzQVaxhXdNVTHozM3yuq1jYwnllZbE5Rh497ypGAFpxwJXixsR3FQMZk27TVQxN06l4&#10;g65iLUDvSUeWuOkqJtUQ7dLfdBU7olqGzb+gqxgBaEUCR5lv031XsWD9R4fTopQ5vX/c8A1n0FWM&#10;APQ6sucxEt9VDGSUg96rPqLPJ+WgdatLV7EWYHNYONXxtZs7ucL7bK/0SC4RsXetwzlofevSVYwA&#10;tCLBlwMlce41yDgHrURiLbYVmqWrWAuwcbEjDjofO5UMEQ56Jzu0g9bLLl3FCECvJNEcdI52NAe9&#10;px0DNMtI6SpGAFqRIETIF5LBedvRSuLd7WMUsrP+dukq1gJsPO6gP7Bc+V4rSdAgGN3BClkxMzzG&#10;k66GPztBpasYAeiVBI4yXeqc3w0yqiTe8T5uAjNj6zdLV7EWYON7R0rinO9ISbz3fdzwXX26X7Li&#10;oHYVIwCtSFC1wx1w9BUqsvu71+AxyCgHvQsuTe6pobY+eOkqRgB6JQmiZXJlfz0Hg3AZuoMVMp2D&#10;UHcK0DripatYC7BxxV+4q9gRvgUHWEsE0e3cVYwA9EoSxPQG65DHfdmsRLCbDnYz1iUvXcVagN4p&#10;x3aGa7H1yoWMzkHvlh/RUJty0PrlpasYAeiVJGx7VosEOZ+gy6z3zY/7QMS25XfpKkYAWpGICQw4&#10;aJUkiPGhO5hTkmhHbT300lWsBdj46BFA56SHAK1ENscgy5JaT1R2MPLTB++oh33ZrKcuZHQONq76&#10;OrCDtvazdBVrOdh460EEZnDuOsgowMZfj7b81mEfIo893UqXOZ2reqOw32B99ijuN/gy0CNqsKkW&#10;2zpQ/I677ekSPgMQjd7oZsE67lHwDz1bnZKgdpoBxHVmhRBLJ24vyu3AGxGjU3KhKxzkXt3o24Fz&#10;t3NsHHfIjgOszRYABitJun2z5uCIGA/jIJpSl5GkzQLI2BxMl8xW79uu5DYvEj9NF3VmwszBIAM+&#10;esd9xPVDFKDPgfOVZHRJ8O1qyzeso3RzqABGafBRCi+qEaNagc/B0R2jBBnloHPct6tgPzjag5S4&#10;zZErydicpQyWOulneB5xuNSNznGPAVrHHb8LADaOeyRi57iDjHLQOe4zAK2SjJGS+HbgoYid4x6J&#10;2CXGAZDvZrAdqiRyQog+4GDjuEcido57sJvBPrF8N5mt7WoV2EHruMv+ksZX0fXWvBAjCbTYOe4g&#10;oyJ2jnssYnvMEtd4RwDddkvi9dTMWMc9CutjE2EGHJsZ67jL5oNzsHHcIw46xz3ioHPcY0Nts+W4&#10;Vj0C6H2SSIud415p8eVcxuVcxuVcxpeZSXA5lxFdEfa3OJcRnli59Ehdcq5nKPe0Ddg3LfsB9kOo&#10;ZD4N00GA+bM9pRsMfrDsqNGlR+oiOUggNclh4dVtQ7FbEpBc9oUi6YVHyoZypuw/YI/U2MxIICfJ&#10;AQGYRWzVBgKnAQGRJT9IgQ75ggQolv0APlX+wTJJl44dJ2krsugL2mYRP1g26OQoJ0g5F4xd5rzV&#10;wL5fxzAdA+v9oAx6oSFLjl2CtNCQjeJo5R8sHLT2zcCVmQslXQ7DIg+0TA7l6km9WbqwNT+/40JG&#10;qR2a6+gL3xScmBgX3cgoySPQIVqRZ1U5b1We+dyVZN9AhSjTLBW8OVDNN7zR3iidboNK1bkcULvm&#10;dXo1qQT2861KxHME+E7vN50v06HZwqbyzOzSFbtHldnV+aKeWOqMUeJ1QN/hl1J1eF/OSBUVKmMr&#10;Tx1jRt9trLNk4ihXO9NLJdT5okp7MmIFdXlm9DpzIKgFE7rDL52r89O+NHeb/Z4al3ktU7M7T6Qy&#10;nJ/y2Vh2VD+LebIjhY3lmdmpil+WpvLH8sxE+XPYgcyxHAGmvhbq6Lqde9K7Oh15lOc9qmwmO19U&#10;M9nRezW5HUZIdl2M6TxPlaoRTzkQW1/Fm6UgSSi8d7pUIFoYJB9Z0xVZlmd+m1J12k3qN5dRTcjK&#10;l+KxDFKdDZBTx6JoMEggJ0IYh7nJN3Uanmf6sMtvm7ylgrQ8M28KGSpDZj+qb+tZeHUOOtMmVYOA&#10;JchPz35Uzp8I2bw2pvqmBWQS7l3wUd2e9YaA2Sxv6zFEyXrs1Y+izmiWITqEaVtXZFmeKlM1F12y&#10;rD2gnv2oSqFLltnb+6jOkN5Idb71+LZwkqs1Qy5kdqS6LHfJsughs9m3SaIEMwT5jXkyfVvZ2xdZ&#10;lqfKVPJHeFuPvXr5QG8IkhXC25Bem8UmqQ+QdXYzg6QBhKyz3IszsIBMIxKTD1kYUZ7FcOnbOjKV&#10;8qUFQ4C6J7Ke7VWyzkj1bR3u6lU7nQHoFO9R5WF2cKkEOlSYY8KLDpVO784YJcOMd2E/ODvRJAEO&#10;st60VbLOfgN15eltC014Z7+U6nuBrbP5GuDWyBB6ZGr/Or0VyyLfW/p0y9DprVi2IFMArqhSeapK&#10;+Z1K+XO8uUkOPkaNus0s32hzM/VwLoTl3eWZIRQyOIFz86WQdaiKlZt/l1L1Pqlk00gL8PLUAUiZ&#10;UM2Q8ufyVLJv+2hnnLo2zFOhNiwh67nfSga7OSsBHcBCss6uushzIVnvo2rmFpI1Ei3THeGvSyvR&#10;n5/u3n18kqkgF938dPf2L3960P/y9fH+t7+R/xX/uPrl86cv+Nf944+vPjw93b95/frx5sPt5+vH&#10;Hz5/fIHbd7A++Nt3DjJBX/r2ne1GzslBgVFEnzTg3EpUbK1cvoNn1ozvvHxnu8ExKXwvva6+dQYb&#10;wnO1mhSR5C/WJFDlulBtPaTumAr4fMkNFvLpTah0knMV7btsPc92s+aowJbpXSepHGnf5MpGIlSQ&#10;5fSmEJUt4tluxg3lFXbF07tSK9EWlS87zKfKi3TPzLJVh7mwlLzNsn67QXURFWLN+9xKlLzM8h65&#10;BDkMSqDVzE9UTJC+3BBTi0OrBZAv3iHQrABQ5pVujW2mmKs0BBWDJjuyLKdchRZBc3WGweS3IsDh&#10;Ow7N1RiCikKzMggFao8GYjoyDWjKC1GSygTqqgtBRaFZGYRK4GoLpbSwFWhTWJguaGnnmkQsJpUC&#10;djm0Td5mZRBaDQlsTG/LrUTJy6wIhGGUa66iMFX3k7dZMxSaWVtPmMoJycusCGJotSFKVIxr4LZV&#10;gx23tRLAOXMtFRK20JoywkCg4s5NLwsF6osIN7gvitk1iZFMb8ttGwg0KwKcneRq4OoHAzVw5/62&#10;KELn0GoZ5FaiLbT2zB+H5o/8cQ11J/5CaOS+HQLNq0Fgct1hv8DkurN+20igslk+CxT3UzHjIc5t&#10;JsqHH6KFyh3zw3LG1MCd8ttuAjWQSNAZWrptp+WaP+EXLe/2sp1oeXeX7YTGQ9z4ChpfDSR0U3Mt&#10;2hDZo331Pg0uyKWVaFQnONV2lEBsp7QDIsP2/dJK9L2/IlzzvqcpKD/PyP8MrURhZ6RwBQ8p4T1H&#10;tXL4RgPeUxbw/HcX5oFtFY+xE1WGcRWq+RgpFgcQwVrPhWVy4BMLZp8IJ1fmiPLncOBojkjOIwHU&#10;fAxY9rogmo8nKUfniTSuM/85OYaMz3WQQyRC1WGCUnX4qV/siEbB96QczJiXiUn9brffTPWFl1ai&#10;39lKFJPfx6RSEu9XHZPC+TW27Tc7scAtX7bZMd5Ivdep41t2JxzuwswmLNiDLUNVb4IXx6SCbatx&#10;Q7gz/leOSaG7FhVizfulMak1DhyLQysLQS0iewZWqNhWv4lJBW6lPQGbDsC2W/3m+GsULqslEIbL&#10;mphU4FY+LyYV+G4uJhX4bv7Ya+TxPi8mldugNQJ1MSlQMYH6A68htFoG+SboVqBNTCqI5LmYVBDJ&#10;k5RU5W6FHu/zYlJBCMPFpIIQhj/kugk09HkxqXTxU6uh9nzrmO59amXwa4pJBQmT58WkgiCji0kF&#10;QcYmJhWsm/YqqnQJdCuCJiYVQHMxqQBaE5OKEjpmNUh3UBFodiUO458uJhVBswGRMKAte+VzdGVp&#10;TCqIf7qYVBDQbmJSuAGaraHPikmJ7rE11MakIg1tYlJByulZMakoNGtjUkLFVgOUP1qTG6Sc7GVT&#10;sN8syIh8ff2yMK8j/tY0OxIVg+bumRJZUoFKrdb0tlNqJdqqAc5lWGjBGioO4/QybSVK3ubVIIJm&#10;1CDd/kxeZkUQJur85c9coO5uqTAbZq+WwjVGTKDNvVLBfk0KtCuuBVFjd/czoHENJa1EW675G6Wi&#10;Xa69UCra5br7pEK7Zq+TwuaPcc3fJRUFtFEsU3EtCmhLOU/mrWZeg9XAXiSV7pFquXZ0ahAFtKWW&#10;/izQyMlzd0htN8Eaaq+QSjdIEWhODUJo9b7UeHqXWPvMbQWXWHuUhdCi8RP2jTlUOh88/48Xaw/P&#10;NGt982kKec5zRoumL61Em/xMOeptT3p/9+lcGNGZHIeed5xyF1GOw+dCSgakPHPGZFn0W3a6iMrj&#10;MZd1WBZvXxi7z3kAdOWc/WKm6mULFmUedIyd4w3Kr3lGLEqaqBznMyuLcjSLsj1SRSfplyXJrE6O&#10;JiezOkzPRB35LUqL5bkHxs/NBB1eZ4YqpybDV3ShPLNOKNMnDSt/Lc9M5fWw/PVbMkLPaSca54ou&#10;7URfoKAZ21CbPJIbSzHzXjx5tBO3WlKdcikkPnAuaB4lUvSS7US3e9yuvd3laW9yBZU7cBJfUT6d&#10;sJzLb62f8pLtRLd73FfJYNVeyknSRwSWddVxlSa/w7721BMRu+vQuighrNpDSTXNBJZPIL1oO9Ht&#10;HlekMobJfS2TX5cTSAyb8xLHoC2mzSAJFWOazyDtjluOrRZBaSfazDKfQgqbx9RCWNpOdLvDDdaM&#10;bySFRPjWXJ4atAbyOSTems3nkHa4Z51iM1owBmrQFjbzTgQuiYSAPZOpTyLtjqjoJHaDFDYTvjVZ&#10;pOAKfZdFCtpi+izSfnWg2EgWiWHzuhDcnu/SSMHl+T6NtMcN7IxvJI3EsFl7lEqDz6vE2TK7PFIK&#10;oLctYnweKTK6pLaZYGuKmwO764qbo5adVgqwb3y+kUQSw+bXhOC6fJdJCm7L95mkyIaQTBLB1qSS&#10;opadJniI1ZbqqU8lQUXpfCPlzQyblQKWUn4xr8slgYrZEF/fvEPjM6YLJJfEsHldQASU6YJLJoGK&#10;YfPJpB3oGDaSTCLYeIVz2c2d9dRmk3JAuNVT8T/rgHBkQ0g2iWFzuhD1FbDppKitgE8nRftJkk4i&#10;2Jp8UiBTiSdMuxqUi3CZ+nzSHusHkynJJzFsVgqhLriEUqALEskxMpVEOVlPbccSbSfa7JGadqJB&#10;60mXUQpaT/qM0h5tWBk2klEifPMppehyb5tSiu729imlAy7op9jMHknblDR88zkl2A9qQ2xOSaiY&#10;DfE5pT2u/6bY6p3qKeWUCN98UgmZD4rNJpWEimHzSaXDiq8LJKnEsDldiGTqs0p8XfBZpUimJKvE&#10;sPl1YdxxvtVSgAO4o3wbXFeS7XHkRiRoJ9pMubadaORr2a4kobPlupJspcEum3UDbydKAFrThPQ0&#10;X1hdO1EhYzPPtxPdHlEryAHWEjnhd9y/HxpPOmoCJ6G/apmImsDJ/YW1LT5CvylA50xrV5KWg3KR&#10;XPVCLBUBB50/DTLKQe9QxwCtR61dSQhAryNrOcXc7k98O1GQUYC+MPMoiX6ymg3WrS7tRFuAjWMd&#10;OGG+nWjghaEtqJHI9oimQRygWTdKO1EC0CtJ4FHI7dr1HAxcCrQFLWQ56X8I4hKDdbBLO9EWYONi&#10;I6JGRex8bJBREXsn+xA4FunW70npcPd37kpCAFqRwALz+ITcHl5zMHB80Ba0kCkHg11LumW8Bpi7&#10;khCAViTAFyiJ87YjJfHu9gGdEukctP52aSfaAmw87iCK4tuJBmEU3050e8DWhAOsJXIq7UQJQCsS&#10;iJg3nknXkU0iSWR0DnrH+xhsYgbreZd2oi3AxvcO9liDq+MMNlmD976loTzloHW/8btgqZOb/MxK&#10;suGbwKadKN8Foi2oeR/sYASwNlun0k6UcNArSaqbJCuJc8NTaXPr6vp2ogDI/aLBOuKlnWgL0Lvi&#10;IxqoUjtofXEho3PQO+Phdst646WdKAFoRYKNaGBmrEMuZByglcj2IIXrbC22LnlpJ9oCbJ1ynlAZ&#10;vFceNAX2bvkhMtTWLy/tRAlApySRNyLdCaqVJHIx062uldLFW37rnJd2ogSgFQnMYGAHvX9+zq9c&#10;St0upW6X7kyX7kxXMgmkXhr1ASeEpXLly3yZ3qU70zx/BvHrhZ/DwqYmg95qih+UO4A7XyjFuOKv&#10;LhHZpTvTIi6V0lzZny/6QbkIQ/bLy36AfXCaGti/LvqB7EvTD7CfXPYDVeZ//92Zvrt8VaK1c81l&#10;MusQkMiMi+pXxZUAixF0ynSlvq48tX4V3wIVgoVzVDqDygWR5RXlmV+lRJ2GHUrVua1VfFjA6txC&#10;LyEAUHWauGihYefKYYl9ybvKfCxjK888Rgnh9b+olrKDXhvCdDihVB2u6hc7LVUUPYjnhK2c6EwJ&#10;5WqHSiXU+aJKu4P+m+ZXZ6rm6dWpQs6yntcMXbLmiVQ685/LithR1wxp0v0yOcszT9JMBBM7K+U0&#10;keE8zhEp8M5N4soDJM/m3iWBPahOjypLpvNFsZB9ZVUL2BmjLkUddilVw/lSrdzepaR9V6Yq6MhO&#10;S+YXY5noiizLM8tUqToXSes3l1E1X4zHkmICAFkkHI1l0ALxQlfGUJ55LIWqczN5Cl7hoz0yieGD&#10;rDPo0k2lRybRDxHH7Fz2/CjjizmIM9B5yhZLEbGwNBvsLGoIgKX3TfunAqE8db1SrYPtnNPNUQ97&#10;dbpwSBs9YQ5C+bNvk4CxkM0bF5RJJTLkapa8rXOoYtRFpDNbxk3mW2fdQhYjY5uHJmkmDLTItPC+&#10;PFUG6gf1qLJ71bHakscW1s7jknQ8qOYXnEGtxfxSWah67NdPTr5h4UF5Ki8Uf2dDMOrC0zltU9pm&#10;9oSputIjU0PSm0Fl5zN/tGrE0R2RAXK0s7O7kHWUQMmQX5x/W7ZenWNDo6QpZX503ibpViGbnyHF&#10;FEEBZ7HpNgHO5RyZtH2Vj+aT0HCmygQqT11DdPJ2zGSZvR2rX6zzQrLmo8XuA+6ls8K/j84Kosz+&#10;IFKyrS99EGk3SrowaXpe8M4HkaTUTc4hTbvZ7+yssJPa1/Q9aNDsOaT8xZoEGl9la2ABJMGXvcqa&#10;rD4Ik4g+XLXvspmknVyhz1DBFk3p6nQMqX2Ty+pFqOo0a4gKzK5GuJOTQwyVKZ+S4qkWFRaK+lWo&#10;FpRkY8ssWzklVIxbWE/qt+0kacqAyZp35lcqmyLQLO9xgkcKVgi0mvmJikKz/BdUHFotgHwGiUCz&#10;AkBFnOTvCLRaAomKQZNYhRFnAE1WlTPXUJfDBNoUSiGZyqC5E0igotCsDEKBklvsWq61B5Akb9xy&#10;zVVIbSVtTN5mZRAqga2PGrkaNMVRay5QVxsFKgbNlUaFVoOcP2rHCf7Us0MYRrnmqqJARaE5NYjM&#10;rOz8znMtdVYg0KwIYmhWDQJorhxqt0ZhLTMethoK15QxNWhLobhA3eGjQKCus8JuDToKrTZFubNC&#10;yzVxyyp1RzEoVwN39ihQA/EFq7ft1riBh0KrZZA7K7TQmvKnwHi46qfAeLjipxCarX1KpU8EmleD&#10;wOS6k0egYmrgyp5CgZKTRwSaFUG4UNmKJ1nOGDR38ChUAwnTnTU0dVZooflip2h5t7VO0fLuSp3C&#10;PZqtdNrJeVQCzalBtCGyVU5CVbh2KYG5lMBcSmC+vQTmu9O2UGbJ2uIhE/Ac3s3xCrHA4gmWuPL5&#10;7zauoZGZia78tTxLSDG/bT6Ukj+JZi1z8ZYcKZwS/eU75Zm/l4k6waf8OezH5z5XgkCzRMqE+YCp&#10;cnSeSJsMlzKGMqryzKOTM3Xiv88jl9NtoOowQak6/NQvdkSj4DspaT+zytheJiZ1XOPyh8K+S2eF&#10;7+usII6Sj0mlEOyvOiaFLRvbW5udGPdHbGDkRWNSkQtnfRG+BytbyNwSLNqC1b7g0phU5L0ZN4Q7&#10;43/dmNQaZzWoEJ8Xk5LWc20Iw57jW+PkYtm01hFId4wv9EJIZ4V2P91eixOEy2oJhOEyH5OK3Mrn&#10;xaQC383FpALfzR3dC93K58Wk0q3QrUBdTCp1Vmhl4A7txdBqGeTOCu3LmphU4Iy7mFTgjMtGw8QJ&#10;ghDG82JSQQjDxaSCEIY7qAc14Br6vJjUhge03Rk9UDEN/TXFpIKECbkQp51rTUwqCDK6mFQUybMB&#10;kZ2EOpjJlTK3cwgjdVZooTUxqQCai0kF0HxMKkzomNVgaUwqglYvxSlKyuaaj0lFWZ1nxaRGqDtb&#10;qGxMSqgYNB+TGnc8/vmsmBRKbSg0G5MSKgrNxgXDDMWzYlJRaNbGpISKQnNqEKWc7Lm71FmhVYPm&#10;0F2wGrgzd8Fq4I7ciXJSDbUn7lJnBQLNiiD1TGBzTerNJnXXzgrkbTYuGEOrd6WndBEOeZkVQZio&#10;c+fsgp0HiiHMGhqlN8k9OC205hqcIL0pDvSZa1HU2F2DAzXgGko6KxBoVgTYJPJdrkQAamh8l4v3&#10;W64F2WrSWaGF5i/BiQLaKG+poQX5ancJTpioI5fgEGhODSJvSsp5Kq5VAe3aN3B34IRrKLkDh0Cz&#10;IgjdTylI4tAusfZLrP0Sa//2WPulswJOpcKqIJx8mkoO589GirFN5CUW2yHPwerTC3dWkFUrznFI&#10;QQAwTrmLKMcRRaxL5DpH5ZdFv0u5/nyp87J4+8LYfWYtBjuX59B39bIFWaqdzIOOsVMzvSjVsShp&#10;onKcz6wsytEsyvaUWu8lyawOpxblqTJRR36ZqJPGwZ4F872TxdHhodPa3HxRTnVyPcr0ScOKxpRn&#10;1hyvh+Wv35IRek5nhThXdOms8P2dFUT2PnmUVObFk0dbietiYp8vALr95enqBjudVOr8kp0Vdts9&#10;XDL5IJSj3unXnop2Vkh57JrGBm/De7OMqyiXa7ELgaybAlgoHiawai9FOys0sJyfGHUwMG6iEDFY&#10;1kXZbVE2xGDVHop2VmhgNQmkVXTdonF3QMWA+aJmdC2kyEhRs0wiL23LfkQkgtudav4nKorNSmAX&#10;YqtFUDortNisDMLb5HHJReUmjsFt8j6FFElU1oPJ6TylsmbCt6auObg6zuWQAh3wOaRICUgOiWGz&#10;UkBFJ7+50CWRlnVWgCbgzAFRUFLYTLA1WaTgXkqXRQqupRTLnGWVMsa7LbrFMGwki8SweV1IQer2&#10;rjiXRkpB6vaqOJ9GCrEZXUilzQyb14Xg5nGXRwpuHvd5pEimpLaZYPPFzVIBcF7BzrfJ2+JmoWI2&#10;RPZQRqYHxILJfCOJJIbN60LAN5dJivhmpbDbSU04w1ZbpFzdTLA1qaTgVnSXSgpuRfeppAgbKW9m&#10;2KwUcBCHX88qbs1kLRMVk6nPJe1xayLjG8klMWxWCgjdyxGEVk9dMglUDJtPJu2OHBtJJhFsvsJ5&#10;xL6BYXPZJFBRbFYKO+nkwfhGskkMm9OFfIKp5ZtNJ+UQf2vfXGeF3S7YIZF0EsHm80kRNptPirD5&#10;fBIWLco3kk9i2KwUMN8kednyzSeU+H7XdVYI+WYvb9TOCs0eqemsgEQLxVZbJJwb5th8RimabySj&#10;RPjmU0ryVYbNppRCbFYKu0hPSUqJYXO6MB65fZNo0tm+CRXTU4nO1WvWLlizSE6JYPNJpTG4P94m&#10;lYSKYfNJpR3aXTMbQpJKDJuVAvaWkotrdcFmlYSKYrNSQGNBbntJVolhs1JAzpdfBGvTSkLFsPnO&#10;CphwgaO1Mh4DfofiRgKv7ayA3QPj3eA6K4CMA7SywOoQePS8s0JjS4aVFQeEyzdyvrNCdFnyygoE&#10;pi4CWFunqbNCC9B70tHsG+z54Gj6Dd6X3mGeMt1INzBOZgDXKub7sAlAKxK4rFw95CbH2q6AjIrY&#10;l2TudtsAYG2nADBfGk8AWpFAR7jdazorcMOHDgllHNkDk56AlIPWrS6dFVqAjWMdAXSeNcgoB71r&#10;HWqx9a1LZwUC0CtJpMXOvY602BdphiK2DnbprNACXOpiD8t8bHRIcCLGZKUitl526axAAHolCWIn&#10;TWcFvmnxnRWwEeUhxKCzAgHolQQFd9RQO28bZHQOencbfiPnoPW3S2eFFqD3uKMdgu+sEGwRfGcF&#10;cDAwM9bpLp0VCECvJIGL5jsrBD4aOiT4Ocg3MUFnhRag970jf8N1VogcDt9ZIfTUBut+l84KBKBT&#10;kiio4jorRFEV31kBW61gDlofvHRWIACtSPSYcbsTHKwbHnLQ++F79GuiZsY64qWzQguwccWD5pCD&#10;88WDjnjokGDn4B6NCzjAem1HdDs3wCUAvZIEHUnl5t16sxC0JEWHhEKW1+J9tN2yLnnprNAC9E55&#10;mBywXrmQUTvo3fI9muNRDlq/vHRWIACtSDAHA0NtXXMh4wCtRNAANNjNWOe8dFYgAK1IEDoI0iuu&#10;4jNISg3eQd9HyR/roeN3gU/S+OhRjx7npEc9enzh534XcNC66YN2QGw52LRADAFaJQkBWonsQi22&#10;vvqgbRBbgI23HmRbBueuB+mWwfvr+2izYB12/C4Q8dEpCbx1vptxPnuQcxl8Keh+5EHJwXrt+F0E&#10;0IoEPkkEsHYTExnT4tG1RNxFAEfruON3HOC4sjvg1NCV7QdH57gHWYTRtUTc7Td8qRut447fRQCt&#10;3UIcnjvu48ooSbRZGL3jvkcnZGao05WpZ78YvwsAesc9MtSjddwjQz16xz3aLKTrLCuAkeM+ti0R&#10;uV88Ose92ixcapIvNcmXmuRLTfKlBU6+0WXGGgwrrORSVC2B2lycOV9VfWmBs4hLekEyupqWS407&#10;bNUuEeiRWWqAez+Ab5sEh4KJRZC0dwRaNC6UtARI0hemEuAOJAlY5B8sHLQEENIP4PgvGoOk1/MP&#10;Fg5aHOz0AzjGi74gDm/+wbJTBoM4oPkHCwctDmH6wVTo3GGrOGj5BwsHXc5ViKOzaNDiwKQvwPFY&#10;9oMyaHu4IjzUkjb48gXZmC/5Qtpw5x8sG3TpGXCSjeuiL2hROn5gBv3dl2BJwnGudxFcGAwMIf+M&#10;Mjwhkmcu0jqZrlSwl2euc9cuINjVz1LlUv7kMmN85RXlqa/KRPmKix5Vp2OPNiLodP+R4DlY0Vwl&#10;bnGpKZ20pfy1PDN6SRrJu8r0Kn8tT6XKY+x8UVwQvKuDXjwfUHU4oVQdruoXMYg5MUqKD1/ExJ2l&#10;ypzoTAnlaodKJdT5okq7g14C/UDf4YRSzU9VXcrmj5PoijqvGXrmZJ5ILcX857IJ7airsqDofpmc&#10;5ZknaSbC2jgn5fw5rFZzRAo8n/sNVVp50OtKlJetHlW2Wp0vqtXqKKukKzBhOmOU5AKoOuxSqsnq&#10;Fo6X80DtbYUSg5OvF5WM7DQGYejKm8szy1SppgW5/LU8M5V+cxnVhKy8Ix7LIMVpwqQyz6PBpI7G&#10;IJx2fOXd5ZlxpgbOIIPiz04/SVsIWVnCy1vKU9+mx/aQ0px9m5JNO7nylvIsb8vWu2GPI9PNKnZj&#10;sx/VTXBnqg5qbHpkZS3rfFQKB8C33hC09U6PIUo2Cb8wojyVb/rRfDIlNBYD7LdgA19m+aYjhTmf&#10;JVO+9SaSSqFLlrelvY9K/lCGML/IDDrfenxbOi2xKxRd6E3ybHZ6ZGobJ2exyLI8rS5gGZ+VguQr&#10;BVtHWOpMTS5t+Vh56kdxzFPehiKU2Y9K+S3IUHWzhAz1V/Nk2Qx39jNIYKaP9sh0hnRGoFSdNT+l&#10;q2WgxT8s7CrPIqsMDUU+swMV70K422GbLrE9WekGr0dWWi91PioFSoKtMwQpd1rAkELWmZX60d4E&#10;0SFM3mHhfnmqFMqOt/PRZX5XqvXASHsf1d1JbwjfNt96k1c3rItmW4cbytselYp9/oulqV+HKr+r&#10;p8cogpGZ1mOskvVMkfpfPcOmI+hZU11ve7ZZzrhhCD1Lr4t8b91QN7m3I9Melr1toHb1662QStY5&#10;/p8KXTHS3o5M+YZs/6yd1A1Ix18ZdBvYI9PAY++jGj3sbQOxsROZ9kaqu/Ye3/zmvli02B/AxXQJ&#10;wOQORf4ADqwmws4St7SjpJw7xLjnl/JRqTqBgkLWib+MatA7wZxRDomKSOZnFfL5mWzeuMoxjPS2&#10;HlneKfU+KkUAwrb51XeUQwMg6zFEyXrs1Y92gjopXY+PdiJEhSEde13Y2yXLI+19FLsaYUiuhAw9&#10;mjJDeiP9tmnZm+N5pzQfUsKBmDSAzpyUQggMs0MlBSegmv9iqhQCVUffB6lkAtlkP4rJKU/dTClZ&#10;JzZTPtoJ9KTiH3y0qy15oJ0QVCofwds6hr+IoEemVqb3Ue2821kfitXtMUSteIe9jbEvQirrAzTj&#10;0rGz17Hz/uPNG/z/1S+fP315lH/9+OrD09P9m9evH28+3H6+fvzh7v72y/9n72p3I7tt6KsY+7NA&#10;sXvvzOyMF02AokGLAmkRFPMCXnvWNmKvjbETo2/fQ4nUSBQp3qBu2hT+k7ub5UgUPyRSEo/wr18e&#10;jvcXz/jr8fr91fHi5fbr9f3de1xp+/gev3r+6Xh4x43cL2rj/uL440+Pv798uIeSbj/f3t0+/zM1&#10;hzdWiKmvP/9we/nDMf/l8u8//3A8u72iCRlrrcbKSc5PPyK6/Cvo/vby+4fLH5/Ovj786ebi6/Xh&#10;j0+Ph8tnNIEG5H8djw8vN4eLqyf63xR3ta2kvzacfL67ffzz7d0d3T2gP/OYj0vE9vDly+3l4buH&#10;y5/uD1+fs+yOhzsM/+Hr083t49O7s+Onw/3nA8Z5/OtVYuji09Px8h/gG8zhz8/Hw/PlDf3xC5jg&#10;/w9DL/+QOD4xScN5eoTsPr/87eHq8M27CxhEesVG3isFU3SfZDvRVUCaIunN39SZIAOlakFCBqI/&#10;5NhUfvx4fHr+y+Hh/oz+AKbBZ2r84ufvn4hjckEmIZ4L8lTikvhiiYPNb/9AYEcvTyJR/K2T6f3t&#10;K2AtYYrX9pP2rl4ba2m7wnSYJZpX6tPjsWnqek2spe0a98jRYXKEGkcJtn66nJhvn6bB1jRYsjNN&#10;fhQDRZnm7V0MpjQFI7FrWiHcqi1cO92YbMHUSluMtdSxhVioagpXYu07u1gVS1OJyLqx297/3a7O&#10;tyZbiKtKW4y11LGFGK7ly8MzqkXv4xm1wt+ucQPX1GMt/T1fMu15a8WPC8xOtUIt/0RlCQ27C/VI&#10;YWOzzVutAsFa6nlrdfC6WEswNFtudAZ4UiljLXW8dSWhzgV2VRHq3F9XBaGkTlNutGdR8ZavXve8&#10;tVqA4zn3hmstJCpLp6oW1LU32napeMu3rjveaMsiU+Wpw7sVTtllaQ3JkI3LQxueVWvbNS6tW77Q&#10;VoHCKKkYvudN+4KDy6Owlpwb9QprCXVFH23eai3sGWup5037goPLQ4neSW6zg8ujij+3GzxCbcmN&#10;zqRKa/v0jqwhN4r4Ky24WCSUNpbWEpVlbwprabtZn9u8Nb4AgDVTp92rHQ72jcJacrBv6HpHNdLt&#10;Buoy5VZrQbCWOp3SBY+qNbdSrMVa8uoPaB++am27wZRv8Ub7WEUL+/Rsh6HTTecL9hxCiVdpDYup&#10;XfFOJzUNb94i3/gCAHJMnWJbp24N0addwNYWeRKVZW/Ysq1bc+0NueVppPv0mKwht67A08HlUfWd&#10;oDJ5a7UA3uyYzcRa6uyNjmcrLUBu9lqvSjudAm06Ka1a226AU2HZW1vYmZ7uMOTWlXU65e2qqtOp&#10;bldFneDN9lPapC7Wu09vd1i8tVpAJOvEla0vOLiKCmsJOnV4a3yBsZY6nXZYSw48iqrldNBRsKHU&#10;6hQvL1g6pYu7J7lxIWfHW1fHubH9lJKe0hriENtPVRUn5jdbbm0RJ9dw9rxpX3BweRTWkoPLg82u&#10;Vm5YKk25NesCl292vHXVmw7ciCredNBGsF+neLPl1pZucuVmz1vnC3ZVn6rbTC94oIe0S3BCX1Rl&#10;m9vNBzv5a6s2uWiz563VguunCmvJ8VONtQTm7EBkaks2BWupY6/HWtrY84jGWgKZtThMqmQTDNoz&#10;cNqnKQ4GKCMnVuqxltIDSrIVcVKbxlpKLyj12p1UySYYtJevVHpTM+gkD5POpF2EDFwzqKYUF99B&#10;lWxiLnYkSNdHKwbdbFqXbK5gM1ZVrsJaIjJTxTqh9gL1Sb1/yVhLvQ3qJzA93ECNteQEKBprCaX1&#10;9ooxtWm1YC31DHaJtWeDKrP2bFCn1h8nR8Vtbi1YSwaDauVwbbDFWnJtUOfXG0C6WWvH1CbYgrXU&#10;M6hTbEoCTRtsc2wvV9RYS9vNuSPBNssWrCWDQb2GOBiMGmsJZKaT6Ewb76HZEqSLEJUXe7n2RJd4&#10;Mh3vb27t/U0qaTs1iIzW3uEEZpKQpfaAnmAvwenubMWgl3BPXcbtZLUd1pIN6aqxluDFdvwy4VLN&#10;acCo0PNWki7tdiAZNdaSg8mosZbAoL1B5mAt9Taoc28vpldYS0Rm2qDOvl0bbNNvwVoyGNROgqXJ&#10;9GKVgYPMZrCdtrYfvbXYxloyGNRO4qlYpeGeirs8HCGoOQ+2ibhgLfUMdqm4B+GhcnEHO11jLW0/&#10;Tk4002bjgrVkMNiqxI1XO6wlxwZ1Ru7aYJuSC9ZSz2CXlHuwgior92AFu7TcU3GblwvWksGgdhLk&#10;GaaT0DWzMrFC0PZ2cqr5qCb+7WbnrMU21pLBYOck9pbLpPNzBwyqS9Cx4WY6SZuhC9ZSz2CXo3sr&#10;iUrSnQ1SYCaJoPNSt8Ez4DaDtUb2grVkMKidBFDopopVpg4ycx7UqbobD9pYSz2DOlv3TjQU1pJ3&#10;pKGxlrDUOWlnm7AL1pLBYKsSLGGOBFXOXkkQh/LXVzifpxP5i5t8UJ8qnPn/oWz7DPcl6OYVkTw+&#10;PCXACSRhuAOwlysA4+Ju2AMRS4HUmBhxFxGX2+Rjai7+Q70/X0YIyBEmptalTGFMTpkNkSMhyfcX&#10;AnIeaH7lCJINyHmo5YLZmJxicGIGZ1RLmOGrwftS9TBunWuU9jjJWdI6RYvETLljHbTOQ12IysAX&#10;cvf5IC8UpEAyIBxZwjtFGcT7QjwGgWPA3vmi1nmopWBtLBlaD4mZUgYXkLMBY1FZwgytFdR6uYs3&#10;bl1AGMq7cwE5D7WUco7JaVYjZjAZLeGddgYT+bKhpr06oj9dTBqzI3ec8INlmn2DkVmitnQnL+lh&#10;4USVcJLzDxZqWuaqNxgZWpJh5eYKLfMW5RiLFPcGI5PuKAazhsxiUzuN5UWKgya6+nh2RzHTGS5C&#10;4r+4EXp8d/b5m3efSRUIoy6eKdaSP5694KolZft4cxft0/8+Favka+a8aJVY4fTvctM509EJOpwp&#10;uNu+rLKPESjGt/yZKKi0YKqgbIMuYYD5oAaE3T+4Is/xT1n5REzyzeKiPWT0GFFBhUQ1rj7gWDTg&#10;/lURVfKKGhV1ZO6jQpIsiaAqhaUaULGGgh5Z2wH3v8i+AlPN5jWuDqEdXeh6rGq4V0zE9jDuDke4&#10;6C1w19xb8X0xYflmU85EmCfyZC//KF+299RdUHPBjEd1HrnDoGiExRlRZc0EPfKsFTgrz4DBGHk+&#10;DcSlZ10RplSV9PM0ZdpQaAnnvXmadmdqOmlZvlldTFUCbPlX+WYq7nMZVeFM2vDHIrBvpfTVG8xE&#10;m3AYTcnXpG35Zj4ngUoZ1/hNHIiU3FJakS+3xgFOVA3MZCUfk1bkK63lubQTjyJbiqiS1RuY6mJE&#10;FeyUQbxRKS0XDUdDoGNJMr3xTIFTyERWlC+CkC/LjTuNcEa49DRCLeGVI8RAyeINyXIKGXVKpwRk&#10;vePVY2JDigSy1N6yy0TW+9/BQMmqL1tHonL5ijvnkAEbU6MlRyYH2NMSsgjGgDdMgghkMQZKVn0w&#10;AjaQYJVOL3vAjv43MVDyTlCkUo7vcEw+1NVSDJQcIkQC4SkkEu9SDJTs9GUDWYxWvmy8EqOOA730&#10;0g50GpkbA9ZEnS7FQOG4PuCNzTIyXg4xxxrlAQQ9vioGSrbISLKM0hFNC0wWTTIcuEdTFt0YgtYR&#10;vA7dgO7tEFkEBcStBYqS1mR7VAxWvmy4nLJG0RELJArJ6BoahhAtakwWoXQIJEQUWmS5RUAjPBkF&#10;uYPgD0VkDCwUdcrgWVHkxhFvFJIxcHIkNybrtODH5mm7qFacF5tLnX1gCDPsKdnyeOYvZLKnKMYp&#10;32ykglsSRDdCFoSiM8/VQWA7M2pfoBMU46SRBhqe2YFCMt5BGpt8egoF6oqGwLglkUCYrLMXpQWG&#10;wwgCW4E3CcJkEUgQdIt4Q7Ist6hTVn00BMYtiQTCZJF4mSy0Xs5CxhO2oO6Uk1VRknzFZfJ6GCwm&#10;M5hasDQJWFEQ7+HJ3dRasB7KHBKsrkIWrNUoWk2dBiv/zDt/IRkPYbhUyxQSxJiFTE6iREfyZV1B&#10;rKQERKSj+GDmI/sgmsa1jdxa0CkvrpFKGSkn6pTfxIiGIAhJAW9CNg6YBL8+MhAeQhBNL8VbYvFG&#10;dsTKijpl1UdD4Hlrob2NI8OZN1GXWVuggoVASnkHYNzjdJ6pAsmmJ9zgLYHIhCyYZARIKZqy6HE0&#10;dBqE8LIuR7Mun9pEczivy9HCQS+8EW/jIIpOGIksiNwEpypY+4QsCkWpcAudRkEUhxZBNC2hRRCb&#10;S+QWkdHlePAWdcrrSxS5yXFCELlB/NRpILcuHpcVQ0J4HBC/AVD9/wFQwTg0gFDaRm6ho6D73zoA&#10;VVoKfjUAqnPej6IL3RRjneCSJpqKEwAV/pCjr98yABVmW20/aVV4bQCqXQkiKGxqJJre8nlNAKrd&#10;jNv/qcPUT1VdKjfIf/f+bO89fyo0XKDlVORjda9v/dt1E0gxqzv/u3l3brIFHy5tMQBV8uEaFwt6&#10;qppyX1bGJkppKhFZN9URNVVt7eiVZktayApKWwxA1bGF0KtuywUaQVR7aixRWYyRazWcbdYmZ3RB&#10;4MSa98qprph13/Ou5e+DY7Ua2M0eb7UKBICql1urg9cFoHI12lbKMgBVx1tXJ+u4gCqTderXVJWs&#10;6wRtkeycy/963lotANLBrjhoK2SJyrI3hPqtvaEox/IEyuBO9jY7z/7Svl5lvVRKYtaTqOJYB7iL&#10;Tpuq1sDWyuSN0sYTbwxA1cmNtiar1txHpxUAlVOwpspifd4aX+Ci2J63VgvYjrArmSjzLSNNVJZO&#10;KVetRgp7s3VKCXJpTQCoOt4o4q9aS3BhVo0Q7diV1lxQMQVAhXXKXhBoj620tudS2J437QuO3Ghn&#10;vbTmy63Vwm4FQBLLF2hXrLQmAFQdb5QCZSpeRp1K8RaAyisUVyWwLm9tBSwDUPW8KV9YTUsAqIjK&#10;sjcKFKuR7taTLbe2+JUBqHreWi24fqoqXx0/RUre8obKXEundM3spFMGoOp466peZ3vupWPh0hoC&#10;aHvupeOwRm4f7JiNrrOU1vYoDiTgrp63VgsAoLLLNTUAlV2tqcpddyvgEJlya3yBAag63rpa161t&#10;bzgVOI0UwZttb6rSdbdCtxZvdE/lJDcGoOp5a7WA9fSjuWbRcWNpLVFZvqAAqHYrYEuZvNUz0p4B&#10;qHreOl9w5FZrAeZmy03Vt+5W57afYuPpNNI9A1B1vHXFrQ6QEvaATq35vLVa2K0dPzUBqHretC84&#10;fqrKWh0/VVWt0KntC21RKwNQdbxh64zlIemVvdYrACqn7Bv7dXVruxWs17K3tp4Vy6Q5hxCQfjUj&#10;wcrt+I22RWtfsHM/BUDl+oIJQNXLTfuCA/6nAKg8bJ0PrRpgcLZSHQCqjr0egMrDNaFt8Up4Hq6J&#10;AqACg7a3OgBUBoPaKTxkGNpYrhj0kGEUABWmEydVpXOu0h5q/ZzkoQOg8iCm6Q35U4MI52zzS9tU&#10;ud/kabA/h0GVTLvZtE6nVx/sJbYDoLLX2AnHMTwOZhBokJbzOgBUvYrpwkQ1YojGBgXUAFQgsxYz&#10;DUDlrrQOAFXPoE6svcBzajNrL/IEkFQzYNigI8E2txYAKoPBViVutjO16bULOKDz6/Xk2GCbYAsA&#10;Vc9gl2IDpMJKxyaVYzvgsRqACsG7vRWWikorL/bS7PRwZ2ODDkC2BqACmWmDOtNeO1uIqYi1ZjAD&#10;3BoS1E6CaN+WYD1vIZ52GNTp9hqwmKYXt/k2gKvsRbgHoPIg7duUmzb3TAnqnHuNUNhmsF7WCwBV&#10;L0ENQEWoyaYE27zbA1fWAFS7NWzBZrDWCBj0VpI+93YY1Mm3gwyjs2+XwTb9FgCqXoIdArSTEE10&#10;9FmM2s2I0gXMyul2ayR/pgTbHBy/c2ywh4F2nESl4Z6TdHn4zrHBNhEXAKpegl0q7klQ5eJOTqkB&#10;qHbrnb1RkGpQikawu+2k4+lZ30oliKUdpECVkIPM9GKdka8Rm5sqtgGoegl2SbmDCp1e4S4jxjgc&#10;J9Fp+RrYyyaDbV4uAFQGg+3i7kJqp/KWikEHU1sDUGGasfcNUtFdaW+P3zlO0uFDY1E050EFQAUy&#10;U8U6QV8D38mUYJuhT16KPi3N0adlSboGoNqtEVXYDNbTVgGg6lW8U+EWrqHYElSZOshsCbZrO7zY&#10;iWbaXH3ykvWpz9adkF+n607Ir/P1tZeTtAm7AFD1EuxSdufIJV1lKkZNVmpLUCft65Vjg23Wjqtj&#10;jpPQDbXcL+93IO4xnUQl7iCzVIwXzpr2duuVreK5RY7G72wG03t/DYPOIcKsEneQ2Qy209ZujQzf&#10;cpKZXvgqGtnPjBzdqTg9uFkz6IGgpZt0pUH3CGbWifsaYGQ2g024hd85EtRH4DNAbC0VzzpxP8Fp&#10;4m7WGwiaByTzBoLmSYav4r+BoHXwgAIlVAotxqA6XNP7BoLWCfINBI2ejRxbT9r/ww1dvIQn9+ij&#10;H2Dtyz+QG9jRD7AWpR8UDJbgB1xMsKd9pnxJMfoBtr1zD1JpEfyACwywD7Fw0DJbETD3Ipa4/gbY&#10;mnJDOmBJYBtp32BRDwLcOC1EbpwYjwWJ78JBMxgDfrBw0DJzUd65aAwyd1EeuOwHoumFGI4T5VvJ&#10;NMqF9kAPAuM4LcRxnCgfST0UCJmgBwcEzQejk3lsQpy9REopfiaWKO5d9gP2aYpDl/2AB01xYfWD&#10;VwByQ1o5AHLDmSkGViYSr26XgT+CAiKuYQgqcNiTU3CP8UlpgnxzURsT/ZpAblkUAazaQiC3rP7i&#10;IjI2+XLhHtI3CD/okU7aQPVrArnlHgMoNAYvwIFhtlcZm3x5jFkSgUksBHLLGgp6RKkvySvg/hfZ&#10;V2CqucMxshovkFE5XGJ9TEQntBjfuLtME7hrNr/i+6I4+WYFZiIsdSMt5+6w+IyImPEAVo0TvKD4&#10;isUZUWXNBD1K5dWYe54BgzEypEogLqbqJC/VWf8GkBtrQlZ/0aV8s05pixMmVNZX+Vf5Zqr/NJBb&#10;Gb636BSspsAh6DgAwwnmmHSsETqOwCaN3UuocOY+tHjBxJEgQAQs3yzoie0hKPtMB2A0AAlapBX5&#10;cmtcRV/iZPln+TIZl/FGZAyVFnXKMBbREOgOAIaA+X4oNyaLxMud5hIiN5SYeAglshJByLcVSGRG&#10;LN6QjBe+8cQpqo+GwIYUCYTJAqvkarbAq3hNjqh4ERnrk8ECEMoM1U6XgGAducjO1yeTBcXU6WIP&#10;uUtkaznyDsCAxYiiumaOKyIyTk4jMjoqxhDyDWdfIKx2NDoUL6efkccLWaB5JguWOjFwZLJD3ugW&#10;AEYaxsK8okuxpbiwfNmVJUqPyLjTgIxno4g3uleFIZREWniSL/NG976IbAxtNDEZkuGh3LjToAhd&#10;4DODFT9dWAJvQViV3q1bQMaBVdQab6MEUZoAXuIcdygQVMYn8QbzrmBcLSPDJZpxp3kXpUQ0onI/&#10;oEtlrpBh8VkvCBIYmwjFgSceBMYjTme6AIVuy0agcCrfbKRCFkw8QhbkpjMjJQSxs0ATRWAPjLwY&#10;JdecSERkvJhEnWK5T2Y1nmIFUiYSCMPdROLlToMJe5b1MOCNIcTKDq2oXL6sepZbZEishZAsL+lR&#10;p2wh0UjZeiO5LTXynAZFvsDhY4RNRNd0ybPG85PABEWAMQzxgr6H7iy4SeNVIh2bg7dICwyjEg2B&#10;Ow2CUUFoC7ZrUOyc5BbE0zPVomIIIRnngsumwQLaID4gX5kG87weDYEhXsqzX9KKfLk1IRsvJgJI&#10;No6VBfowsDZonKQWUC0K9QUWJ+CetwUDKrr9QAY5tG5BdIryAd6oCMxWIIeigJUPB6LFijHGgqhF&#10;5uYgBhLrjsh4mgyiPcGqi5Y+TkKCgFUilXIEJVYtX7HuPNOXgEb+WWIgpC9vkEMR5ND7l8frTy/X&#10;j+ntn+vjxePN7eV3F88X9d/x55fHT4f54ebh7upw/PZfAAAA//8DAFBLAwQKAAAAAAAAACEAW4wN&#10;fGIBAABiAQAAFAAAAGRycy9tZWRpYS9pbWFnZTEucG5niVBORw0KGgoAAAANSUhEUgAAAA4AAAAO&#10;CAYAAAAfSC3RAAAABmJLR0QA/wD/AP+gvaeTAAAACXBIWXMAAA7EAAAOxAGVKw4bAAABAklEQVQo&#10;keXNMUvDQByG8fd/nUQO4nA3SK4uHsHZVfM57JTBrs10swXnLpougouT38Gxs4UOLtKI0IDQi0I1&#10;LhaSc1Ho0JjuPvuPh5xzAACb5fr6/OZ29pgdYk3tQI27Z1FHKjEFAHLOwWa5HvQuRsXiU7rKsXWQ&#10;GFXc49YkcSiVmNJ8ZvWgdzkqFkUtWsEl93hukjhs7RTyLn953W9CAAAHtvxabj09PB+19PbBFRyo&#10;Ea3g97eP3eZLTf8C7gXqnhhVmwJiVLUDNWan/ajDPW6JUbkBKrnH591+dMKkL1IzjI+5x/O/8A+y&#10;ZhiH0hcpAwDpi9Qkcai0P6mDSvuTXwQA33CmYuNe9LzrAAAAAElFTkSuQmCCUEsDBAoAAAAAAAAA&#10;IQASTdhOgwEAAIMBAAAUAAAAZHJzL21lZGlhL2ltYWdlMi5wbmeJUE5HDQoaCgAAAA1JSERSAAAA&#10;DwAAAA8IBgAAADvWlUoAAAAGYktHRAD/AP8A/6C9p5MAAAAJcEhZcwAADsQAAA7EAZUrDhsAAAEj&#10;SURBVCiR5ZMxS8NQFIXveUXr6hoMBoeOurkYjUSMBIyjDsHJt9aAIBXEDJUKIgjqWidNhywOHYQO&#10;QsEfUQKFiuDiWATj8K6DDpKqNDj6jRc+zuVyLpiZiIiYGXe39+v1s6j62HsqUQbd0BIZ+KHtmjEA&#10;JiICM1Oavo0d71/UW822D0Axs8jKEFCsWDieFVVqZVksjr5CKYXD3dOrVrPtZ4WfcDwrOjjZ2SzM&#10;zy5tXJ43qsOKRETd5GF6cmqiU0ifR276/ZdxYsKwMgRUt9ObwVzJ4zypXxk4zH+QdUNLhIDKIwFQ&#10;uqElQgZ+qNRgo36DmYUM/FDYrhkvry408siOZ0W2a8YCAO8dbW85nhURfRTg21U/5ytri9eVWlkC&#10;YPzlq94BiMF5gPqMEL4AAAAASUVORK5CYIJQSwMEFAAGAAgAAAAhAG47YZnhAAAACwEAAA8AAABk&#10;cnMvZG93bnJldi54bWxMj0Frg0AQhe+F/odlCr01q5EVsa4hhLanUGhSKL1NdKISd1bcjZp/3+2p&#10;Pc6bx3vfKzaL6cVEo+ssa4hXEQjiytYdNxo+j69PGQjnkWvsLZOGGznYlPd3Bea1nfmDpoNvRAhh&#10;l6OG1vshl9JVLRl0KzsQh9/ZjgZ9OMdG1iPOIdz0ch1FqTTYcWhocaBdS9XlcDUa3mact0n8Mu0v&#10;593t+6jev/Yxaf34sGyfQXha/J8ZfvEDOpSB6WSvXDvRa0iUCuhewzpOUxDBkSmlQJyCkmQpyLKQ&#10;/zeUP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0t1pcRVkAAKReAgAOAAAAAAAAAAAAAAAAADoCAABkcnMvZTJvRG9jLnhtbFBLAQItAAoAAAAA&#10;AAAAIQBbjA18YgEAAGIBAAAUAAAAAAAAAAAAAAAAAKtbAABkcnMvbWVkaWEvaW1hZ2UxLnBuZ1BL&#10;AQItAAoAAAAAAAAAIQASTdhOgwEAAIMBAAAUAAAAAAAAAAAAAAAAAD9dAABkcnMvbWVkaWEvaW1h&#10;Z2UyLnBuZ1BLAQItABQABgAIAAAAIQBuO2GZ4QAAAAsBAAAPAAAAAAAAAAAAAAAAAPReAABkcnMv&#10;ZG93bnJldi54bWxQSwECLQAUAAYACAAAACEALmzwAMUAAAClAQAAGQAAAAAAAAAAAAAAAAACYAAA&#10;ZHJzL19yZWxzL2Uyb0RvYy54bWwucmVsc1BLBQYAAAAABwAHAL4BAAD+YAAAAAA=&#10;">
                <v:shape id="docshape191" o:spid="_x0000_s1027" style="position:absolute;left:3559;top:2168;width:4993;height:216;visibility:visible;mso-wrap-style:square;v-text-anchor:top" coordsize="4993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gvQxQAAANwAAAAPAAAAZHJzL2Rvd25yZXYueG1sRI9Bb8Iw&#10;DIXvk/gPkZG4jZRKsK0joApt0k5MY7vsZjWmqWic0gTo+PXzAYmbrff83uflevCtOlMfm8AGZtMM&#10;FHEVbMO1gZ/v98dnUDEhW2wDk4E/irBejR6WWNhw4S8671KtJIRjgQZcSl2hdawceYzT0BGLtg+9&#10;xyRrX2vb40XCfavzLFtojw1Lg8OONo6qw+7kDRyv1ZN+i3G7aMtTnj4385fS/RozGQ/lK6hEQ7qb&#10;b9cfVvBzwZdnZAK9+gcAAP//AwBQSwECLQAUAAYACAAAACEA2+H2y+4AAACFAQAAEwAAAAAAAAAA&#10;AAAAAAAAAAAAW0NvbnRlbnRfVHlwZXNdLnhtbFBLAQItABQABgAIAAAAIQBa9CxbvwAAABUBAAAL&#10;AAAAAAAAAAAAAAAAAB8BAABfcmVscy8ucmVsc1BLAQItABQABgAIAAAAIQAJpgvQxQAAANwAAAAP&#10;AAAAAAAAAAAAAAAAAAcCAABkcnMvZG93bnJldi54bWxQSwUGAAAAAAMAAwC3AAAA+QIAAAAA&#10;" path="m24,216r4944,l4984,216r8,-8l4992,191r,-166l4992,8,4984,r-16,l24,,8,,,8,,25,,191r,17l8,216r16,xe" filled="f" strokecolor="#ccc" strokeweight=".07817mm">
                  <v:path arrowok="t" o:connecttype="custom" o:connectlocs="24,2384;4968,2384;4984,2384;4992,2376;4992,2359;4992,2193;4992,2176;4984,2168;4968,2168;24,2168;8,2168;0,2176;0,2193;0,2359;0,2376;8,2384;24,2384" o:connectangles="0,0,0,0,0,0,0,0,0,0,0,0,0,0,0,0,0"/>
                </v:shape>
                <v:shape id="docshape192" o:spid="_x0000_s1028" style="position:absolute;left:3709;top:2256;width:42;height:42;visibility:visible;mso-wrap-style:square;v-text-anchor:top" coordsize="42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aaywwAAANwAAAAPAAAAZHJzL2Rvd25yZXYueG1sRE9Na4NA&#10;EL0H8h+WCfSWrAZai8lGSkigh17U9NDb1J2o1J017kbtv+8WCr3N433OPptNJ0YaXGtZQbyJQBBX&#10;VrdcK7iU5/UzCOeRNXaWScE3OcgOy8UeU20nzmksfC1CCLsUFTTe96mUrmrIoNvYnjhwVzsY9AEO&#10;tdQDTiHcdHIbRU/SYMuhocGejg1VX8XdKPi85Pbjdo7eE1kWeV53b6fksVLqYTW/7EB4mv2/+M/9&#10;qsP8bQy/z4QL5OEHAAD//wMAUEsBAi0AFAAGAAgAAAAhANvh9svuAAAAhQEAABMAAAAAAAAAAAAA&#10;AAAAAAAAAFtDb250ZW50X1R5cGVzXS54bWxQSwECLQAUAAYACAAAACEAWvQsW78AAAAVAQAACwAA&#10;AAAAAAAAAAAAAAAfAQAAX3JlbHMvLnJlbHNQSwECLQAUAAYACAAAACEAxA2mssMAAADcAAAADwAA&#10;AAAAAAAAAAAAAAAHAgAAZHJzL2Rvd25yZXYueG1sUEsFBgAAAAADAAMAtwAAAPcCAAAAAA==&#10;" path="m26,41r-11,l10,39,2,31,,26,,15,2,10,10,2,15,,26,r5,2l39,10r2,5l41,26r-2,5l31,39r-5,2xe" fillcolor="#e6bcbc" stroked="f">
                  <v:path arrowok="t" o:connecttype="custom" o:connectlocs="26,2298;15,2298;10,2296;2,2288;0,2283;0,2272;2,2267;10,2259;15,2257;26,2257;31,2259;39,2267;41,2272;41,2283;39,2288;31,2296;26,2298" o:connectangles="0,0,0,0,0,0,0,0,0,0,0,0,0,0,0,0,0"/>
                </v:shape>
                <v:shape id="docshape193" o:spid="_x0000_s1029" style="position:absolute;left:3709;top:2256;width:42;height:42;visibility:visible;mso-wrap-style:square;v-text-anchor:top" coordsize="42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pTxAAAANwAAAAPAAAAZHJzL2Rvd25yZXYueG1sRE9La8JA&#10;EL4X/A/LCL3VjTmUkrqKqEGxUFofB29DdkyC2dmwuzHx33cLhd7m43vObDGYRtzJ+dqygukkAUFc&#10;WF1zqeB0zF/eQPiArLGxTAoe5GExHz3NMNO252+6H0IpYgj7DBVUIbSZlL6oyKCf2JY4clfrDIYI&#10;XSm1wz6Gm0amSfIqDdYcGypsaVVRcTt0RkFfdMml+/zYnuXXsNnl7ry/rXOlnsfD8h1EoCH8i//c&#10;Ox3npyn8PhMvkPMfAAAA//8DAFBLAQItABQABgAIAAAAIQDb4fbL7gAAAIUBAAATAAAAAAAAAAAA&#10;AAAAAAAAAABbQ29udGVudF9UeXBlc10ueG1sUEsBAi0AFAAGAAgAAAAhAFr0LFu/AAAAFQEAAAsA&#10;AAAAAAAAAAAAAAAAHwEAAF9yZWxzLy5yZWxzUEsBAi0AFAAGAAgAAAAhAJp3alPEAAAA3AAAAA8A&#10;AAAAAAAAAAAAAAAABwIAAGRycy9kb3ducmV2LnhtbFBLBQYAAAAAAwADALcAAAD4AgAAAAA=&#10;" path="m21,41r5,l31,39r4,-4l39,31r2,-5l41,21r,-6l39,10,35,6,31,2,26,,21,,15,,10,2,6,6,2,10,,15r,6l,26r2,5l6,35r4,4l15,41r6,xe" filled="f" strokecolor="#e6bcbc" strokeweight=".07817mm">
                  <v:path arrowok="t" o:connecttype="custom" o:connectlocs="21,2298;26,2298;31,2296;35,2292;39,2288;41,2283;41,2278;41,2272;39,2267;35,2263;31,2259;26,2257;21,2257;15,2257;10,2259;6,2263;2,2267;0,2272;0,2278;0,2283;2,2288;6,2292;10,2296;15,2298;21,2298" o:connectangles="0,0,0,0,0,0,0,0,0,0,0,0,0,0,0,0,0,0,0,0,0,0,0,0,0"/>
                </v:shape>
                <v:shape id="docshape194" o:spid="_x0000_s1030" style="position:absolute;left:3957;top:2219;width:256;height:93;visibility:visible;mso-wrap-style:square;v-text-anchor:top" coordsize="256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IFJwwAAANwAAAAPAAAAZHJzL2Rvd25yZXYueG1sRE9NawIx&#10;EL0L/ocwQm+aVVHs1igqtvQiotVDb8Nmulm6mSxJqmt/fVMQvM3jfc582dpaXMiHyrGC4SADQVw4&#10;XXGp4PTx2p+BCBFZY+2YFNwowHLR7cwx1+7KB7ocYylSCIccFZgYm1zKUBiyGAauIU7cl/MWY4K+&#10;lNrjNYXbWo6ybCotVpwaDDa0MVR8H3+sgnFppjufTd7OvzjU6/1qO/t83ir11GtXLyAitfEhvrvf&#10;dZo/GsP/M+kCufgDAAD//wMAUEsBAi0AFAAGAAgAAAAhANvh9svuAAAAhQEAABMAAAAAAAAAAAAA&#10;AAAAAAAAAFtDb250ZW50X1R5cGVzXS54bWxQSwECLQAUAAYACAAAACEAWvQsW78AAAAVAQAACwAA&#10;AAAAAAAAAAAAAAAfAQAAX3JlbHMvLnJlbHNQSwECLQAUAAYACAAAACEANbyBScMAAADcAAAADwAA&#10;AAAAAAAAAAAAAAAHAgAAZHJzL2Rvd25yZXYueG1sUEsFBgAAAAADAAMAtwAAAPcCAAAAAA==&#10;" path="m61,31l59,20,52,10,49,6r,28l49,58,48,68,42,80r-5,3l24,83,20,80,14,68,12,58r,-24l14,25,20,13r4,-3l37,10r5,3l48,25r1,9l49,6,48,4,41,,21,,13,4,3,20,,31,,61,3,73,13,88r8,4l41,92r7,-4l52,83,59,73,61,61r,-30xm95,75r-13,l82,91r13,l95,75xm175,53r-3,-8l169,42r-8,-7l158,34r-5,-2l141,32r-2,l136,33r-2,l132,34r,-22l169,12r,-10l121,2r,44l125,45r3,-1l134,42r4,l148,42r5,2l161,51r2,5l163,68r-2,5l153,80r-5,2l137,82r-5,l125,80r-4,-2l118,76r,12l122,90r4,1l133,92r4,l152,92r8,-2l169,82r3,-3l175,72r,-19xm256,53r-3,-8l249,41r-5,-6l244,56r,12l242,73r-6,8l231,83r-10,l216,81r-6,-8l208,68r,-12l210,51r6,-8l218,43r3,-2l231,41r5,2l242,51r2,5l244,35r-1,l236,32r-14,l219,33r-8,3l209,39r-3,4l207,32r2,-8l218,13r6,-3l235,10r3,1l244,12r3,1l250,15r,-5l250,4,247,2r-4,l237,r-3,l220,r-9,4l198,21r-4,11l194,61r3,12l208,88r8,4l235,92r7,-2l249,83r4,-4l256,71r,-18xe" fillcolor="black" stroked="f">
                  <v:path arrowok="t" o:connecttype="custom" o:connectlocs="52,2229;49,2277;37,2302;14,2287;14,2244;37,2229;49,2253;41,2219;3,2239;3,2292;41,2311;59,2292;95,2294;95,2310;172,2264;158,2253;139,2251;132,2253;169,2221;125,2264;138,2261;161,2270;161,2292;137,2301;121,2297;122,2309;137,2311;169,2301;175,2272;249,2260;244,2287;231,2302;210,2292;210,2270;221,2260;242,2270;243,2254;219,2252;206,2262;218,2232;238,2230;250,2234;247,2221;234,2219;198,2240;197,2292;235,2311;253,2298" o:connectangles="0,0,0,0,0,0,0,0,0,0,0,0,0,0,0,0,0,0,0,0,0,0,0,0,0,0,0,0,0,0,0,0,0,0,0,0,0,0,0,0,0,0,0,0,0,0,0,0"/>
                </v:shape>
                <v:shape id="docshape195" o:spid="_x0000_s1031" style="position:absolute;left:4556;top:224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kWUwwAAANwAAAAPAAAAZHJzL2Rvd25yZXYueG1sRE9Na8JA&#10;EL0X/A/LCN7qxkWsRFeRYEHsqerF2yQ7JsHsbMhuY+yv7xYKvc3jfc56O9hG9NT52rGG2TQBQVw4&#10;U3Op4XJ+f12C8AHZYOOYNDzJw3YzelljatyDP6k/hVLEEPYpaqhCaFMpfVGRRT91LXHkbq6zGCLs&#10;Smk6fMRw20iVJAtpsebYUGFLWUXF/fRlNXzk13N+sP3iqspMqeP+Lfve5VpPxsNuBSLQEP7Ff+6D&#10;ifPVHH6fiRfIzQ8AAAD//wMAUEsBAi0AFAAGAAgAAAAhANvh9svuAAAAhQEAABMAAAAAAAAAAAAA&#10;AAAAAAAAAFtDb250ZW50X1R5cGVzXS54bWxQSwECLQAUAAYACAAAACEAWvQsW78AAAAVAQAACwAA&#10;AAAAAAAAAAAAAAAfAQAAX3JlbHMvLnJlbHNQSwECLQAUAAYACAAAACEAynJFlMMAAADcAAAADwAA&#10;AAAAAAAAAAAAAAAHAgAAZHJzL2Rvd25yZXYueG1sUEsFBgAAAAADAAMAtwAAAPcCAAAAAA==&#10;" path="m38,61r-16,l14,58,3,46,,39,,23,3,15,14,3,22,,38,r8,3l57,15r3,8l60,39r-3,7l46,58r-8,3xe" fillcolor="#d395a5" stroked="f">
                  <v:path arrowok="t" o:connecttype="custom" o:connectlocs="38,2308;22,2308;14,2305;3,2293;0,2286;0,2270;3,2262;14,2250;22,2247;38,2247;46,2250;57,2262;60,2270;60,2286;57,2293;46,2305;38,2308" o:connectangles="0,0,0,0,0,0,0,0,0,0,0,0,0,0,0,0,0"/>
                </v:shape>
                <v:shape id="docshape196" o:spid="_x0000_s1032" style="position:absolute;left:4556;top:224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jFrwwAAANwAAAAPAAAAZHJzL2Rvd25yZXYueG1sRE9La8JA&#10;EL4X/A/LCL2IbpRW2jRrSAuCN2us90l28tDsbMhuNf33bqHQ23x8z0nS0XTiSoNrLStYLiIQxKXV&#10;LdcKvo7b+QsI55E1dpZJwQ85SDeThwRjbW98oGvuaxFC2MWooPG+j6V0ZUMG3cL2xIGr7GDQBzjU&#10;Ug94C+Gmk6soWkuDLYeGBnv6aKi85N9GweeuKGavs0teZfU7PZ221XnM90o9TsfsDYSn0f+L/9w7&#10;HeavnuH3mXCB3NwBAAD//wMAUEsBAi0AFAAGAAgAAAAhANvh9svuAAAAhQEAABMAAAAAAAAAAAAA&#10;AAAAAAAAAFtDb250ZW50X1R5cGVzXS54bWxQSwECLQAUAAYACAAAACEAWvQsW78AAAAVAQAACwAA&#10;AAAAAAAAAAAAAAAfAQAAX3JlbHMvLnJlbHNQSwECLQAUAAYACAAAACEApJoxa8MAAADcAAAADwAA&#10;AAAAAAAAAAAAAAAHAgAAZHJzL2Rvd25yZXYueG1sUEsFBgAAAAADAAMAtwAAAPcCAAAAAA==&#10;" path="m30,61r8,l46,58r5,-6l57,46r3,-7l60,31r,-8l57,15,51,9,46,3,38,,30,,22,,14,3,9,9,3,15,,23r,8l,39r3,7l9,52r5,6l22,61r8,xe" filled="f" strokecolor="#d395a5" strokeweight=".07817mm">
                  <v:path arrowok="t" o:connecttype="custom" o:connectlocs="30,2308;38,2308;46,2305;51,2299;57,2293;60,2286;60,2278;60,2270;57,2262;51,2256;46,2250;38,2247;30,2247;22,2247;14,2250;9,2256;3,2262;0,2270;0,2278;0,2286;3,2293;9,2299;14,2305;22,2308;30,2308" o:connectangles="0,0,0,0,0,0,0,0,0,0,0,0,0,0,0,0,0,0,0,0,0,0,0,0,0"/>
                </v:shape>
                <v:shape id="docshape197" o:spid="_x0000_s1033" style="position:absolute;left:4814;top:2219;width:257;height:93;visibility:visible;mso-wrap-style:square;v-text-anchor:top" coordsize="25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wDlwAAAANwAAAAPAAAAZHJzL2Rvd25yZXYueG1sRE9Ni8Iw&#10;EL0L+x/CLHjT1ApFqlFEdlG8qcXz0My2dZtJSaJWf70RFvY2j/c5i1VvWnEj5xvLCibjBARxaXXD&#10;lYLi9D2agfABWWNrmRQ8yMNq+TFYYK7tnQ90O4ZKxBD2OSqoQ+hyKX1Zk0E/th1x5H6sMxgidJXU&#10;Du8x3LQyTZJMGmw4NtTY0aam8vd4NQr69LA57y+7y9ZUIXHTbv9VPDOlhp/9eg4iUB/+xX/unY7z&#10;0wzez8QL5PIFAAD//wMAUEsBAi0AFAAGAAgAAAAhANvh9svuAAAAhQEAABMAAAAAAAAAAAAAAAAA&#10;AAAAAFtDb250ZW50X1R5cGVzXS54bWxQSwECLQAUAAYACAAAACEAWvQsW78AAAAVAQAACwAAAAAA&#10;AAAAAAAAAAAfAQAAX3JlbHMvLnJlbHNQSwECLQAUAAYACAAAACEARpsA5cAAAADcAAAADwAAAAAA&#10;AAAAAAAAAAAHAgAAZHJzL2Rvd25yZXYueG1sUEsFBgAAAAADAAMAtwAAAPQCAAAAAA==&#10;" path="m62,31l59,20,52,10,50,6r,28l50,58,48,68r-3,6l42,80r-5,3l25,83,20,80,14,68,12,58r,-24l14,25,20,13r5,-3l37,10r5,3l45,19r3,6l50,34,50,6,49,4,41,,21,,14,4,3,20,,31,,61,3,73r5,7l14,88r7,4l41,92r8,-4l52,83,59,73,62,61r,-30xm95,75r-12,l83,91r12,l95,75xm178,53r-2,-8l172,41r-6,-6l166,56r,12l165,73r-6,8l154,83r-11,l139,81r-6,-8l131,68r,-12l133,51r6,-8l141,43r2,-2l154,41r5,2l165,51r1,5l166,35r-7,-3l145,32r-4,1l134,36r-3,3l129,43r1,-11l132,24r8,-11l147,10r10,l161,11r6,1l170,13r3,2l173,10r,-6l169,2r-3,l160,r-3,l143,r-9,4l120,21r-3,11l117,61r3,12l131,88r8,4l158,92r7,-2l172,83r4,-4l178,71r,-18xm257,60r-13,l244,12r,-10l232,2r,10l232,60r-30,l232,12r,-10l229,2,192,58r,12l232,70r,21l244,91r,-21l257,70r,-10xe" fillcolor="black" stroked="f">
                  <v:path arrowok="t" o:connecttype="custom" o:connectlocs="59,2239;50,2225;50,2277;45,2293;37,2302;20,2299;12,2277;14,2244;25,2229;42,2232;48,2244;50,2225;41,2219;14,2223;0,2250;3,2292;14,2307;41,2311;52,2302;62,2280;95,2294;83,2310;95,2294;176,2264;166,2254;166,2287;159,2300;143,2302;133,2292;131,2275;139,2262;143,2260;159,2262;166,2275;166,2254;145,2251;134,2255;129,2262;132,2243;147,2229;161,2230;170,2232;173,2229;169,2221;160,2219;143,2219;120,2240;117,2280;131,2307;158,2311;172,2302;178,2290;257,2279;244,2231;232,2221;232,2279;232,2231;229,2221;192,2289;232,2310;244,2289;257,2279" o:connectangles="0,0,0,0,0,0,0,0,0,0,0,0,0,0,0,0,0,0,0,0,0,0,0,0,0,0,0,0,0,0,0,0,0,0,0,0,0,0,0,0,0,0,0,0,0,0,0,0,0,0,0,0,0,0,0,0,0,0,0,0,0,0"/>
                </v:shape>
                <v:shape id="docshape198" o:spid="_x0000_s1034" style="position:absolute;left:5405;top:2240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7rtxAAAANwAAAAPAAAAZHJzL2Rvd25yZXYueG1sRE9La8JA&#10;EL4X/A/LCL3pRkUtqRvRQqEHD/VR8Thkp9mQ7Gya3cbUX98tCL3Nx/ec1bq3teio9aVjBZNxAoI4&#10;d7rkQsHp+Dp6AuEDssbaMSn4IQ/rbPCwwlS7K++pO4RCxBD2KSowITSplD43ZNGPXUMcuU/XWgwR&#10;toXULV5juK3lNEkW0mLJscFgQy+G8urwbRW8Xza37a6adV9mhvPbwmj9cdZKPQ77zTOIQH34F9/d&#10;bzrOny7h75l4gcx+AQAA//8DAFBLAQItABQABgAIAAAAIQDb4fbL7gAAAIUBAAATAAAAAAAAAAAA&#10;AAAAAAAAAABbQ29udGVudF9UeXBlc10ueG1sUEsBAi0AFAAGAAgAAAAhAFr0LFu/AAAAFQEAAAsA&#10;AAAAAAAAAAAAAAAAHwEAAF9yZWxzLy5yZWxzUEsBAi0AFAAGAAgAAAAhACMPuu3EAAAA3AAAAA8A&#10;AAAAAAAAAAAAAAAABwIAAGRycy9kb3ducmV2LnhtbFBLBQYAAAAAAwADALcAAAD4AgAAAAA=&#10;" path="m47,75r-20,l18,71,4,57,,48,,28,4,18,18,4,27,,47,,57,4,71,18r4,10l75,48r-4,9l57,71,47,75xe" fillcolor="#b67495" stroked="f">
                  <v:path arrowok="t" o:connecttype="custom" o:connectlocs="47,2315;27,2315;18,2311;4,2297;0,2288;0,2268;4,2258;18,2244;27,2240;47,2240;57,2244;71,2258;75,2268;75,2288;71,2297;57,2311;47,2315" o:connectangles="0,0,0,0,0,0,0,0,0,0,0,0,0,0,0,0,0"/>
                </v:shape>
                <v:shape id="docshape199" o:spid="_x0000_s1035" style="position:absolute;left:5405;top:2240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P/jxAAAANwAAAAPAAAAZHJzL2Rvd25yZXYueG1sRI9Ba8JA&#10;EIXvBf/DMkJvdaO0JURXEVFpDxZq9T5kxySYnY3ZVbf/3jkUepvHvO/Nm9kiuVbdqA+NZwPjUQaK&#10;uPS24crA4WfzkoMKEdli65kM/FKAxXzwNMPC+jt/020fKyUhHAo0UMfYFVqHsiaHYeQ7YtmdfO8w&#10;iuwrbXu8S7hr9STL3rXDhuVCjR2tairP+6uTGsfd11u64OcljV9pvcpcXuZbY56HaTkFFSnFf/Mf&#10;/WGFm0hbeUYm0PMHAAAA//8DAFBLAQItABQABgAIAAAAIQDb4fbL7gAAAIUBAAATAAAAAAAAAAAA&#10;AAAAAAAAAABbQ29udGVudF9UeXBlc10ueG1sUEsBAi0AFAAGAAgAAAAhAFr0LFu/AAAAFQEAAAsA&#10;AAAAAAAAAAAAAAAAHwEAAF9yZWxzLy5yZWxzUEsBAi0AFAAGAAgAAAAhAC+M/+PEAAAA3AAAAA8A&#10;AAAAAAAAAAAAAAAABwIAAGRycy9kb3ducmV2LnhtbFBLBQYAAAAAAwADALcAAAD4AgAAAAA=&#10;" path="m37,75r10,l57,71r7,-7l71,57r4,-9l75,38r,-10l71,18,64,11,57,4,47,,37,,27,,18,4r-7,7l4,18,,28,,38,,48r4,9l11,64r7,7l27,75r10,xe" filled="f" strokecolor="#b67495" strokeweight=".07817mm">
                  <v:path arrowok="t" o:connecttype="custom" o:connectlocs="37,2315;47,2315;57,2311;64,2304;71,2297;75,2288;75,2278;75,2268;71,2258;64,2251;57,2244;47,2240;37,2240;27,2240;18,2244;11,2251;4,2258;0,2268;0,2278;0,2288;4,2297;11,2304;18,2311;27,2315;37,2315" o:connectangles="0,0,0,0,0,0,0,0,0,0,0,0,0,0,0,0,0,0,0,0,0,0,0,0,0"/>
                </v:shape>
                <v:shape id="docshape200" o:spid="_x0000_s1036" style="position:absolute;left:5670;top:2219;width:252;height:93;visibility:visible;mso-wrap-style:square;v-text-anchor:top" coordsize="252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J7pwgAAANwAAAAPAAAAZHJzL2Rvd25yZXYueG1sRE9LbsIw&#10;EN0jcQdrkLorDrR8GjAIVaJqWRHaA0zjIQ7E4yh2wb19jVSJ3Ty97yzX0TbiQp2vHSsYDTMQxKXT&#10;NVcKvj63j3MQPiBrbByTgl/ysF71e0vMtbtyQZdDqEQKYZ+jAhNCm0vpS0MW/dC1xIk7us5iSLCr&#10;pO7wmsJtI8dZNpUWa04NBlt6NVSeDz9WwSnsMc7mp1g8f/Pbzmw/5NNxotTDIG4WIALFcBf/u991&#10;mj9+gdsz6QK5+gMAAP//AwBQSwECLQAUAAYACAAAACEA2+H2y+4AAACFAQAAEwAAAAAAAAAAAAAA&#10;AAAAAAAAW0NvbnRlbnRfVHlwZXNdLnhtbFBLAQItABQABgAIAAAAIQBa9CxbvwAAABUBAAALAAAA&#10;AAAAAAAAAAAAAB8BAABfcmVscy8ucmVsc1BLAQItABQABgAIAAAAIQADvJ7pwgAAANwAAAAPAAAA&#10;AAAAAAAAAAAAAAcCAABkcnMvZG93bnJldi54bWxQSwUGAAAAAAMAAwC3AAAA9gIAAAAA&#10;" path="m61,31l59,20,52,10,49,6r,28l49,58,48,68,41,80r-4,3l24,83,20,80,13,68,12,58r,-24l13,25,20,13r4,-3l37,10r4,3l48,25r1,9l49,6,48,4,40,,21,,13,4,2,20,,31,,61,2,73,13,88r8,4l40,92r8,-4l52,83,59,73,61,61r,-30xm95,75r-13,l82,91r13,l95,75xm175,2r-57,l118,12r43,l130,91r13,l175,7r,-5xm251,80r-42,l226,63,240,49r5,-6l247,39r3,-6l250,29r,-11l248,12r-2,-2l237,2,229,,217,r-4,1l204,3r-4,1l195,6r,12l200,15r4,-2l213,11r4,-1l226,10r4,2l237,18r1,4l238,29r,3l235,38r-3,4l228,46r-2,2l221,53,199,76r-4,4l195,91r56,l251,80xe" fillcolor="black" stroked="f">
                  <v:path arrowok="t" o:connecttype="custom" o:connectlocs="59,2239;49,2225;49,2277;41,2299;24,2302;13,2287;12,2253;20,2232;37,2229;48,2244;49,2225;40,2219;13,2223;0,2250;2,2292;21,2311;48,2307;59,2292;61,2250;82,2294;95,2310;175,2221;118,2231;130,2310;175,2226;251,2299;226,2282;245,2262;250,2252;250,2237;246,2229;229,2219;213,2220;200,2223;195,2237;204,2232;217,2229;230,2231;238,2241;238,2251;232,2261;226,2267;199,2295;195,2310;251,2299" o:connectangles="0,0,0,0,0,0,0,0,0,0,0,0,0,0,0,0,0,0,0,0,0,0,0,0,0,0,0,0,0,0,0,0,0,0,0,0,0,0,0,0,0,0,0,0,0"/>
                </v:shape>
                <v:shape id="docshape201" o:spid="_x0000_s1037" style="position:absolute;left:6256;top:2233;width:88;height:88;visibility:visible;mso-wrap-style:square;v-text-anchor:top" coordsize="88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xRoxgAAANwAAAAPAAAAZHJzL2Rvd25yZXYueG1sRI9BT8Mw&#10;DIXvSPyHyEjcWDqGEJRlE0ICFcQOG5vgaBrTFBqnasxW/j0+IHGz9Z7f+zxfjrEzexpym9jBdFKA&#10;Ia6Tb7lxsH25P7sCkwXZY5eYHPxQhuXi+GiOpU8HXtN+I43REM4lOggifWltrgNFzJPUE6v2kYaI&#10;ouvQWD/gQcNjZ8+L4tJGbFkbAvZ0F6j+2nxHByLv02pXrS7eHp4/H9fXPAtP8urc6cl4ewNGaJR/&#10;89915RV/pvj6jE5gF78AAAD//wMAUEsBAi0AFAAGAAgAAAAhANvh9svuAAAAhQEAABMAAAAAAAAA&#10;AAAAAAAAAAAAAFtDb250ZW50X1R5cGVzXS54bWxQSwECLQAUAAYACAAAACEAWvQsW78AAAAVAQAA&#10;CwAAAAAAAAAAAAAAAAAfAQAAX3JlbHMvLnJlbHNQSwECLQAUAAYACAAAACEAtD8UaMYAAADcAAAA&#10;DwAAAAAAAAAAAAAAAAAHAgAAZHJzL2Rvd25yZXYueG1sUEsFBgAAAAADAAMAtwAAAPoCAAAAAA==&#10;" path="m55,87r-23,l21,83,5,66,,55,,32,5,21,21,5,32,,55,,66,5,83,21r4,11l87,55,83,66,66,83,55,87xe" fillcolor="#935685" stroked="f">
                  <v:path arrowok="t" o:connecttype="custom" o:connectlocs="55,2321;32,2321;21,2317;5,2300;0,2289;0,2266;5,2255;21,2239;32,2234;55,2234;66,2239;83,2255;87,2266;87,2289;83,2300;66,2317;55,2321" o:connectangles="0,0,0,0,0,0,0,0,0,0,0,0,0,0,0,0,0"/>
                </v:shape>
                <v:shape id="docshape202" o:spid="_x0000_s1038" style="position:absolute;left:6256;top:2233;width:88;height:88;visibility:visible;mso-wrap-style:square;v-text-anchor:top" coordsize="88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AbWwgAAANwAAAAPAAAAZHJzL2Rvd25yZXYueG1sRE/bSgMx&#10;EH0X/IcwQt9sti0WXZsWKfSCKOjqB4ybcTe4mSzJtF39elMQfJvDuc5iNfhOHSkmF9jAZFyAIq6D&#10;ddwYeH/bXN+CSoJssQtMBr4pwWp5ebHA0oYTv9KxkkblEE4lGmhF+lLrVLfkMY1DT5y5zxA9Soax&#10;0TbiKYf7Tk+LYq49Os4NLfa0bqn+qg7ewE2U9WH7+OR+7nbVh3NJnl9mYszoani4ByU0yL/4z723&#10;ef5sAudn8gV6+QsAAP//AwBQSwECLQAUAAYACAAAACEA2+H2y+4AAACFAQAAEwAAAAAAAAAAAAAA&#10;AAAAAAAAW0NvbnRlbnRfVHlwZXNdLnhtbFBLAQItABQABgAIAAAAIQBa9CxbvwAAABUBAAALAAAA&#10;AAAAAAAAAAAAAB8BAABfcmVscy8ucmVsc1BLAQItABQABgAIAAAAIQCp5AbWwgAAANwAAAAPAAAA&#10;AAAAAAAAAAAAAAcCAABkcnMvZG93bnJldi54bWxQSwUGAAAAAAMAAwC3AAAA9gIAAAAA&#10;" path="m44,87r11,l66,83r9,-9l83,66,87,55r,-11l87,32,83,21,75,13,66,5,55,,44,,32,,21,5r-8,8l5,21,,32,,44,,55,5,66r8,8l21,83r11,4l44,87xe" filled="f" strokecolor="#935685" strokeweight=".07817mm">
                  <v:path arrowok="t" o:connecttype="custom" o:connectlocs="44,2321;55,2321;66,2317;75,2308;83,2300;87,2289;87,2278;87,2266;83,2255;75,2247;66,2239;55,2234;44,2234;32,2234;21,2239;13,2247;5,2255;0,2266;0,2278;0,2289;5,2300;13,2308;21,2317;32,2321;44,2321" o:connectangles="0,0,0,0,0,0,0,0,0,0,0,0,0,0,0,0,0,0,0,0,0,0,0,0,0"/>
                </v:shape>
                <v:shape id="docshape203" o:spid="_x0000_s1039" style="position:absolute;left:6527;top:2219;width:256;height:93;visibility:visible;mso-wrap-style:square;v-text-anchor:top" coordsize="256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bIPwwAAANwAAAAPAAAAZHJzL2Rvd25yZXYueG1sRE9NawIx&#10;EL0L/ocwQm+aVVHs1igqtvQiotVDb8Nmulm6mSxJqmt/fVMQvM3jfc582dpaXMiHyrGC4SADQVw4&#10;XXGp4PTx2p+BCBFZY+2YFNwowHLR7cwx1+7KB7ocYylSCIccFZgYm1zKUBiyGAauIU7cl/MWY4K+&#10;lNrjNYXbWo6ybCotVpwaDDa0MVR8H3+sgnFppjufTd7OvzjU6/1qO/t83ir11GtXLyAitfEhvrvf&#10;dZo/HsH/M+kCufgDAAD//wMAUEsBAi0AFAAGAAgAAAAhANvh9svuAAAAhQEAABMAAAAAAAAAAAAA&#10;AAAAAAAAAFtDb250ZW50X1R5cGVzXS54bWxQSwECLQAUAAYACAAAACEAWvQsW78AAAAVAQAACwAA&#10;AAAAAAAAAAAAAAAfAQAAX3JlbHMvLnJlbHNQSwECLQAUAAYACAAAACEA3ymyD8MAAADcAAAADwAA&#10;AAAAAAAAAAAAAAAHAgAAZHJzL2Rvd25yZXYueG1sUEsFBgAAAAADAAMAtwAAAPcCAAAAAA==&#10;" path="m62,31l59,20,52,10,50,6r,28l50,58,48,68,42,80r-5,3l25,83,20,80,14,68,12,58r,-24l14,25,20,13r5,-3l37,10r5,3l48,25r2,9l50,6,49,4,41,,21,,13,4,3,20,,31,,61,3,73,13,88r8,4l41,92r8,-4l52,83,59,73,62,61r,-30xm95,75r-12,l83,91r12,l95,75xm178,60r-2,-5l171,48r-1,-1l166,45r,26l164,75r-7,6l153,83r-12,l137,81r-7,-6l129,71r,-11l130,56r4,-3l137,50r4,-2l153,48r4,2l164,56r2,4l166,71r,-26l165,45r-6,-2l164,42r4,-2l169,39r5,-6l176,28r,-12l173,10r-1,l164,3r,17l164,29r-2,3l156,38r-4,1l142,39r-4,-1l132,32r-1,-3l131,20r1,-4l138,11r4,-1l152,10r4,1l162,16r2,4l164,3,163,2,156,,138,r-7,2l126,6r-5,4l119,16r,12l120,33r6,7l130,42r5,1l129,45r-4,2l118,55r-1,5l117,74r2,7l130,90r7,2l157,92r8,-2l173,83r2,-2l178,74r,-14xm255,31l253,20,246,10,243,6r,28l243,58r-1,10l236,80r-5,3l219,83r-5,-3l208,68,206,58r,-24l208,25r6,-12l219,10r12,l236,13r3,6l242,25r1,9l243,6,242,4,235,,215,r-8,4l197,20r-3,11l194,61r3,12l202,80r5,8l215,92r20,l242,88r4,-5l253,73r2,-12l255,31xe" fillcolor="black" stroked="f">
                  <v:path arrowok="t" o:connecttype="custom" o:connectlocs="52,2229;50,2277;37,2302;14,2287;14,2244;37,2229;50,2253;41,2219;3,2239;3,2292;41,2311;59,2292;95,2294;95,2310;176,2274;166,2264;157,2300;137,2300;129,2279;137,2269;157,2269;166,2290;159,2262;169,2258;176,2235;164,2222;162,2251;142,2258;131,2248;138,2230;156,2230;164,2222;138,2219;121,2229;120,2252;135,2262;118,2274;119,2300;157,2311;175,2300;255,2250;243,2225;242,2287;219,2302;206,2277;214,2232;236,2232;243,2253;235,2219;197,2239;197,2292;215,2311;246,2302;255,2250" o:connectangles="0,0,0,0,0,0,0,0,0,0,0,0,0,0,0,0,0,0,0,0,0,0,0,0,0,0,0,0,0,0,0,0,0,0,0,0,0,0,0,0,0,0,0,0,0,0,0,0,0,0,0,0,0,0"/>
                </v:shape>
                <v:shape id="docshape204" o:spid="_x0000_s1040" type="#_x0000_t75" style="position:absolute;left:7105;top:2226;width:103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byVwwAAANwAAAAPAAAAZHJzL2Rvd25yZXYueG1sRE9NawIx&#10;EL0X/A9hBC9SE10oZTWKCKWiUqlVz8Nm3F3cTJYk6vbfN4VCb/N4nzNbdLYRd/KhdqxhPFIgiAtn&#10;ai41HL/enl9BhIhssHFMGr4pwGLee5phbtyDP+l+iKVIIRxy1FDF2OZShqIii2HkWuLEXZy3GBP0&#10;pTQeHyncNnKi1Iu0WHNqqLClVUXF9XCzGla75WbYrNXWK7fZZ+/D8e7jfNJ60O+WUxCRuvgv/nOv&#10;TZqfZfD7TLpAzn8AAAD//wMAUEsBAi0AFAAGAAgAAAAhANvh9svuAAAAhQEAABMAAAAAAAAAAAAA&#10;AAAAAAAAAFtDb250ZW50X1R5cGVzXS54bWxQSwECLQAUAAYACAAAACEAWvQsW78AAAAVAQAACwAA&#10;AAAAAAAAAAAAAAAfAQAAX3JlbHMvLnJlbHNQSwECLQAUAAYACAAAACEA5MG8lcMAAADcAAAADwAA&#10;AAAAAAAAAAAAAAAHAgAAZHJzL2Rvd25yZXYueG1sUEsFBgAAAAADAAMAtwAAAPcCAAAAAA==&#10;">
                  <v:imagedata r:id="rId103" o:title=""/>
                </v:shape>
                <v:shape id="docshape205" o:spid="_x0000_s1041" style="position:absolute;left:7383;top:2219;width:255;height:93;visibility:visible;mso-wrap-style:square;v-text-anchor:top" coordsize="25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kqkwQAAANwAAAAPAAAAZHJzL2Rvd25yZXYueG1sRE9NawIx&#10;EL0X+h/CFLzVrNVWWY1SBaE91gp6HDbjZulmss1E3f77plDwNo/3OYtV71t1oShNYAOjYQGKuAq2&#10;4drA/nP7OAMlCdliG5gM/JDAanl/t8DShit/0GWXapVDWEo04FLqSq2lcuRRhqEjztwpRI8pw1hr&#10;G/Gaw32rn4riRXtsODc47GjjqPranb2B7bQPsk/j5+Nh8u3eA0ocrcWYwUP/OgeVqE838b/7zeb5&#10;4wn8PZMv0MtfAAAA//8DAFBLAQItABQABgAIAAAAIQDb4fbL7gAAAIUBAAATAAAAAAAAAAAAAAAA&#10;AAAAAABbQ29udGVudF9UeXBlc10ueG1sUEsBAi0AFAAGAAgAAAAhAFr0LFu/AAAAFQEAAAsAAAAA&#10;AAAAAAAAAAAAHwEAAF9yZWxzLy5yZWxzUEsBAi0AFAAGAAgAAAAhAOD6SqTBAAAA3AAAAA8AAAAA&#10;AAAAAAAAAAAABwIAAGRycy9kb3ducmV2LnhtbFBLBQYAAAAAAwADALcAAAD1AgAAAAA=&#10;" path="m61,31l58,20,52,10,49,6r,28l49,58,48,68,41,80r-4,3l24,83,20,80,13,68,12,58r,-24l13,25,20,13r4,-3l37,10r4,3l48,25r1,9l49,6,48,4,40,,20,,13,4,2,20,,31,,61,2,73,13,88r7,4l40,92r8,-4l52,83,58,73,61,61r,-30xm95,75r-13,l82,91r13,l95,75xm177,60r-2,-5l170,48r-1,-1l165,45r,26l163,75r-6,6l152,83r-11,l136,81r-6,-6l128,71r,-11l130,56r6,-6l141,48r11,l157,50r6,6l165,60r,11l165,45r-6,-2l164,42r4,-2l168,39r6,-6l175,28r,-12l173,10r-1,l163,3r,17l163,29r-1,3l156,38r-4,1l141,39r-4,-1l132,32r-2,-3l130,20r2,-4l137,11r4,-1l152,10r4,1l162,16r1,4l163,3,162,2,156,,138,r-7,2l121,10r-3,6l118,28r2,5l125,40r4,2l135,43r-6,2l124,47r-6,8l116,60r,14l119,81r10,9l137,92r19,l164,90r8,-7l175,81r2,-7l177,60xm255,60r-2,-5l247,48r,-1l243,45r,26l241,75r-7,6l230,83r-12,l214,81r-7,-6l206,71r,-11l207,56r7,-6l218,48r12,l234,50r7,6l243,60r,11l243,45r-1,l236,43r5,-1l245,40r1,-1l251,33r2,-5l253,16r-3,-6l249,10,241,3r,17l241,29r-2,3l233,38r-4,1l219,39r-4,-1l209,32r-1,-3l208,20r1,-4l215,11r4,-1l229,10r4,1l239,16r2,4l241,3,240,2,233,,215,r-7,2l198,10r-2,6l196,28r1,5l203,40r4,2l212,43r-6,2l202,47r-7,8l194,60r,14l196,81r11,9l214,92r20,l242,90r8,-7l252,81r3,-7l255,60xe" fillcolor="black" stroked="f">
                  <v:path arrowok="t" o:connecttype="custom" o:connectlocs="49,2225;41,2299;13,2287;20,2232;48,2244;40,2219;0,2250;20,2311;58,2292;82,2294;177,2279;165,2264;152,2302;128,2290;141,2267;165,2279;159,2262;174,2252;172,2229;162,2251;137,2257;132,2235;156,2230;162,2221;121,2229;125,2259;124,2266;119,2300;164,2309;177,2279;247,2266;234,2300;207,2294;214,2269;241,2275;242,2264;246,2258;250,2229;241,2248;219,2258;208,2239;229,2229;241,2222;208,2221;197,2252;206,2264;194,2293;234,2311;255,2293" o:connectangles="0,0,0,0,0,0,0,0,0,0,0,0,0,0,0,0,0,0,0,0,0,0,0,0,0,0,0,0,0,0,0,0,0,0,0,0,0,0,0,0,0,0,0,0,0,0,0,0,0"/>
                </v:shape>
                <v:shape id="docshape206" o:spid="_x0000_s1042" type="#_x0000_t75" style="position:absolute;left:7956;top:2221;width:112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HSKwgAAANwAAAAPAAAAZHJzL2Rvd25yZXYueG1sRE9La8JA&#10;EL4X/A/LCL3VTVosJbqKChbBU030PGYnD8zOhuyqMb/eLRR6m4/vOfNlbxpxo87VlhXEkwgEcW51&#10;zaWCLN2+fYFwHlljY5kUPMjBcjF6mWOi7Z1/6HbwpQgh7BJUUHnfJlK6vCKDbmJb4sAVtjPoA+xK&#10;qTu8h3DTyPco+pQGaw4NFba0qSi/HK5GwXdWmNN5n8b7Pr4O27QYaH0clHod96sZCE+9/xf/uXc6&#10;zP+Ywu8z4QK5eAIAAP//AwBQSwECLQAUAAYACAAAACEA2+H2y+4AAACFAQAAEwAAAAAAAAAAAAAA&#10;AAAAAAAAW0NvbnRlbnRfVHlwZXNdLnhtbFBLAQItABQABgAIAAAAIQBa9CxbvwAAABUBAAALAAAA&#10;AAAAAAAAAAAAAB8BAABfcmVscy8ucmVsc1BLAQItABQABgAIAAAAIQBs8HSKwgAAANwAAAAPAAAA&#10;AAAAAAAAAAAAAAcCAABkcnMvZG93bnJldi54bWxQSwUGAAAAAAMAAwC3AAAA9gIAAAAA&#10;">
                  <v:imagedata r:id="rId104" o:title=""/>
                </v:shape>
                <v:shape id="docshape207" o:spid="_x0000_s1043" style="position:absolute;left:8240;top:2219;width:256;height:93;visibility:visible;mso-wrap-style:square;v-text-anchor:top" coordsize="256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rQMxAAAANwAAAAPAAAAZHJzL2Rvd25yZXYueG1sRE9NawIx&#10;EL0X+h/CCL3VrIqL3RrFioqXIrX14G3YTDeLm8mSpLr665tCwds83udM551txJl8qB0rGPQzEMSl&#10;0zVXCr4+188TECEia2wck4IrBZjPHh+mWGh34Q8672MlUgiHAhWYGNtCylAashj6riVO3LfzFmOC&#10;vpLa4yWF20YOsyyXFmtODQZbWhoqT/sfq2BUmfzdZ+PN4YYD/bZbrCbHl5VST71u8QoiUhfv4n/3&#10;Vqf5oxz+nkkXyNkvAAAA//8DAFBLAQItABQABgAIAAAAIQDb4fbL7gAAAIUBAAATAAAAAAAAAAAA&#10;AAAAAAAAAABbQ29udGVudF9UeXBlc10ueG1sUEsBAi0AFAAGAAgAAAAhAFr0LFu/AAAAFQEAAAsA&#10;AAAAAAAAAAAAAAAAHwEAAF9yZWxzLy5yZWxzUEsBAi0AFAAGAAgAAAAhAKAStAzEAAAA3AAAAA8A&#10;AAAAAAAAAAAAAAAABwIAAGRycy9kb3ducmV2LnhtbFBLBQYAAAAAAwADALcAAAD4AgAAAAA=&#10;" path="m62,31l59,20,52,10,49,6r,28l49,58,48,68,42,80r-5,3l25,83,20,80,14,68,12,58r,-24l14,25,20,13r5,-3l37,10r5,3l48,25r1,9l49,6,48,4,41,,21,,13,4,3,20,,31,,61,3,73,13,88r8,4l41,92r7,-4l52,83,59,73,62,61r,-30xm95,75r-12,l83,91r12,l95,75xm177,31l175,20,168,10,164,4r-1,l163,24r,13l162,42r-7,7l151,51r-11,l136,49r-6,-7l128,37r,-13l130,19r6,-8l140,10r11,l155,11r7,8l163,24r,-20l156,,137,r-7,3l119,14r-3,7l116,40r3,7l129,58r7,2l149,60r4,l160,56r3,-3l165,51r,-1l165,61r-3,8l154,80r-6,2l137,82r-3,l128,80r-3,-1l122,78r,11l125,90r3,1l134,92r4,l152,92r9,-4l165,82r9,-11l177,61r,-11l177,31xm256,53r-3,-8l249,41r-5,-6l244,56r,12l242,73r-6,8l232,83r-11,l216,81r-6,-8l209,68r,-12l210,51r6,-8l218,43r3,-2l232,41r4,2l242,51r2,5l244,35r-1,l236,32r-13,l219,33r-7,3l209,39r-3,4l207,32r2,-8l218,13r6,-3l235,10r3,1l244,12r3,1l250,15r,-5l250,4,247,2r-4,l237,r-3,l220,r-9,4l198,21r-3,11l194,61r3,12l208,88r8,4l235,92r7,-2l249,83r4,-4l256,71r,-18xe" fillcolor="black" stroked="f">
                  <v:path arrowok="t" o:connecttype="custom" o:connectlocs="52,2229;49,2277;37,2302;14,2287;14,2244;37,2229;49,2253;41,2219;3,2239;3,2292;41,2311;59,2292;95,2294;95,2310;175,2239;163,2223;162,2261;140,2270;128,2256;136,2230;155,2230;163,2223;130,2222;116,2259;136,2279;160,2275;165,2269;154,2299;134,2301;122,2297;128,2310;152,2311;174,2290;177,2250;249,2260;244,2287;232,2302;210,2292;210,2270;221,2260;242,2270;243,2254;219,2252;206,2262;218,2232;238,2230;250,2234;247,2221;234,2219;198,2240;197,2292;235,2311;253,2298" o:connectangles="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6EBD35C3" w14:textId="77777777" w:rsidR="0045732C" w:rsidRDefault="0045732C">
      <w:pPr>
        <w:pStyle w:val="BodyText"/>
        <w:spacing w:before="7"/>
        <w:rPr>
          <w:sz w:val="12"/>
        </w:rPr>
      </w:pPr>
    </w:p>
    <w:p w14:paraId="6BC47A44" w14:textId="77777777" w:rsidR="0045732C" w:rsidRDefault="0045732C">
      <w:pPr>
        <w:pStyle w:val="BodyText"/>
        <w:spacing w:before="8"/>
        <w:rPr>
          <w:sz w:val="6"/>
        </w:rPr>
      </w:pPr>
    </w:p>
    <w:p w14:paraId="6B93696D" w14:textId="75A94BDB" w:rsidR="0045732C" w:rsidRDefault="00A42D52">
      <w:pPr>
        <w:pStyle w:val="BodyText"/>
        <w:spacing w:before="102" w:line="249" w:lineRule="auto"/>
        <w:ind w:left="166" w:firstLine="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63FA1B08" wp14:editId="4057717B">
                <wp:simplePos x="0" y="0"/>
                <wp:positionH relativeFrom="page">
                  <wp:posOffset>4742815</wp:posOffset>
                </wp:positionH>
                <wp:positionV relativeFrom="paragraph">
                  <wp:posOffset>-640715</wp:posOffset>
                </wp:positionV>
                <wp:extent cx="35560" cy="35560"/>
                <wp:effectExtent l="0" t="0" r="0" b="0"/>
                <wp:wrapNone/>
                <wp:docPr id="118" name="docshape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560" cy="355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:solidFill>
                          <a:srgbClr val="D8A1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26896F" id="docshape208" o:spid="_x0000_s1026" style="position:absolute;margin-left:373.45pt;margin-top:-50.45pt;width:2.8pt;height:2.8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Chn+QEAAAMEAAAOAAAAZHJzL2Uyb0RvYy54bWysU8GOEzEMvSPxD1HudDqlXcqo01W11SKk&#10;hV1p4QPSJNOJyMTBSTstX4+TaUsXJA6IS2THzrP9nrO4PXSW7TUGA67m5WjMmXYSlHHbmn/9cv9m&#10;zlmIwilhwemaH3Xgt8vXrxa9r/QEWrBKIyMQF6re17yN0VdFEWSrOxFG4LWjYAPYiUgubguFoif0&#10;zhaT8fim6AGVR5A6BLpdD0G+zPhNo2V8bJqgI7M1p95iPjGfm3QWy4Wotih8a+SpDfEPXXTCOCp6&#10;gVqLKNgOzR9QnZEIAZo4ktAV0DRG6jwDTVOOf5vmuRVe51mInOAvNIX/Bys/75+QGUXalSSVEx2J&#10;pECGVHoynieCeh8qynv2T5hGDP4B5LdAgeJFJDmBctim/wSKYMQuQibl0GCXXtK47JC5P16414fI&#10;JF2+nc1uSCBJkcFM+KI6P5W7ED9oyDBi/xDiIJw6W6I9W/LgziaS/H8V3ot4ekelrksEsEbdG2vz&#10;wLjd3Flke0FLtJ6vytUq0UJPXqRZl5IdpGdDON1kjhItA48bUEeiCGHYRPo5ZLSAPzjraQtrHr7v&#10;BGrO7EdHMr8vp9O0ttmZzt5NyMHryOY6IpwkqJpHzgbzLg6rvvNoti1VKrMeDlYkTWMSibm/oauT&#10;Q5uWhzv9irTK137O+vV3lz8BAAD//wMAUEsDBBQABgAIAAAAIQDbgJWp4wAAAAwBAAAPAAAAZHJz&#10;L2Rvd25yZXYueG1sTI9NS8NAEIbvgv9hGcFLaXdbTWpiNkUCxYMgtFrocZOMSTA7G7LbNv33jie9&#10;zcfDO89km8n24oyj7xxpWC4UCKTK1R01Gj4/tvMnED4Yqk3vCDVc0cMmv73JTFq7C+3wvA+N4BDy&#10;qdHQhjCkUvqqRWv8wg1IvPtyozWB27GR9WguHG57uVIqltZ0xBdaM2DRYvW9P1kNRy+Lt/K9SnZF&#10;LA/XaIZb9TrT+v5uenkGEXAKfzD86rM65OxUuhPVXvQa1o9xwqiG+VIprhhZR6sIRMmjJHoAmWfy&#10;/xP5DwAAAP//AwBQSwECLQAUAAYACAAAACEAtoM4kv4AAADhAQAAEwAAAAAAAAAAAAAAAAAAAAAA&#10;W0NvbnRlbnRfVHlwZXNdLnhtbFBLAQItABQABgAIAAAAIQA4/SH/1gAAAJQBAAALAAAAAAAAAAAA&#10;AAAAAC8BAABfcmVscy8ucmVsc1BLAQItABQABgAIAAAAIQBYQChn+QEAAAMEAAAOAAAAAAAAAAAA&#10;AAAAAC4CAABkcnMvZTJvRG9jLnhtbFBLAQItABQABgAIAAAAIQDbgJWp4wAAAAwBAAAPAAAAAAAA&#10;AAAAAAAAAFMEAABkcnMvZG93bnJldi54bWxQSwUGAAAAAAQABADzAAAAYwUAAAAA&#10;" fillcolor="#d8a1aa" stroked="f">
                <v:path arrowok="t" textboxrect="@1,@1,@1,@1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 wp14:anchorId="2D8CB379" wp14:editId="2E1C4FED">
                <wp:simplePos x="0" y="0"/>
                <wp:positionH relativeFrom="page">
                  <wp:posOffset>4835525</wp:posOffset>
                </wp:positionH>
                <wp:positionV relativeFrom="paragraph">
                  <wp:posOffset>-723265</wp:posOffset>
                </wp:positionV>
                <wp:extent cx="34925" cy="34925"/>
                <wp:effectExtent l="0" t="0" r="0" b="0"/>
                <wp:wrapNone/>
                <wp:docPr id="117" name="docshape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:solidFill>
                          <a:srgbClr val="DAA3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489CB" id="docshape209" o:spid="_x0000_s1026" style="position:absolute;margin-left:380.75pt;margin-top:-56.95pt;width:2.75pt;height:2.75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jQh+QEAAAMEAAAOAAAAZHJzL2Uyb0RvYy54bWysU1+PEjEQfzfxOzR9l104zpMNy4VAzpic&#10;esnpByhtl23sduq0sOCnd9oF5DTxwfjSzN/fzPxmOr8/dJbtNQYDrubjUcmZdhKUcduaf/3y8OYd&#10;ZyEKp4QFp2t+1IHfL16/mve+0hNowSqNjEBcqHpf8zZGXxVFkK3uRBiB146cDWAnIqm4LRSKntA7&#10;W0zK8m3RAyqPIHUIZF0PTr7I+E2jZfzcNEFHZmtOvcX8Yn436S0Wc1FtUfjWyFMb4h+66IRxVPQC&#10;tRZRsB2aP6A6IxECNHEkoSugaYzUeQaaZlz+Ns1zK7zOsxA5wV9oCv8PVn7aPyEzinY3vuPMiY6W&#10;pECGVHpSzhJBvQ8VxT37J0wjBv8I8lsgR/HCk5RAMWzTfwRFMGIXIZNyaLBLmTQuO2Tujxfu9SEy&#10;Scab6Wxyy5kkzyAmfFGdU+UuxPcaMozYP4Y4LE6dJdGeJXlwZxFp/X9dvBfxlEelrksEsEY9GGvz&#10;wLjdrCyyvaAjWi+XN8tVooVSXoRZl4IdpLTBnSyZo0TLwOMG1JEoQhgukX4OCS3gD856usKah+87&#10;gZoz+8HRmmfj6TSdbVamt3cTUvDas7n2CCcJquaRs0FcxeHUdx7NtqVK47wPB0taTWMSibm/oauT&#10;QpeWhzv9inTK13qO+vV3Fz8BAAD//wMAUEsDBBQABgAIAAAAIQAOS2kO5AAAAA0BAAAPAAAAZHJz&#10;L2Rvd25yZXYueG1sTI/LTsMwEEX3SPyDNUjsWic8khLiVBUChIpoRSkLdk48TSLscWS7bfh73BUs&#10;Z+bozrnlfDSaHdD53pKAdJoAQ2qs6qkVsP14msyA+SBJSW0JBfygh3l1flbKQtkjveNhE1oWQ8gX&#10;UkAXwlBw7psOjfRTOyDF2846I0McXcuVk8cYbjS/SpKMG9lT/NDJAR86bL43eyPgc/v8GBZKrcfl&#10;y1d4fdvlelU7IS4vxsU9sIBj+IPhpB/VoYpOtd2T8kwLyLP0NqICJml6fQcsInmWx3r1aZXMboBX&#10;Jf/fovoFAAD//wMAUEsBAi0AFAAGAAgAAAAhALaDOJL+AAAA4QEAABMAAAAAAAAAAAAAAAAAAAAA&#10;AFtDb250ZW50X1R5cGVzXS54bWxQSwECLQAUAAYACAAAACEAOP0h/9YAAACUAQAACwAAAAAAAAAA&#10;AAAAAAAvAQAAX3JlbHMvLnJlbHNQSwECLQAUAAYACAAAACEATvY0IfkBAAADBAAADgAAAAAAAAAA&#10;AAAAAAAuAgAAZHJzL2Uyb0RvYy54bWxQSwECLQAUAAYACAAAACEADktpDuQAAAANAQAADwAAAAAA&#10;AAAAAAAAAABTBAAAZHJzL2Rvd25yZXYueG1sUEsFBgAAAAAEAAQA8wAAAGQFAAAAAA==&#10;" fillcolor="#daa3ac" stroked="f">
                <v:path arrowok="t" textboxrect="@1,@1,@1,@1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70547214" wp14:editId="41C170D1">
                <wp:simplePos x="0" y="0"/>
                <wp:positionH relativeFrom="page">
                  <wp:posOffset>4924425</wp:posOffset>
                </wp:positionH>
                <wp:positionV relativeFrom="paragraph">
                  <wp:posOffset>-822960</wp:posOffset>
                </wp:positionV>
                <wp:extent cx="41910" cy="41910"/>
                <wp:effectExtent l="0" t="0" r="0" b="0"/>
                <wp:wrapNone/>
                <wp:docPr id="116" name="docshape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" cy="419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:solidFill>
                          <a:srgbClr val="CA8C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1303F" id="docshape210" o:spid="_x0000_s1026" style="position:absolute;margin-left:387.75pt;margin-top:-64.8pt;width:3.3pt;height:3.3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EE4+AEAAAMEAAAOAAAAZHJzL2Uyb0RvYy54bWysU81uEzEQviPxDpbvZLNRKO0qmypKVYRU&#10;oFLhARzbm7XY9ZgZJ5vy9Iy9SUhB4oC4WPP7zcw348Xtoe/E3iI58LUsJ1MprNdgnN/W8uuX+zfX&#10;UlBU3qgOvK3lsyV5u3z9ajGEys6ghc5YFAziqRpCLdsYQ1UUpFvbK5pAsJ6dDWCvIqu4LQyqgdH7&#10;rphNp1fFAGgCgrZEbL0bnXKZ8ZvG6vi5achG0dWSe4v5xfxu0lssF6raogqt08c21D900SvnuegZ&#10;6k5FJXbo/oDqnUYgaOJEQ19A0zht8ww8TTn9bZqnVgWbZ2FyKJxpov8Hqz/tH1E4w7srr6Twqucl&#10;GdCUSs/KTNAQqOK4p/CIaUQKD6C/ETNXvPAkhThGbIaPYBhG7SJkUg4N9imTxxWHzP3zmXt7iEKz&#10;cV7ecDWh2TOKCV9Vp1S9o/jeQoZR+weK4+LMSVLtSdIHfxKR1//XxQcVj3lc6rIEQefMveu6PDBu&#10;N+sOxV7xEa1X1+tVpoVTXoR1PgV7SGlj88mSOUq0pJOkagPmmSlCGC+Rfw4LLeAPKQa+wlrS951C&#10;K0X3wfOab8r5PJ1tVuZv381YwUvP5tKjvGaoWkYpRnEdx1PfBXTbliuVeR8eVryaxiUSc39jV0eF&#10;Ly1Tf/wV6ZQv9Rz16+8ufwIAAP//AwBQSwMEFAAGAAgAAAAhANakegfkAAAADQEAAA8AAABkcnMv&#10;ZG93bnJldi54bWxMj8FKxDAQhu+C7xBG8LLspq3sttamSxEFBUG6iudsM9sUm0lt0t3q0xu96HFm&#10;Pv75/mI7m54dcXSdJQHxKgKG1FjVUSvg9eV+mQFzXpKSvSUU8IkOtuX5WSFzZU9U43HnWxZCyOVS&#10;gPZ+yDl3jUYj3coOSOF2sKORPoxjy9UoTyHc9DyJog03sqPwQcsBbzU277vJCJjq+q06tNXi7unj&#10;OXuo9fC1mB6FuLyYqxtgHmf/B8OPflCHMjjt7UTKsV5Amq7XARWwjJPrDbCApFkSA9v/rq4i4GXB&#10;/7covwEAAP//AwBQSwECLQAUAAYACAAAACEAtoM4kv4AAADhAQAAEwAAAAAAAAAAAAAAAAAAAAAA&#10;W0NvbnRlbnRfVHlwZXNdLnhtbFBLAQItABQABgAIAAAAIQA4/SH/1gAAAJQBAAALAAAAAAAAAAAA&#10;AAAAAC8BAABfcmVscy8ucmVsc1BLAQItABQABgAIAAAAIQCh3EE4+AEAAAMEAAAOAAAAAAAAAAAA&#10;AAAAAC4CAABkcnMvZTJvRG9jLnhtbFBLAQItABQABgAIAAAAIQDWpHoH5AAAAA0BAAAPAAAAAAAA&#10;AAAAAAAAAFIEAABkcnMvZG93bnJldi54bWxQSwUGAAAAAAQABADzAAAAYwUAAAAA&#10;" fillcolor="#ca8ca0" stroked="f">
                <v:path arrowok="t" textboxrect="@1,@1,@1,@1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07F736A0" wp14:editId="4E6C1915">
                <wp:simplePos x="0" y="0"/>
                <wp:positionH relativeFrom="page">
                  <wp:posOffset>5474970</wp:posOffset>
                </wp:positionH>
                <wp:positionV relativeFrom="paragraph">
                  <wp:posOffset>-887730</wp:posOffset>
                </wp:positionV>
                <wp:extent cx="50165" cy="50165"/>
                <wp:effectExtent l="0" t="0" r="0" b="0"/>
                <wp:wrapNone/>
                <wp:docPr id="115" name="docshape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165" cy="501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:solidFill>
                          <a:srgbClr val="AF6B9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EE5F28" id="docshape211" o:spid="_x0000_s1026" style="position:absolute;margin-left:431.1pt;margin-top:-69.9pt;width:3.95pt;height:3.95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iqZ+AEAAAMEAAAOAAAAZHJzL2Uyb0RvYy54bWysU81uEzEQviPxDpbvZLNREugqm6q0CkIq&#10;tFLhARzbm7XweszYySY8PWNvElKQeqi4WPP7zcw348X1vrNspzEYcDUvR2POtJOgjNvU/Pu31bsP&#10;nIUonBIWnK75QQd+vXz7ZtH7Sk+gBas0MgJxoep9zdsYfVUUQba6E2EEXjtyNoCdiKTiplAoekLv&#10;bDEZj+dFD6g8gtQhkPVucPJlxm8aLeND0wQdma059Rbzi/ldp7dYLkS1QeFbI49tiFd00QnjqOgZ&#10;6k5EwbZo/oHqjEQI0MSRhK6ApjFS5xlomnL81zRPrfA6z0LkBH+mKfw/WPl194jMKNpdOePMiY6W&#10;pECGVHpSlomg3oeK4p78I6YRg78H+SOQo3jmSUqgGLbuv4AiGLGNkEnZN9ilTBqX7TP3hzP3eh+Z&#10;JONsXM6pAUmeQUz4ojqlym2InzRkGLG7D3FYnDpJoj1Jcu9OItL6X1y8F/GYR6UuSwSwRq2MtXlg&#10;3KxvLbKdoCO6Wc0/XuW7oZRnYdalYAcpbWg+WTJHiZaBxzWoA1GEMFwi/RwSWsBfnPV0hTUPP7cC&#10;NWf2s6M1X5XTaTrbrExn7yek4KVnfekRThJUzSNng3gbh1PfejSbliqVeR8Obmg1jUkk5v6Gro4K&#10;XVqm/vgr0ilf6jnqz99d/gYAAP//AwBQSwMEFAAGAAgAAAAhAEPPqADfAAAADQEAAA8AAABkcnMv&#10;ZG93bnJldi54bWxMj0FOwzAQRfdI3MEaJHatnSDSNMSpKiQOQGDR7tx4mkTE48h2U8PpMWxgOTNP&#10;f96vd9FMbEHnR0sSsrUAhtRZPVIv4f3tZVUC80GRVpMllPCJHnbN7U2tKm2v9IpLG3qWQshXSsIQ&#10;wlxx7rsBjfJrOyOl29k6o0IaXc+1U9cUbiaeC1Fwo0ZKHwY14/OA3Ud7MRKMOAxO62XfPn4dgiri&#10;0Uc/S3l/F/dPwALG8AfDj35ShyY5neyFtGeThLLI84RKWGUP21QiIeVGZMBOv6tsC7yp+f8WzTcA&#10;AAD//wMAUEsBAi0AFAAGAAgAAAAhALaDOJL+AAAA4QEAABMAAAAAAAAAAAAAAAAAAAAAAFtDb250&#10;ZW50X1R5cGVzXS54bWxQSwECLQAUAAYACAAAACEAOP0h/9YAAACUAQAACwAAAAAAAAAAAAAAAAAv&#10;AQAAX3JlbHMvLnJlbHNQSwECLQAUAAYACAAAACEAYdIqmfgBAAADBAAADgAAAAAAAAAAAAAAAAAu&#10;AgAAZHJzL2Uyb0RvYy54bWxQSwECLQAUAAYACAAAACEAQ8+oAN8AAAANAQAADwAAAAAAAAAAAAAA&#10;AABSBAAAZHJzL2Rvd25yZXYueG1sUEsFBgAAAAAEAAQA8wAAAF4FAAAAAA==&#10;" fillcolor="#af6b90" stroked="f">
                <v:path arrowok="t" textboxrect="@1,@1,@1,@1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 wp14:anchorId="36021218" wp14:editId="510EBC89">
                <wp:simplePos x="0" y="0"/>
                <wp:positionH relativeFrom="page">
                  <wp:posOffset>5576570</wp:posOffset>
                </wp:positionH>
                <wp:positionV relativeFrom="paragraph">
                  <wp:posOffset>-753745</wp:posOffset>
                </wp:positionV>
                <wp:extent cx="31115" cy="31115"/>
                <wp:effectExtent l="0" t="0" r="0" b="0"/>
                <wp:wrapNone/>
                <wp:docPr id="114" name="docshape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:solidFill>
                          <a:srgbClr val="DFAFB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5DAF9" id="docshape212" o:spid="_x0000_s1026" style="position:absolute;margin-left:439.1pt;margin-top:-59.35pt;width:2.45pt;height:2.45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sMH+QEAAAMEAAAOAAAAZHJzL2Uyb0RvYy54bWysU9uO0zAQfUfiHyy/0zTZLpeo6WrZqghp&#10;WVZa+ADXdhoLx2PGbtPy9YydtnRB4gHxYs31zMyZ8fxm31u20xgMuIaXkyln2klQxm0a/vXL6tVb&#10;zkIUTgkLTjf8oAO/Wbx8MR98rSvowCqNjEBcqAff8C5GXxdFkJ3uRZiA146cLWAvIqm4KRSKgdB7&#10;W1TT6etiAFQeQeoQyLocnXyR8dtWy/i5bYOOzDaceov5xfyu01ss5qLeoPCdkcc2xD900QvjqOgZ&#10;aimiYFs0f0D1RiIEaONEQl9A2xqp8ww0TTn9bZqnTnidZyFygj/TFP4frHzYPSIzinZXzjhzoqcl&#10;KZAhla7KKhE0+FBT3JN/xDRi8PcgvwVyFM88SQkUw9bDJ1AEI7YRMin7FvuUSeOyfeb+cOZe7yOT&#10;ZLwqy/KaM0meUUz4oj6lym2IHzRkGLG7D3FcnDpJojtJcu9OItL6/7p4L+Ixj0pdlghgjVoZa/PA&#10;uFnfWWQ7QUe0XN2u3l8lWijlWZh1KdhBShvdyZI5SrSMPK5BHYgihPES6eeQ0AH+4GygK2x4+L4V&#10;qDmzHx2t+V05m6Wzzcrs+k1FCl561pce4SRBNTxyNop3cTz1rUez6ahSmffh4JZW05pEYu5v7Oqo&#10;0KXl4Y6/Ip3ypZ6jfv3dxU8AAAD//wMAUEsDBBQABgAIAAAAIQAcCEBf3wAAAA0BAAAPAAAAZHJz&#10;L2Rvd25yZXYueG1sTI/BTsMwDIbvSLxDZCRuW5pNbKE0nSYQ0jiu48Ita0xT0ThRk23l7Qlc2NH2&#10;p9/fX20mN7AzjrH3pEDMC2BIrTc9dQreD68zCSwmTUYPnlDBN0bY1Lc3lS6Nv9Aez03qWA6hWGoF&#10;NqVQch5bi07HuQ9I+fbpR6dTHseOm1Ffcrgb+KIoVtzpnvIHqwM+W2y/mpNTEHcvfNvYx91HF1Zp&#10;OjwEEvs3pe7vpu0TsIRT+ofhVz+rQ52djv5EJrJBgVzLRUYVzISQa2AZkXIpgB3/VksJvK74dYv6&#10;BwAA//8DAFBLAQItABQABgAIAAAAIQC2gziS/gAAAOEBAAATAAAAAAAAAAAAAAAAAAAAAABbQ29u&#10;dGVudF9UeXBlc10ueG1sUEsBAi0AFAAGAAgAAAAhADj9If/WAAAAlAEAAAsAAAAAAAAAAAAAAAAA&#10;LwEAAF9yZWxzLy5yZWxzUEsBAi0AFAAGAAgAAAAhACvCwwf5AQAAAwQAAA4AAAAAAAAAAAAAAAAA&#10;LgIAAGRycy9lMm9Eb2MueG1sUEsBAi0AFAAGAAgAAAAhABwIQF/fAAAADQEAAA8AAAAAAAAAAAAA&#10;AAAAUwQAAGRycy9kb3ducmV2LnhtbFBLBQYAAAAABAAEAPMAAABfBQAAAAA=&#10;" fillcolor="#dfafb3" stroked="f">
                <v:path arrowok="t" textboxrect="@1,@1,@1,@1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4D8C2D8B" wp14:editId="11B532E0">
                <wp:simplePos x="0" y="0"/>
                <wp:positionH relativeFrom="page">
                  <wp:posOffset>5665470</wp:posOffset>
                </wp:positionH>
                <wp:positionV relativeFrom="paragraph">
                  <wp:posOffset>-657860</wp:posOffset>
                </wp:positionV>
                <wp:extent cx="38100" cy="38100"/>
                <wp:effectExtent l="0" t="0" r="0" b="0"/>
                <wp:wrapNone/>
                <wp:docPr id="113" name="docshape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:solidFill>
                          <a:srgbClr val="D49AA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123CA" id="docshape213" o:spid="_x0000_s1026" style="position:absolute;margin-left:446.1pt;margin-top:-51.8pt;width:3pt;height:3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7xS+AEAAAMEAAAOAAAAZHJzL2Uyb0RvYy54bWysU81uEzEQviPxDpbvZHfTQNtVNlXUqAip&#10;QKXCAzi2N2vh9Zixk014esbeJKQgcUBcrPn9Zuab8fxu31u20xgMuIZXk5Iz7SQo4zYN//rl4c0N&#10;ZyEKp4QFpxt+0IHfLV6/mg++1lPowCqNjEBcqAff8C5GXxdFkJ3uRZiA146cLWAvIqm4KRSKgdB7&#10;W0zL8l0xACqPIHUIZF2NTr7I+G2rZfzctkFHZhtOvcX8Yn7X6S0Wc1FvUPjOyGMb4h+66IVxVPQM&#10;tRJRsC2aP6B6IxECtHEioS+gbY3UeQaapip/m+a5E17nWYic4M80hf8HKz/tnpAZRburrjhzoqcl&#10;KZAhlZ6SiQgafKgp7tk/YRox+EeQ3wI5iheepASKYevhIyiCEdsImZR9i33KpHHZPnN/OHOv95FJ&#10;Ml7dVCUtSJJnFBO+qE+pchview0ZRuweQxwXp06S6E6S3LuTiLT+vy7ei3jMo1KXJQJYox6MtXlg&#10;3KzvLbKdoCNazW6Xy+tEC6W8CLMuBTtIaaM7WTJHiZaRxzWoA1GEMF4i/RwSOsAfnA10hQ0P37cC&#10;NWf2g6M131azWTrbrMzeXk9JwUvP+tIjnCSohkfORvE+jqe+9Wg2HVWq8j4cLGk1rUkk5v7Gro4K&#10;XVoe7vgr0ilf6jnq199d/AQAAP//AwBQSwMEFAAGAAgAAAAhAL+7UujkAAAADAEAAA8AAABkcnMv&#10;ZG93bnJldi54bWxMj01Lw0AQhu+C/2EZwYu0m0RJNzGbIkXpRSjWqnjbJmMS3I+Q3aapv77jSY/z&#10;zsM7zxTLyWg24uA7ZyXE8wgY2srVnW0k7F6fZgKYD8rWSjuLEk7oYVleXhQqr93RvuC4DQ2jEutz&#10;JaENoc8591WLRvm569HS7ssNRgUah4bXgzpSudE8iaKUG9VZutCqHlctVt/bg5Ew3unw/ig269XP&#10;89vN+jPedB8nLuX11fRwDyzgFP5g+NUndSjJae8OtvZMSxBZkhAqYRZHtykwQkQmKNpTlC1S4GXB&#10;/z9RngEAAP//AwBQSwECLQAUAAYACAAAACEAtoM4kv4AAADhAQAAEwAAAAAAAAAAAAAAAAAAAAAA&#10;W0NvbnRlbnRfVHlwZXNdLnhtbFBLAQItABQABgAIAAAAIQA4/SH/1gAAAJQBAAALAAAAAAAAAAAA&#10;AAAAAC8BAABfcmVscy8ucmVsc1BLAQItABQABgAIAAAAIQAe07xS+AEAAAMEAAAOAAAAAAAAAAAA&#10;AAAAAC4CAABkcnMvZTJvRG9jLnhtbFBLAQItABQABgAIAAAAIQC/u1Lo5AAAAAwBAAAPAAAAAAAA&#10;AAAAAAAAAFIEAABkcnMvZG93bnJldi54bWxQSwUGAAAAAAQABADzAAAAYwUAAAAA&#10;" fillcolor="#d49aa7" stroked="f">
                <v:path arrowok="t" textboxrect="@1,@1,@1,@1"/>
                <w10:wrap anchorx="page"/>
              </v:shape>
            </w:pict>
          </mc:Fallback>
        </mc:AlternateContent>
      </w:r>
      <w:r w:rsidR="002A74E7">
        <w:rPr>
          <w:rFonts w:ascii="Arial"/>
          <w:b/>
        </w:rPr>
        <w:t xml:space="preserve">Figure 3. </w:t>
      </w:r>
      <w:r w:rsidR="002A74E7">
        <w:t>Cyclical temperature pattern associated with tinnitus for Switzerland (CH), Germany (DE), the United States of</w:t>
      </w:r>
      <w:r w:rsidR="002A74E7">
        <w:rPr>
          <w:spacing w:val="1"/>
        </w:rPr>
        <w:t xml:space="preserve"> </w:t>
      </w:r>
      <w:r w:rsidR="002A74E7">
        <w:t>America (US), the United Kingdom of Great Britain &amp; Northern Ireland (GB), and the Netherlands. The x-axis shows the</w:t>
      </w:r>
      <w:r w:rsidR="002A74E7">
        <w:rPr>
          <w:spacing w:val="1"/>
        </w:rPr>
        <w:t xml:space="preserve"> </w:t>
      </w:r>
      <w:r w:rsidR="002A74E7">
        <w:t>month,</w:t>
      </w:r>
      <w:r w:rsidR="002A74E7">
        <w:rPr>
          <w:spacing w:val="-8"/>
        </w:rPr>
        <w:t xml:space="preserve"> </w:t>
      </w:r>
      <w:r w:rsidR="002A74E7">
        <w:t>the</w:t>
      </w:r>
      <w:r w:rsidR="002A74E7">
        <w:rPr>
          <w:spacing w:val="-8"/>
        </w:rPr>
        <w:t xml:space="preserve"> </w:t>
      </w:r>
      <w:r w:rsidR="002A74E7">
        <w:t>y-axis</w:t>
      </w:r>
      <w:r w:rsidR="002A74E7">
        <w:rPr>
          <w:spacing w:val="-7"/>
        </w:rPr>
        <w:t xml:space="preserve"> </w:t>
      </w:r>
      <w:r w:rsidR="002A74E7">
        <w:t>the</w:t>
      </w:r>
      <w:r w:rsidR="002A74E7">
        <w:rPr>
          <w:spacing w:val="-8"/>
        </w:rPr>
        <w:t xml:space="preserve"> </w:t>
      </w:r>
      <w:r w:rsidR="002A74E7">
        <w:t>temperature</w:t>
      </w:r>
      <w:r w:rsidR="002A74E7">
        <w:rPr>
          <w:spacing w:val="-7"/>
        </w:rPr>
        <w:t xml:space="preserve"> </w:t>
      </w:r>
      <w:r w:rsidR="002A74E7">
        <w:t>in</w:t>
      </w:r>
      <w:r w:rsidR="002A74E7">
        <w:rPr>
          <w:spacing w:val="-8"/>
        </w:rPr>
        <w:t xml:space="preserve"> </w:t>
      </w:r>
      <w:r w:rsidR="002A74E7">
        <w:t>degrees</w:t>
      </w:r>
      <w:r w:rsidR="002A74E7">
        <w:rPr>
          <w:spacing w:val="-7"/>
        </w:rPr>
        <w:t xml:space="preserve"> </w:t>
      </w:r>
      <w:r w:rsidR="002A74E7">
        <w:t>Celsius.</w:t>
      </w:r>
      <w:r w:rsidR="002A74E7">
        <w:rPr>
          <w:spacing w:val="3"/>
        </w:rPr>
        <w:t xml:space="preserve"> </w:t>
      </w:r>
      <w:r w:rsidR="002A74E7">
        <w:t>The</w:t>
      </w:r>
      <w:r w:rsidR="002A74E7">
        <w:rPr>
          <w:spacing w:val="-8"/>
        </w:rPr>
        <w:t xml:space="preserve"> </w:t>
      </w:r>
      <w:r w:rsidR="002A74E7">
        <w:t>larger</w:t>
      </w:r>
      <w:r w:rsidR="002A74E7">
        <w:rPr>
          <w:spacing w:val="-8"/>
        </w:rPr>
        <w:t xml:space="preserve"> </w:t>
      </w:r>
      <w:r w:rsidR="002A74E7">
        <w:t>the</w:t>
      </w:r>
      <w:r w:rsidR="002A74E7">
        <w:rPr>
          <w:spacing w:val="-7"/>
        </w:rPr>
        <w:t xml:space="preserve"> </w:t>
      </w:r>
      <w:r w:rsidR="002A74E7">
        <w:t>circle,</w:t>
      </w:r>
      <w:r w:rsidR="002A74E7">
        <w:rPr>
          <w:spacing w:val="-8"/>
        </w:rPr>
        <w:t xml:space="preserve"> </w:t>
      </w:r>
      <w:r w:rsidR="002A74E7">
        <w:t>the</w:t>
      </w:r>
      <w:r w:rsidR="002A74E7">
        <w:rPr>
          <w:spacing w:val="-7"/>
        </w:rPr>
        <w:t xml:space="preserve"> </w:t>
      </w:r>
      <w:r w:rsidR="002A74E7">
        <w:t>higher</w:t>
      </w:r>
      <w:r w:rsidR="002A74E7">
        <w:rPr>
          <w:spacing w:val="-8"/>
        </w:rPr>
        <w:t xml:space="preserve"> </w:t>
      </w:r>
      <w:r w:rsidR="002A74E7">
        <w:t>the</w:t>
      </w:r>
      <w:r w:rsidR="002A74E7">
        <w:rPr>
          <w:spacing w:val="-7"/>
        </w:rPr>
        <w:t xml:space="preserve"> </w:t>
      </w:r>
      <w:r w:rsidR="002A74E7">
        <w:t>average</w:t>
      </w:r>
      <w:r w:rsidR="002A74E7">
        <w:rPr>
          <w:spacing w:val="-8"/>
        </w:rPr>
        <w:t xml:space="preserve"> </w:t>
      </w:r>
      <w:r w:rsidR="002A74E7">
        <w:t>probability</w:t>
      </w:r>
      <w:r w:rsidR="002A74E7">
        <w:rPr>
          <w:spacing w:val="-7"/>
        </w:rPr>
        <w:t xml:space="preserve"> </w:t>
      </w:r>
      <w:r w:rsidR="002A74E7">
        <w:t>for</w:t>
      </w:r>
      <w:r w:rsidR="002A74E7">
        <w:rPr>
          <w:spacing w:val="-8"/>
        </w:rPr>
        <w:t xml:space="preserve"> </w:t>
      </w:r>
      <w:r w:rsidR="002A74E7">
        <w:t>a</w:t>
      </w:r>
      <w:r w:rsidR="002A74E7">
        <w:rPr>
          <w:spacing w:val="-7"/>
        </w:rPr>
        <w:t xml:space="preserve"> </w:t>
      </w:r>
      <w:r w:rsidR="002A74E7">
        <w:t>momentary</w:t>
      </w:r>
      <w:r w:rsidR="002A74E7">
        <w:rPr>
          <w:spacing w:val="-47"/>
        </w:rPr>
        <w:t xml:space="preserve"> </w:t>
      </w:r>
      <w:r w:rsidR="002A74E7">
        <w:t>tinnitus</w:t>
      </w:r>
      <w:r w:rsidR="002A74E7">
        <w:rPr>
          <w:spacing w:val="-3"/>
        </w:rPr>
        <w:t xml:space="preserve"> </w:t>
      </w:r>
      <w:r w:rsidR="002A74E7">
        <w:t>for</w:t>
      </w:r>
      <w:r w:rsidR="002A74E7">
        <w:rPr>
          <w:spacing w:val="-3"/>
        </w:rPr>
        <w:t xml:space="preserve"> </w:t>
      </w:r>
      <w:r w:rsidR="002A74E7">
        <w:t>this</w:t>
      </w:r>
      <w:r w:rsidR="002A74E7">
        <w:rPr>
          <w:spacing w:val="-3"/>
        </w:rPr>
        <w:t xml:space="preserve"> </w:t>
      </w:r>
      <w:r w:rsidR="002A74E7">
        <w:t>country</w:t>
      </w:r>
      <w:r w:rsidR="002A74E7">
        <w:rPr>
          <w:spacing w:val="-3"/>
        </w:rPr>
        <w:t xml:space="preserve"> </w:t>
      </w:r>
      <w:r w:rsidR="002A74E7">
        <w:t>in</w:t>
      </w:r>
      <w:r w:rsidR="002A74E7">
        <w:rPr>
          <w:spacing w:val="-3"/>
        </w:rPr>
        <w:t xml:space="preserve"> </w:t>
      </w:r>
      <w:r w:rsidR="002A74E7">
        <w:t>this</w:t>
      </w:r>
      <w:r w:rsidR="002A74E7">
        <w:rPr>
          <w:spacing w:val="-3"/>
        </w:rPr>
        <w:t xml:space="preserve"> </w:t>
      </w:r>
      <w:r w:rsidR="002A74E7">
        <w:t>month.</w:t>
      </w:r>
      <w:r w:rsidR="002A74E7">
        <w:rPr>
          <w:spacing w:val="8"/>
        </w:rPr>
        <w:t xml:space="preserve"> </w:t>
      </w:r>
      <w:r w:rsidR="002A74E7">
        <w:t>The</w:t>
      </w:r>
      <w:r w:rsidR="002A74E7">
        <w:rPr>
          <w:spacing w:val="-3"/>
        </w:rPr>
        <w:t xml:space="preserve"> </w:t>
      </w:r>
      <w:r w:rsidR="002A74E7">
        <w:t>size</w:t>
      </w:r>
      <w:r w:rsidR="002A74E7">
        <w:rPr>
          <w:spacing w:val="-3"/>
        </w:rPr>
        <w:t xml:space="preserve"> </w:t>
      </w:r>
      <w:r w:rsidR="002A74E7">
        <w:t>and</w:t>
      </w:r>
      <w:r w:rsidR="002A74E7">
        <w:rPr>
          <w:spacing w:val="-3"/>
        </w:rPr>
        <w:t xml:space="preserve"> </w:t>
      </w:r>
      <w:r w:rsidR="002A74E7">
        <w:t>color</w:t>
      </w:r>
      <w:r w:rsidR="002A74E7">
        <w:rPr>
          <w:spacing w:val="-3"/>
        </w:rPr>
        <w:t xml:space="preserve"> </w:t>
      </w:r>
      <w:r w:rsidR="002A74E7">
        <w:t>of</w:t>
      </w:r>
      <w:r w:rsidR="002A74E7">
        <w:rPr>
          <w:spacing w:val="-3"/>
        </w:rPr>
        <w:t xml:space="preserve"> </w:t>
      </w:r>
      <w:r w:rsidR="002A74E7">
        <w:t>the</w:t>
      </w:r>
      <w:r w:rsidR="002A74E7">
        <w:rPr>
          <w:spacing w:val="-3"/>
        </w:rPr>
        <w:t xml:space="preserve"> </w:t>
      </w:r>
      <w:r w:rsidR="002A74E7">
        <w:t>cycles</w:t>
      </w:r>
      <w:r w:rsidR="002A74E7">
        <w:rPr>
          <w:spacing w:val="-3"/>
        </w:rPr>
        <w:t xml:space="preserve"> </w:t>
      </w:r>
      <w:r w:rsidR="002A74E7">
        <w:t>indicate</w:t>
      </w:r>
      <w:r w:rsidR="002A74E7">
        <w:rPr>
          <w:spacing w:val="-3"/>
        </w:rPr>
        <w:t xml:space="preserve"> </w:t>
      </w:r>
      <w:r w:rsidR="002A74E7">
        <w:t>the</w:t>
      </w:r>
      <w:r w:rsidR="002A74E7">
        <w:rPr>
          <w:spacing w:val="-3"/>
        </w:rPr>
        <w:t xml:space="preserve"> </w:t>
      </w:r>
      <w:r w:rsidR="002A74E7">
        <w:t>chance</w:t>
      </w:r>
      <w:r w:rsidR="002A74E7">
        <w:rPr>
          <w:spacing w:val="-3"/>
        </w:rPr>
        <w:t xml:space="preserve"> </w:t>
      </w:r>
      <w:r w:rsidR="002A74E7">
        <w:t>of</w:t>
      </w:r>
      <w:r w:rsidR="002A74E7">
        <w:rPr>
          <w:spacing w:val="-3"/>
        </w:rPr>
        <w:t xml:space="preserve"> </w:t>
      </w:r>
      <w:r w:rsidR="002A74E7">
        <w:t>momentary</w:t>
      </w:r>
      <w:r w:rsidR="002A74E7">
        <w:rPr>
          <w:spacing w:val="-3"/>
        </w:rPr>
        <w:t xml:space="preserve"> </w:t>
      </w:r>
      <w:r w:rsidR="002A74E7">
        <w:t>tinnitus.</w:t>
      </w:r>
      <w:r w:rsidR="002A74E7">
        <w:rPr>
          <w:spacing w:val="9"/>
        </w:rPr>
        <w:t xml:space="preserve"> </w:t>
      </w:r>
      <w:r w:rsidR="002A74E7">
        <w:t>The</w:t>
      </w:r>
      <w:r w:rsidR="002A74E7">
        <w:rPr>
          <w:spacing w:val="-3"/>
        </w:rPr>
        <w:t xml:space="preserve"> </w:t>
      </w:r>
      <w:r w:rsidR="002A74E7">
        <w:t>bigger</w:t>
      </w:r>
      <w:r w:rsidR="002A74E7">
        <w:rPr>
          <w:spacing w:val="-47"/>
        </w:rPr>
        <w:t xml:space="preserve"> </w:t>
      </w:r>
      <w:r w:rsidR="002A74E7">
        <w:t>the</w:t>
      </w:r>
      <w:r w:rsidR="002A74E7">
        <w:rPr>
          <w:spacing w:val="-2"/>
        </w:rPr>
        <w:t xml:space="preserve"> </w:t>
      </w:r>
      <w:r w:rsidR="002A74E7">
        <w:t>cycle,</w:t>
      </w:r>
      <w:r w:rsidR="002A74E7">
        <w:rPr>
          <w:spacing w:val="-1"/>
        </w:rPr>
        <w:t xml:space="preserve"> </w:t>
      </w:r>
      <w:r w:rsidR="002A74E7">
        <w:t>the</w:t>
      </w:r>
      <w:r w:rsidR="002A74E7">
        <w:rPr>
          <w:spacing w:val="-1"/>
        </w:rPr>
        <w:t xml:space="preserve"> </w:t>
      </w:r>
      <w:r w:rsidR="002A74E7">
        <w:t>higher</w:t>
      </w:r>
      <w:r w:rsidR="002A74E7">
        <w:rPr>
          <w:spacing w:val="-1"/>
        </w:rPr>
        <w:t xml:space="preserve"> </w:t>
      </w:r>
      <w:r w:rsidR="002A74E7">
        <w:t>the</w:t>
      </w:r>
      <w:r w:rsidR="002A74E7">
        <w:rPr>
          <w:spacing w:val="-1"/>
        </w:rPr>
        <w:t xml:space="preserve"> </w:t>
      </w:r>
      <w:r w:rsidR="002A74E7">
        <w:t>chance.</w:t>
      </w:r>
    </w:p>
    <w:p w14:paraId="11407C01" w14:textId="77777777" w:rsidR="0045732C" w:rsidRDefault="0045732C">
      <w:pPr>
        <w:pStyle w:val="BodyText"/>
        <w:rPr>
          <w:sz w:val="24"/>
        </w:rPr>
      </w:pPr>
    </w:p>
    <w:p w14:paraId="71E1DA26" w14:textId="77777777" w:rsidR="0045732C" w:rsidRDefault="0045732C">
      <w:pPr>
        <w:pStyle w:val="BodyText"/>
        <w:rPr>
          <w:sz w:val="32"/>
        </w:rPr>
      </w:pPr>
    </w:p>
    <w:p w14:paraId="007ACEF5" w14:textId="77777777" w:rsidR="0045732C" w:rsidRDefault="002A74E7">
      <w:pPr>
        <w:pStyle w:val="BodyText"/>
        <w:ind w:left="173"/>
        <w:jc w:val="both"/>
      </w:pPr>
      <w:proofErr w:type="gramStart"/>
      <w:r>
        <w:t>additionally</w:t>
      </w:r>
      <w:proofErr w:type="gramEnd"/>
      <w:r>
        <w:rPr>
          <w:spacing w:val="-4"/>
        </w:rPr>
        <w:t xml:space="preserve"> </w:t>
      </w:r>
      <w:r>
        <w:t>calculated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tinnitus</w:t>
      </w:r>
      <w:r>
        <w:rPr>
          <w:spacing w:val="-4"/>
        </w:rPr>
        <w:t xml:space="preserve"> </w:t>
      </w:r>
      <w:r>
        <w:t>probability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monthly</w:t>
      </w:r>
      <w:r>
        <w:rPr>
          <w:spacing w:val="-3"/>
        </w:rPr>
        <w:t xml:space="preserve"> </w:t>
      </w:r>
      <w:r>
        <w:t>basis.</w:t>
      </w:r>
    </w:p>
    <w:p w14:paraId="026236E5" w14:textId="77777777" w:rsidR="0045732C" w:rsidRDefault="002A74E7">
      <w:pPr>
        <w:pStyle w:val="BodyText"/>
        <w:spacing w:before="9" w:line="249" w:lineRule="auto"/>
        <w:ind w:left="166" w:right="136" w:firstLine="7"/>
        <w:jc w:val="both"/>
      </w:pPr>
      <w:r>
        <w:t>Since most of the data comes from Germany, this country has a correspondingly large influence on the average values.</w:t>
      </w:r>
      <w:r>
        <w:rPr>
          <w:spacing w:val="1"/>
        </w:rPr>
        <w:t xml:space="preserve"> </w:t>
      </w:r>
      <w:r>
        <w:t>Accordingly, the curve for Germany is very similar to the curve for all data (statistic = .17, p = 1.00). On the contrary, the</w:t>
      </w:r>
      <w:r>
        <w:rPr>
          <w:spacing w:val="1"/>
        </w:rPr>
        <w:t xml:space="preserve"> </w:t>
      </w:r>
      <w:r>
        <w:t>Netherlands,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U.S.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Switzerland</w:t>
      </w:r>
      <w:r>
        <w:rPr>
          <w:spacing w:val="-9"/>
        </w:rPr>
        <w:t xml:space="preserve"> </w:t>
      </w:r>
      <w:r>
        <w:t>reveal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distribution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tinnitus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p-values</w:t>
      </w:r>
      <w:r>
        <w:rPr>
          <w:spacing w:val="-9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0.01.</w:t>
      </w:r>
      <w:r>
        <w:rPr>
          <w:spacing w:val="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Great</w:t>
      </w:r>
      <w:r>
        <w:rPr>
          <w:spacing w:val="-9"/>
        </w:rPr>
        <w:t xml:space="preserve"> </w:t>
      </w:r>
      <w:r>
        <w:t>Britain,</w:t>
      </w:r>
      <w:r>
        <w:rPr>
          <w:spacing w:val="-8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rPr>
          <w:w w:val="95"/>
        </w:rPr>
        <w:t xml:space="preserve">distribution can </w:t>
      </w:r>
      <w:proofErr w:type="gramStart"/>
      <w:r>
        <w:rPr>
          <w:w w:val="95"/>
        </w:rPr>
        <w:t>be considered to be</w:t>
      </w:r>
      <w:proofErr w:type="gramEnd"/>
      <w:r>
        <w:rPr>
          <w:w w:val="95"/>
        </w:rPr>
        <w:t xml:space="preserve"> slightly different as p-value is .10. An overview of the distributions compared with </w:t>
      </w:r>
      <w:proofErr w:type="spellStart"/>
      <w:r>
        <w:rPr>
          <w:w w:val="95"/>
        </w:rPr>
        <w:t>with</w:t>
      </w:r>
      <w:proofErr w:type="spellEnd"/>
      <w:r>
        <w:rPr>
          <w:w w:val="95"/>
        </w:rPr>
        <w:t xml:space="preserve"> the</w:t>
      </w:r>
      <w:r>
        <w:rPr>
          <w:spacing w:val="1"/>
          <w:w w:val="95"/>
        </w:rPr>
        <w:t xml:space="preserve"> </w:t>
      </w:r>
      <w:r>
        <w:t>average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Fig.</w:t>
      </w:r>
      <w:r>
        <w:rPr>
          <w:spacing w:val="-2"/>
        </w:rPr>
        <w:t xml:space="preserve"> </w:t>
      </w:r>
      <w:hyperlink w:anchor="_bookmark4" w:history="1">
        <w:r>
          <w:rPr>
            <w:color w:val="0000FF"/>
          </w:rPr>
          <w:t>4</w:t>
        </w:r>
      </w:hyperlink>
      <w:r>
        <w:t>.</w:t>
      </w:r>
      <w:r>
        <w:rPr>
          <w:spacing w:val="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summarizing</w:t>
      </w:r>
      <w:r>
        <w:rPr>
          <w:spacing w:val="-2"/>
        </w:rPr>
        <w:t xml:space="preserve"> </w:t>
      </w:r>
      <w:r>
        <w:t>statistical</w:t>
      </w:r>
      <w:r>
        <w:rPr>
          <w:spacing w:val="-2"/>
        </w:rPr>
        <w:t xml:space="preserve"> </w:t>
      </w:r>
      <w:r>
        <w:t>overview,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turn,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hyperlink w:anchor="_bookmark5" w:history="1">
        <w:r>
          <w:rPr>
            <w:color w:val="0000FF"/>
          </w:rPr>
          <w:t>3</w:t>
        </w:r>
      </w:hyperlink>
      <w:r>
        <w:t>.</w:t>
      </w:r>
    </w:p>
    <w:p w14:paraId="0CE090EA" w14:textId="77777777" w:rsidR="0045732C" w:rsidRDefault="002A74E7">
      <w:pPr>
        <w:pStyle w:val="BodyText"/>
        <w:spacing w:before="107" w:line="249" w:lineRule="auto"/>
        <w:ind w:left="166" w:right="168" w:firstLine="306"/>
        <w:jc w:val="both"/>
      </w:pPr>
      <w:r>
        <w:t>The highest probability for tinnitus is in America with an average chance of 87 %, the lowest probability in Switzerland</w:t>
      </w:r>
      <w:r>
        <w:rPr>
          <w:spacing w:val="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68</w:t>
      </w:r>
      <w:r>
        <w:rPr>
          <w:spacing w:val="-7"/>
        </w:rPr>
        <w:t xml:space="preserve"> </w:t>
      </w:r>
      <w:r>
        <w:t>%.</w:t>
      </w:r>
      <w:r>
        <w:rPr>
          <w:spacing w:val="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largest</w:t>
      </w:r>
      <w:r>
        <w:rPr>
          <w:spacing w:val="-7"/>
        </w:rPr>
        <w:t xml:space="preserve"> </w:t>
      </w:r>
      <w:r>
        <w:t>variance</w:t>
      </w:r>
      <w:r>
        <w:rPr>
          <w:spacing w:val="-8"/>
        </w:rPr>
        <w:t xml:space="preserve"> </w:t>
      </w:r>
      <w:r>
        <w:t>occurs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Great</w:t>
      </w:r>
      <w:r>
        <w:rPr>
          <w:spacing w:val="-8"/>
        </w:rPr>
        <w:t xml:space="preserve"> </w:t>
      </w:r>
      <w:r>
        <w:t>Britain,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16</w:t>
      </w:r>
      <w:r>
        <w:rPr>
          <w:spacing w:val="-8"/>
        </w:rPr>
        <w:t xml:space="preserve"> </w:t>
      </w:r>
      <w:r>
        <w:t>%</w:t>
      </w:r>
      <w:r>
        <w:rPr>
          <w:spacing w:val="-8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deviation,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smallest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Germany,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%.</w:t>
      </w:r>
      <w:r>
        <w:rPr>
          <w:spacing w:val="4"/>
        </w:rPr>
        <w:t xml:space="preserve"> </w:t>
      </w:r>
      <w:r>
        <w:t>For</w:t>
      </w:r>
      <w:r>
        <w:rPr>
          <w:spacing w:val="-4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set,</w:t>
      </w:r>
      <w:r>
        <w:rPr>
          <w:spacing w:val="-1"/>
        </w:rPr>
        <w:t xml:space="preserve"> </w:t>
      </w:r>
      <w:r>
        <w:t>tinnitus</w:t>
      </w:r>
      <w:r>
        <w:rPr>
          <w:spacing w:val="-2"/>
        </w:rPr>
        <w:t xml:space="preserve"> </w:t>
      </w:r>
      <w:r>
        <w:t>occurred</w:t>
      </w:r>
      <w:r>
        <w:rPr>
          <w:spacing w:val="-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Switzerland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March</w:t>
      </w:r>
      <w:r>
        <w:rPr>
          <w:spacing w:val="-2"/>
        </w:rPr>
        <w:t xml:space="preserve"> </w:t>
      </w:r>
      <w:r>
        <w:t>(53</w:t>
      </w:r>
      <w:r>
        <w:rPr>
          <w:spacing w:val="-1"/>
        </w:rPr>
        <w:t xml:space="preserve"> </w:t>
      </w:r>
      <w:r>
        <w:t>%),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UK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August</w:t>
      </w:r>
      <w:r>
        <w:rPr>
          <w:spacing w:val="-2"/>
        </w:rPr>
        <w:t xml:space="preserve"> </w:t>
      </w:r>
      <w:r>
        <w:t>(98</w:t>
      </w:r>
      <w:r>
        <w:rPr>
          <w:spacing w:val="-1"/>
        </w:rPr>
        <w:t xml:space="preserve"> </w:t>
      </w:r>
      <w:r>
        <w:t>%).</w:t>
      </w:r>
    </w:p>
    <w:p w14:paraId="1E2415F2" w14:textId="77777777" w:rsidR="0045732C" w:rsidRDefault="0045732C">
      <w:pPr>
        <w:spacing w:line="249" w:lineRule="auto"/>
        <w:jc w:val="both"/>
        <w:sectPr w:rsidR="0045732C">
          <w:pgSz w:w="12240" w:h="15840"/>
          <w:pgMar w:top="1480" w:right="960" w:bottom="840" w:left="960" w:header="0" w:footer="648" w:gutter="0"/>
          <w:cols w:space="720"/>
        </w:sectPr>
      </w:pPr>
    </w:p>
    <w:p w14:paraId="696AA133" w14:textId="788C7D0B" w:rsidR="0045732C" w:rsidRDefault="00A42D52">
      <w:pPr>
        <w:ind w:left="17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AD4F5AE" wp14:editId="25EC6286">
                <wp:extent cx="1362075" cy="1162685"/>
                <wp:effectExtent l="0" t="0" r="4445" b="3175"/>
                <wp:docPr id="109" name="docshapegroup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2075" cy="1162685"/>
                          <a:chOff x="0" y="0"/>
                          <a:chExt cx="2145" cy="1831"/>
                        </a:xfrm>
                      </wpg:grpSpPr>
                      <pic:pic xmlns:pic="http://schemas.openxmlformats.org/drawingml/2006/picture">
                        <pic:nvPicPr>
                          <pic:cNvPr id="110" name="docshape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5" cy="18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1" name="docshape216"/>
                        <wps:cNvSpPr>
                          <a:spLocks/>
                        </wps:cNvSpPr>
                        <wps:spPr bwMode="auto">
                          <a:xfrm>
                            <a:off x="473" y="744"/>
                            <a:ext cx="1592" cy="689"/>
                          </a:xfrm>
                          <a:custGeom>
                            <a:avLst/>
                            <a:gdLst>
                              <a:gd name="T0" fmla="+- 0 474 474"/>
                              <a:gd name="T1" fmla="*/ T0 w 1592"/>
                              <a:gd name="T2" fmla="+- 0 1134 744"/>
                              <a:gd name="T3" fmla="*/ 1134 h 689"/>
                              <a:gd name="T4" fmla="+- 0 618 474"/>
                              <a:gd name="T5" fmla="*/ T4 w 1592"/>
                              <a:gd name="T6" fmla="+- 0 1134 744"/>
                              <a:gd name="T7" fmla="*/ 1134 h 689"/>
                              <a:gd name="T8" fmla="+- 0 763 474"/>
                              <a:gd name="T9" fmla="*/ T8 w 1592"/>
                              <a:gd name="T10" fmla="+- 0 1433 744"/>
                              <a:gd name="T11" fmla="*/ 1433 h 689"/>
                              <a:gd name="T12" fmla="+- 0 908 474"/>
                              <a:gd name="T13" fmla="*/ T12 w 1592"/>
                              <a:gd name="T14" fmla="+- 0 1210 744"/>
                              <a:gd name="T15" fmla="*/ 1210 h 689"/>
                              <a:gd name="T16" fmla="+- 0 1052 474"/>
                              <a:gd name="T17" fmla="*/ T16 w 1592"/>
                              <a:gd name="T18" fmla="+- 0 849 744"/>
                              <a:gd name="T19" fmla="*/ 849 h 689"/>
                              <a:gd name="T20" fmla="+- 0 1197 474"/>
                              <a:gd name="T21" fmla="*/ T20 w 1592"/>
                              <a:gd name="T22" fmla="+- 0 765 744"/>
                              <a:gd name="T23" fmla="*/ 765 h 689"/>
                              <a:gd name="T24" fmla="+- 0 1342 474"/>
                              <a:gd name="T25" fmla="*/ T24 w 1592"/>
                              <a:gd name="T26" fmla="+- 0 880 744"/>
                              <a:gd name="T27" fmla="*/ 880 h 689"/>
                              <a:gd name="T28" fmla="+- 0 1486 474"/>
                              <a:gd name="T29" fmla="*/ T28 w 1592"/>
                              <a:gd name="T30" fmla="+- 0 945 744"/>
                              <a:gd name="T31" fmla="*/ 945 h 689"/>
                              <a:gd name="T32" fmla="+- 0 1631 474"/>
                              <a:gd name="T33" fmla="*/ T32 w 1592"/>
                              <a:gd name="T34" fmla="+- 0 744 744"/>
                              <a:gd name="T35" fmla="*/ 744 h 689"/>
                              <a:gd name="T36" fmla="+- 0 1776 474"/>
                              <a:gd name="T37" fmla="*/ T36 w 1592"/>
                              <a:gd name="T38" fmla="+- 0 1022 744"/>
                              <a:gd name="T39" fmla="*/ 1022 h 689"/>
                              <a:gd name="T40" fmla="+- 0 1921 474"/>
                              <a:gd name="T41" fmla="*/ T40 w 1592"/>
                              <a:gd name="T42" fmla="+- 0 1231 744"/>
                              <a:gd name="T43" fmla="*/ 1231 h 689"/>
                              <a:gd name="T44" fmla="+- 0 2065 474"/>
                              <a:gd name="T45" fmla="*/ T44 w 1592"/>
                              <a:gd name="T46" fmla="+- 0 1087 744"/>
                              <a:gd name="T47" fmla="*/ 1087 h 6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2" h="689">
                                <a:moveTo>
                                  <a:pt x="0" y="390"/>
                                </a:moveTo>
                                <a:lnTo>
                                  <a:pt x="144" y="390"/>
                                </a:lnTo>
                                <a:lnTo>
                                  <a:pt x="289" y="689"/>
                                </a:lnTo>
                                <a:lnTo>
                                  <a:pt x="434" y="466"/>
                                </a:lnTo>
                                <a:lnTo>
                                  <a:pt x="578" y="105"/>
                                </a:lnTo>
                                <a:lnTo>
                                  <a:pt x="723" y="21"/>
                                </a:lnTo>
                                <a:lnTo>
                                  <a:pt x="868" y="136"/>
                                </a:lnTo>
                                <a:lnTo>
                                  <a:pt x="1012" y="201"/>
                                </a:lnTo>
                                <a:lnTo>
                                  <a:pt x="1157" y="0"/>
                                </a:lnTo>
                                <a:lnTo>
                                  <a:pt x="1302" y="278"/>
                                </a:lnTo>
                                <a:lnTo>
                                  <a:pt x="1447" y="487"/>
                                </a:lnTo>
                                <a:lnTo>
                                  <a:pt x="1591" y="343"/>
                                </a:lnTo>
                              </a:path>
                            </a:pathLst>
                          </a:custGeom>
                          <a:noFill/>
                          <a:ln w="4216">
                            <a:solidFill>
                              <a:srgbClr val="1F77B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docshape217"/>
                        <wps:cNvSpPr>
                          <a:spLocks/>
                        </wps:cNvSpPr>
                        <wps:spPr bwMode="auto">
                          <a:xfrm>
                            <a:off x="473" y="598"/>
                            <a:ext cx="1592" cy="248"/>
                          </a:xfrm>
                          <a:custGeom>
                            <a:avLst/>
                            <a:gdLst>
                              <a:gd name="T0" fmla="+- 0 474 474"/>
                              <a:gd name="T1" fmla="*/ T0 w 1592"/>
                              <a:gd name="T2" fmla="+- 0 831 599"/>
                              <a:gd name="T3" fmla="*/ 831 h 248"/>
                              <a:gd name="T4" fmla="+- 0 618 474"/>
                              <a:gd name="T5" fmla="*/ T4 w 1592"/>
                              <a:gd name="T6" fmla="+- 0 846 599"/>
                              <a:gd name="T7" fmla="*/ 846 h 248"/>
                              <a:gd name="T8" fmla="+- 0 763 474"/>
                              <a:gd name="T9" fmla="*/ T8 w 1592"/>
                              <a:gd name="T10" fmla="+- 0 795 599"/>
                              <a:gd name="T11" fmla="*/ 795 h 248"/>
                              <a:gd name="T12" fmla="+- 0 908 474"/>
                              <a:gd name="T13" fmla="*/ T12 w 1592"/>
                              <a:gd name="T14" fmla="+- 0 774 599"/>
                              <a:gd name="T15" fmla="*/ 774 h 248"/>
                              <a:gd name="T16" fmla="+- 0 1052 474"/>
                              <a:gd name="T17" fmla="*/ T16 w 1592"/>
                              <a:gd name="T18" fmla="+- 0 670 599"/>
                              <a:gd name="T19" fmla="*/ 670 h 248"/>
                              <a:gd name="T20" fmla="+- 0 1197 474"/>
                              <a:gd name="T21" fmla="*/ T20 w 1592"/>
                              <a:gd name="T22" fmla="+- 0 730 599"/>
                              <a:gd name="T23" fmla="*/ 730 h 248"/>
                              <a:gd name="T24" fmla="+- 0 1342 474"/>
                              <a:gd name="T25" fmla="*/ T24 w 1592"/>
                              <a:gd name="T26" fmla="+- 0 792 599"/>
                              <a:gd name="T27" fmla="*/ 792 h 248"/>
                              <a:gd name="T28" fmla="+- 0 1486 474"/>
                              <a:gd name="T29" fmla="*/ T28 w 1592"/>
                              <a:gd name="T30" fmla="+- 0 625 599"/>
                              <a:gd name="T31" fmla="*/ 625 h 248"/>
                              <a:gd name="T32" fmla="+- 0 1631 474"/>
                              <a:gd name="T33" fmla="*/ T32 w 1592"/>
                              <a:gd name="T34" fmla="+- 0 618 599"/>
                              <a:gd name="T35" fmla="*/ 618 h 248"/>
                              <a:gd name="T36" fmla="+- 0 1776 474"/>
                              <a:gd name="T37" fmla="*/ T36 w 1592"/>
                              <a:gd name="T38" fmla="+- 0 599 599"/>
                              <a:gd name="T39" fmla="*/ 599 h 248"/>
                              <a:gd name="T40" fmla="+- 0 1921 474"/>
                              <a:gd name="T41" fmla="*/ T40 w 1592"/>
                              <a:gd name="T42" fmla="+- 0 751 599"/>
                              <a:gd name="T43" fmla="*/ 751 h 248"/>
                              <a:gd name="T44" fmla="+- 0 2065 474"/>
                              <a:gd name="T45" fmla="*/ T44 w 1592"/>
                              <a:gd name="T46" fmla="+- 0 732 599"/>
                              <a:gd name="T47" fmla="*/ 732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2" h="248">
                                <a:moveTo>
                                  <a:pt x="0" y="232"/>
                                </a:moveTo>
                                <a:lnTo>
                                  <a:pt x="144" y="247"/>
                                </a:lnTo>
                                <a:lnTo>
                                  <a:pt x="289" y="196"/>
                                </a:lnTo>
                                <a:lnTo>
                                  <a:pt x="434" y="175"/>
                                </a:lnTo>
                                <a:lnTo>
                                  <a:pt x="578" y="71"/>
                                </a:lnTo>
                                <a:lnTo>
                                  <a:pt x="723" y="131"/>
                                </a:lnTo>
                                <a:lnTo>
                                  <a:pt x="868" y="193"/>
                                </a:lnTo>
                                <a:lnTo>
                                  <a:pt x="1012" y="26"/>
                                </a:lnTo>
                                <a:lnTo>
                                  <a:pt x="1157" y="19"/>
                                </a:lnTo>
                                <a:lnTo>
                                  <a:pt x="1302" y="0"/>
                                </a:lnTo>
                                <a:lnTo>
                                  <a:pt x="1447" y="152"/>
                                </a:lnTo>
                                <a:lnTo>
                                  <a:pt x="1591" y="133"/>
                                </a:lnTo>
                              </a:path>
                            </a:pathLst>
                          </a:custGeom>
                          <a:noFill/>
                          <a:ln w="10542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CF8A6D" id="docshapegroup214" o:spid="_x0000_s1026" style="width:107.25pt;height:91.55pt;mso-position-horizontal-relative:char;mso-position-vertical-relative:line" coordsize="2145,1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zhdxowcAANIhAAAOAAAAZHJzL2Uyb0RvYy54bWzsWu2Om0YU/V+p74D4&#10;2SoxAxiMtd4ozTZRpLSNGvcBMMYGha8OeL3bp++5A4MHdvBuV95WqqIoC3iO75y5H8M9s3v15i7P&#10;jNuY12lZrEz22jKNuIjKbVrsV+Yf6/evFqZRN2GxDbOyiFfmfVybb66//+7qWC1ju0zKbBtzA0aK&#10;enmsVmbSNNVyNqujJM7D+nVZxQUGdyXPwwaPfD/b8vAI63k2sy3Lmx1Lvq14GcV1jU9v2kHzWtjf&#10;7eKo+W23q+PGyFYmuDXiJxc/N/Rzdn0VLvc8rJI06miEz2CRh2mBSXtTN2ETGgeePjCVpxEv63LX&#10;vI7KfFbudmkUizVgNcwareYDLw+VWMt+edxXvZvg2pGfnm02+vX2MzfSLWJnBaZRhDmCtC2jOgmr&#10;eE/z28wlLx2r/RLgD7z6Un3m7VJx+6mMvtYYno3H6Xnfgo3N8ZdyC7vhoSmFl+52PCcTWL9xJ4Jx&#10;3wcjvmuMCB8yx7Mtf24aEcYY82xvMW/DFSWI6YPvRcnP3TfBWH5t4TD6zixctlMKmh2t66sqjZb4&#10;3/kVdw/8+nj+4VvNgcdmZyR/ko085F8P1SukQBU26SbN0uZepDO8Q6SK289pRF6mByVEDCk8DJHN&#10;hFMkrv1WSKsSkTGK8l0SFvv4bV2hFuBIGJAfcV4ekzjc1vQxeWloRTwOmGyytHqfZhmFju67NaOc&#10;RumocVub6jdldMjjomlrl8cZll8WdZJWtWnwZZxvYqQi/7gVhMJlzaPfwRvkcN/wuIkSut2BRPc5&#10;QtsPCMYnkrScGsn6vPw7k0XwL6+bD3GZG3QDwuAoEju8/VQTW7CSEOJblOQ26WLi1HkbFKm0sPfV&#10;0pt4euDPf1TeX6h0wYbMqrlDoR+Ut828trIFTpZ1rda0MkLmnuRN13dMAzXru2LjCJd9Rc8Duy1n&#10;bxEMyjJcRofWoeQt6UTsplu4kz7abzvua1TALs+wR//4yrAM13fpPxlTQVhqC/phZqwt42gwmnoE&#10;AhfFEmOOa/SUT/NhLb0pgUmMjr06oStRgpXHFjpW2JR6U2t3gpUnQcLSFCtforDAaVZ49yor9D1H&#10;xwq7/onVYoIVbTyKKeY6js5ZTHW8AGm9xYauDyytu5jq+jWzp6gNfc9sZmmpqd4XID21kf+tua1z&#10;GlMDsGbeFLdhBBZuoKWmhoAwWmb2KAQs8HXMbDUEa3sy+Ych8L25jpmthoAwemajCDiu1me2GoG1&#10;PVUA9jACi4U2nLYaAMLomQ39z9yFp/WZGoC1PVUEzjACgav1GTqOU0ERRsvMGfqfeQ7TMXPUAKyd&#10;qRpwhhHANqaLpqMGgDB6ZkP/M9/X+sxRA7B2pirAGUXAsm0tNTUCjEBabu4wAiywtV5z1RCs3aka&#10;cEcxsBEDzRvAVWPACKTnNoyBbaFcNK8mak1P+y2CoH85uaMoWAtfy02NAiNQzw0tSP/6DJO2LcF7&#10;9q7oXqm4M9AZUt9NL8+qrKmlXsN1eHevne79DBSNToCxFgL7TwIjxATGO6JtkM6bpt1fwEV/i8U8&#10;AocjBFw2FufhtEsSHBvcU8jQ1iXgT1up3S21Fx/nyVCRk3XU51PIUOUJ+NOWSsVAcKTxU6xTfgr4&#10;YKmt/7vMoW53rKe5aUBPb2gK5FLYUMLJW+MIgSF6v2RlUvNEA3l5G69LAWlOWs4JhCTHdKfxrFBx&#10;DF0lETwh5bi8VsKejXkId2o15bi8tjiX9k7gXE80w5hZjstri5v72MmAY5aMkhyX1xbn0zsTOGRY&#10;6245LK8tbOF15pzz0zKLmiWyZ503yNi8zQvpQDmfvLbzMsfq7GE95wjCz609dyEzQVqS187iPGgz&#10;zOkzrAXAlZQIrRiSGUGJpLT6vTAit1OeuCRKKCvqMku3UmzWfL95l3HjNsQxDnvv+z/JZB7AcFxR&#10;bEUGkqz9ubtvwjRr70VwwUdKmVYjbcrtPUQiLyHk8H7BYRZukpL/ZRpHHAytzPrPQ0gKP/tYQJoF&#10;8AxgjXhw5z71ZVwd2agjYRHB1MpsTGy2dPuuwRO+cqh4uk8wExPLLcq3OBzZpUI8Er+WVUcW6vBf&#10;k4lIj7FMFAnQycmLy8R5IBJRJxNtV+aoPDBSc+c/kYk4UDLmgdh5Vf2ntggESYyOuwoaNgiXE4kL&#10;19NxQvn2jQZBtJyG7dkFJaIfzHWkBgqRMFpWLykQfRwZaCKIc7STuwijJzZuyy4pDz3f0jJTe2PC&#10;aJnRNqQq9MvKQ0fLbCgPgdEzG+Y9zlkuKA/9wNb5bCAPCaNnNsz+y8pDz9YWwEAeEkbL7EXlIe08&#10;mgoYyEPC6JmNKuCi8hCstMzUCiCMltmLikN/rt33B9qQMHpmwwq4rDT0cSqgiSZ1b/32T5ieGbqg&#10;b8JwStF+E4ZTnnlpYUgN07QwtLEjtnLlMWFoI/PPCRspDFlwXnlJYcjwO8hz9qQw9M/rM6kLWX8o&#10;IGWUvI6EYSAljhyX10529cLw/DJ6XcjkcYG0I68jYfiIfpSykM1lQKQdeR3JQobjDdV/z5KFUN04&#10;rTuvCxcW/evmGuhC+lXcTVgnrX7M9nRPuHD5/1aM4rfd+MMBIcG7P3Kgv0xQn4XCPP0pxvXfAAAA&#10;//8DAFBLAwQKAAAAAAAAACEA3dkOaREwAAARMAAAFAAAAGRycy9tZWRpYS9pbWFnZTEucG5niVBO&#10;Rw0KGgoAAAANSUhEUgAAAR4AAAD0CAYAAABNYUmGAAAABmJLR0QA/wD/AP+gvaeTAAAACXBIWXMA&#10;AA7EAAAOxAGVKw4bAAAgAElEQVR4nO3deVxN+f848Ne53dut26ZIhPamskVCEqWirCHLWMYSJssg&#10;TIyxG8YSxjIkZK8RWWoGWVost5KUUKSkQmpS2uuu5/eH7/n87m1ui6V76vZ6Ph6vx2Pu+77f577q&#10;Mb2c+z7nvN9AkiRgYDR13LlzZzCXy7WnO49vFTU1NeyVK1fuaN++fQEAkABAKisr8/r16/dgx44d&#10;K8vKyjSovvv27Vtib2/PzcjIMJN1rDNnzky3t7fnPnjwoB/dP5e8ggkIycHChQsPaWpqlsXGxtrT&#10;ncvXEgqFzEmTJp0PDw8f4+zsHDVy5MirSkpKIj6fr3z37t3Bv/766+/37t0b9Pfff48GAMjKyjKJ&#10;jY21r6ysVJN1vLdv33aOjY21//jxo7Z8fxL6YOFB6DOQJEnMmjXrZHh4+JgFCxb4Hzp0aKHk+76+&#10;vn6ZmZlmx44dm0tXji0BFp4WLiUlxXrXrl0/Z2ZmmhEEQXbo0CHf0dHxzvz58w+z2WwewKc/lr17&#10;9/pcvnx5nEAgYAEA9OrV6/GGDRs2dejQIZ86Vlxc3IBLly6NX7FixW7JdgCALVu2rO3cufPbWbNm&#10;nQQAqKysVNu4ceNGV1fX24aGhjlbtmxZ++rVK1MmkymcNm1a0Pz58w9TY1euXLmzoKBA7+PHj9q+&#10;vr5+ksdks9m8TZs2bTAyMsoeMmRI9I4dO1YlJyf3trOzi7e3t49NSEjot3Hjxo0cDqdKMp+Kigr1&#10;zZs3r+/fv/8DT0/Pi03yy5Xh+vXrw4OCgqY5OztHHThwYLGsPmZmZpnbt2//RV45tUQMuhNAXy4p&#10;KcnG0dHxTkREhHuPHj2e2traJpIkSaxfv35zTk6OIdVv1apVO5YvX76HxWIJ+vbt+/C77757eeLE&#10;idnDhw+/Xl5erkH1S05O7r1r166fCwsLdWt/lr+//4JLly6Np15XVlaq7dq16+f9+/cvcXR0vAMA&#10;0L1792dFRUVtFyxY4H/q1KmZVN/09HQLHo/Hrq6uVk1PT7egQiwWMwAA/vzzz5/8/f0X9O3b92F2&#10;draRiYlJVk1NjQqHw6ny8/PzPXfu3Pe18/nrr7+m+Pn5+dYuSE3t8uXL4wAAfvrppz+VlJRE8vxs&#10;RYJnPC1UQUGB3rBhw26yWCxBXFzcADMzs0zqvYqKCnUGgyEGALhw4cJEPz8/Xw8Pj7ArV66MpfoM&#10;GTIkevbs2Sfmzp17LCQkZPKX5hEdHT3k9u3brvb29rEAAB8/ftS2trZOWbNmzdaZM2eeAgAICwvz&#10;6NGjx1MNDY3y8PDwMbKO8+DBg/4HDx5ctHDhwkNUm1gsZhgZGWUfOXLkRy8vr+OS/Y8cOfKjoaFh&#10;jpub24368uNyuQMnTJgQ2pifxdLS8kV0dPSQ+vpQ8zDm5uYZjTmmpMDAwDm1zyQBAO7evTv4c4/V&#10;0mHhaaEuXLgwsaioqO2pU6dmShYdAAB1dfUK6r/PnDnzA0EQ5OHDh+dL9pk1a9bJY8eOzb18+fK4&#10;8vJyDQ0NjfIvyWPGjBmnqaIDAKCtrf1x5MiRVw8fPjyfz+crKysr8wEACIIg6ztOr169HksWHQAA&#10;BoMh9vb2Dli9evW2J0+e9OzZs+cTgE9nZomJibZbtmxZSxXYuujp6RVMnTo1uDE/S8eOHd83pt+X&#10;Onjw4CJZ7SRJEk35uc0RFp4WKj8/vwMAgK2tbWJ9/QoLC3U7dOiQL+tf2l69ej3mcrkDS0pK2nxp&#10;4dHV1S2s3UYVG0kNFR4jI6NsWe1z5swJ3LBhw6aAgABv6g83ICDAm8lkCmufBcliZmaWuXv37hUN&#10;9ZOHpKQkG2tr65Ta7du3b/9l9erV2+jIiS5YeJBcNFR46qKrq1s4YcKE0LNnz0738/PzFYvFjODg&#10;4KljxowJb8wZSn5+foeIiAj3xnyWtrb2Rw8Pj7D6+lDzOpJzY+jzYeFpoag/5KqqKk5D/aqrq1Vl&#10;vUe1f2lR+Bxf8xkLFizwDw4Onnru3LnvRSKRUnl5uYa3t3dAY8ampaV1nT179onG9O3WrVtqQ4Vn&#10;0KBB986fPz8pPDx8zIABA+Iac1z0X3hVq4Wys7OLBwCQvHokS69evR6XlJS0uXXr1lDJ9rKyMs0b&#10;N2646enpFejr6+cBALBYLAHA//8aR8nMzDR7//59x6/JlyAI8kvnMhwcHO736NHj6ZEjR348cuTI&#10;jyYmJllDhw691dix79+/79iYuHPnjmNDx5syZcpfnTt3frtr166fb968OayufjExMU6f8SO2PnTf&#10;Oo3xZSEUCpXGjBkTBgDkrl27VggEAiZJkvDhw4e2gYGBXnl5eR1JkoTMzEzTdu3aFerr67/LzMw0&#10;JUkSKisrOZ6enqEAQB49enQudcwXL15YKCkpCa2trR9/+PChLTXeysoqjc1m14wePTqc6ltQUNAe&#10;AMi1a9f+Vju3JUuW7AMAksfjKVNtbm5uERwOpzIsLGzMo0ePbB49emQjEokYJElCu3btCseOHXu5&#10;vp/30KFDC+D/Hk3Ytm3bL3T+7tPS0qzatWtXqKmpWXr27NlpJSUlWuXl5epFRUU6ly9fHjtkyJAo&#10;Z2fnSKr/0qVL9wIA+fjxY2tZx9u2bdsvAEBGRES40f3/lbyC9gQwvjxqamrYLi4utwGAZLFYfBUV&#10;lWoAINlsdk1OTo4B1Y/L5dqrqqpWMRgMkYqKSjWTyRTUVTT279+/mPoDp4514MCBn/T19d99TeF5&#10;9uxZN319/XeSx6aeZ2pM4SkrK9PQ0NAoY7FY/Pz8fD26f/ePHj2y0dPTy5f8eaiwtLR8fvXq1RFU&#10;Xyw8/w2CJJv86z1qQiRJElFRUc7Z2dlGBEGQHTt2fG9vbx+rpaVVKtnv33//bR8REeFO3bncu3fv&#10;ZBsbmyRZx+RyuQNfvHhhyWQyhU5OTjGGhoY5OTk5hmw2m0ddHROJRErZ2dlGOjo6xdra2h8lxxcV&#10;FbUtKSlpY2pq+kqyXSQSKeXm5hpQNw6amJhkEQRBZmdnG6mqqlbr6ekV1PVzlpeXa3Ts2PH9iBEj&#10;rp0/f37Sl/22vi2BQMC6ceOGW0FBgR4AAJvN5vXu3Tu5W7duqZL9qN9Hly5d3si64ldSUtKmqKio&#10;rb6+fp6qqmq1vPKnExYe1CL4+/svWLhw4aGbN28Oa+z8Dmq+sPCgZm3//v1LcnJyDA8fPjz/u+++&#10;e5mUlGQjj6twqGk1+eX00tJSraysLBNVVdVqS0vLF58zNjEx0TYhIaEfAICmpmbZhAkTQlVUVGrq&#10;6l9ZWamWkZFhbmJikqWpqVn2tbkj+kVFRTm/fv3a2M3N7cbBgwcXYdFREE01efTHH3/4mJmZZRAE&#10;IQYAsk+fPomfM/7MmTPTAYDU19d/Z25u/lJZWZlnY2PziM/ns+oaExsbOwBa2SQdBkZLjCa7j6ei&#10;okJ9yJAh0f7+/gssLCzSP2fs+/fvOy5ZsmS/h4dH2Js3b7q8fPnyu6ioKOekpCSbrVu3rmmqnBFC&#10;ciKP6tavX78Hn3PGs3Tp0r0EQYhTU1O7SraPGzfuEovF4ksuKykZeMaDgdEyolneuczlcgeamZll&#10;du3aNU2yffTo0X8LBAIWNe+DEGqZmuWzWiUlJW2o2/glUW0lJSVtqDaxWMy4ceOGGwDA8+fPLeWX&#10;JULoSzXLwvM5xGIxY8SIEdfozgMh1HgtvvAoKSmJ4uPj7QAAnj592n3evHnH6M4JIVS/Zll4lJSU&#10;RLKWcqDaJNe6JQiC7N+//wOAT2c/8ssSIfSlmuUfardu3VJfvHhhWVNToyLZnpyc3Bvg06Li9GSG&#10;EPoWaC88WVlZJsePH/eS3BVh2rRpQeXl5RoBAQHeVFtFRYW6v7//gn79+iXUXmMYIdSyNNlXrWvX&#10;ro3Yv3//EoBP25uQJEm4u7tHAHzaGmTUqFH/AADEx8fbzZkzJ/DixYuehoaGOQAA48ePvzRx4sQL&#10;Gzdu3Mjn85Wp3QnKyso0T548OaupckYIyUeTFR4Oh1NFLXNQezlJyb2QTExMsmbMmHGaKjoUf3//&#10;BUuWLNlPnfVoaGiUnzt37nsrK6vnTZUzQkg+pJ5Oz87ONoqMjHRxcXGJrGvV/+YsLi5ugL29fWxE&#10;RIR7Q/stIYToI3XG8+7du05z5849BvDpTMTFxSXSxcUl0tnZOUrWNiYIIfQlpArPgAED4hITE20j&#10;IyNdIiMjXYKCgqYdPXp0HkEQZI8ePZ5ShcjR0fGO5KZxCCH0Wep7kIvH4ynHxMQ4rlu3brO9vT2X&#10;Wqt3586dvnQ/ZCYr8CFRDIyWEfVeTheLxQyBQMASCAQsPp+vLBaLGQRBkLjIFkLoa0h91RKJREqP&#10;Hj3qc/v2bdfIyEgXLpc7kMfjsan5np9//nkXzvcghL6WVOGJj4+3c3BwuK+lpVU6YsSIawcPHlzU&#10;Uq9wIYSaL6nCw2azeUpKSqLS0lKtlJQUa11d3UJdXd1CHR2dYvx6hRD6VqTmeGxtbROLi4t1wsLC&#10;PFxdXW9HRka6eHh4hOno6BQPGDAgbt26db/FxMQ48fl8ZboSRggpgIZmn/Pz8/WCgoKmzpgx4xSb&#10;za4BvKqFgYHxlVHvIxNpaWldqXt6YmJinHg8HhsAoL4tZhBCqCFShaeiokL94sWLntRVrffv33cE&#10;ANDT0ysYMWLENWdn5ygXF5dIY2Pj1/SkixBSBFKFJyUlxXrWrFkntbS0SgcPHnyXulMZ179BCH1L&#10;UoXH3Nw8Iz4+3s7W1jZRcpU/hBD6lqQKT/v27f9t3779v3QlgxBqHWQ+MnH37t3BI0aMuGZoaJhj&#10;YGCQa2BgkGtnZxd//PhxL3kniBBSPP8pPEFBQdOGDh16KyIiwl1NTa2ybdu2RTo6OsWPHz/uNWfO&#10;nMClS5fuw0XVEUJfRfLaekpKSk+CIMS9evVKfvHihYXkeyUlJVqTJ08+BwDkgQMHfqL7PgBZgffx&#10;YGC0jJA6c7l58+YwDodTFRMT42RhYZEu+Z6WllbpuXPnvqdW+JNncUQIKRapwiMWixna2toftbS0&#10;SusaYGRklI1ftRBCX0OqgBAEQZaXl2tQdyjL8uHDh3YEQZB1vY8QQg2RKjx2dnbxpaWlWhMnTrxQ&#10;XFysI/meSCRSWr9+/eZbt24Ntbe3j5VvmgghRSJ1H8+gQYPubdq0acOGDRs2mZmZZQ4cOJDLZrN5&#10;JEkSSUlJNtnZ2UYeHh5hy5Yt+4OuhBFCCkDWjHNQUNBUS0vL5wBAUqGnp5e/Zs2aLSKRiEH3jHhd&#10;gVe1MDBaRsh8On3q1KnBU6dODSZJkiBJkgAAYDAYYvmVQ4SQIqt3WQyCIEicSEYIfWsyC8+NGzfc&#10;YmNj7UUikZKs993d3SMcHBzuN21qCCFFJVV4hEIhc9GiRQePHDnyY32DtLS0SrHwIIS+lFThCQ0N&#10;nXDkyJEfPTw8wvz8/Hx1dHSKZQ1SU1OrlE96CCFFJFV4cnNzDdTU1CovXLgwkcViCehKCiGk2KRu&#10;IGSz2TwWiyXAooMQakpShWf06NF/83g8dnZ2thFN+SCEWgGpwmNiYpK1d+9eH3d394jExERb6j6e&#10;2kFXsgghxSBVeLhc7kBvb++A9PR0i759+z5kMBhiWeHn5+dLV8IIoZZPanK5Q4cO+d7e3gENDerV&#10;q9fjpksJIaTopAqPqanpq8OHD8+nKxmEUOvw1Qt6LVy48JCXl9fxb5EMQqh1+OrCIxQKmUKhsN5n&#10;vhBCSBIuYYoQkjssPAghucPCgxCSOyw8CCG5w8KDEJI7LDwIIbnDwoMQkjupwpObm2vw66+//l7f&#10;g6B+fn6+9+7dG0S9/uWXX7avX79+c1MmiRBSLFKF582bN122bdu2ur7Cc/DgwUXx8fF21GsTE5Ms&#10;MzOzzKZMEiGkWD77qxYui4EQ+lpMAIC7d+8OFovFjGfPnnUHALhz546jrG1t0tLSur59+7ZzmzZt&#10;SuSdKEJIcTABAFxcXCIln7dydnaOqmtA165d0zw9PS/KIzmEkGJiAgCcPXt2ulgsZrx8+fK7jRs3&#10;bgwKCpom64yHw+FUDRkyJFpTU7NM/qkihBQFEwBg8uTJIQCfrmoJBALWlClT/sIdRBFCTUVqOQsD&#10;A4PcLVu2rKUrGYRQ6yBzHZ1bt24NrW8LYzc3txsDBw7kNm1qCCFF9Z8tjJcsWbLf399/QX2DNDQ0&#10;yrHwIIS+lFThuXjxoqe/v/+C0aNH/13fFsbq6uoV8kkPIaSIpApPTk6OoZqaWuXFixc9cTdRhFBT&#10;wS2MEUJyJ1V4Ro0a9U9NTY1KTk6OIV0JIYQU33/21aK2MA4KCppmY2OT9DUHFwqFzIiICPeKigp1&#10;AIC+ffs+NDU1fdXY8c+ePeuemprajSRJQlNTs8zJySmGw+FUfU1OCKHmgfzc8PPz+5kkSagvhEKh&#10;kr29PZfBYIjatm37QV1dvZzJZAr+/vvvUY0Zu3z58t0AQKqpqVW0bdv2A0EQYlNT08xnz551q2tc&#10;bGzsAAAgIyIi3Br6DAwMDPqCOW/evKOfW6l69uz5pKE+O3bsWBUbG2t/69atoa6urrdrampURo4c&#10;edXb2zsgNTW1W30Pmh45cuTHPXv2LF+6dOm+3bt3r1BSUhIlJSXZuLu7R4wcOfJqdna20efmjBBq&#10;RpqimpWWlmoqKyvzRo8eHS7ZnpCQ0BcAyDVr1mypb/yKFSt2AQBZUlKiJdm+cOHCgwBACgQCpqxx&#10;eMaDgdEyokmWPo2Pj7fj8/nKtZ9i79u370MDA4Pcu3fvDq5vPHU2VFVVxZFsr6ysVNPQ0ChXUlIS&#10;ffusEULyIjW5XFVVxcnIyDBvaBBBEKSZmVlmXRO9RUVFbQEAOnfu/Lb2e126dHlDvV+XRYsWHTx9&#10;+vSMiRMnXti5c+dKdXX1itu3b7sGBQVNO3z48HzJB1hJkiQSEhL6AQCkpqZ2bSh3hBD9pApPcnJy&#10;bwcHh/uNGaiqqlq9fv36zb/88sv2b52Utrb2x0OHDi384YcfzlCPZhAEQc6cOfPU9OnTz0r2FYlE&#10;SnZ2dvHfOgeEUNORKjxmZmaZPj4+e//888+fRo0a9Y+Li0skk8kUCoVC5u3bt12vXr06cvHixQeM&#10;jY1fh4aGTli9evW20tJSrW3btq3+lkndv3/fYeTIkVcnT54csnXr1jWqqqrV8fHxdtOnTz9bVlam&#10;GRoaOoE662EwGOJr166NAAB4/vy55YoVK/Z8y1wQQk1AcsKnoqJCrVOnTm8DAwO9ZE0IHTt2bE6n&#10;Tp3eVlZWcgQCAdPT0zNUWVmZV1ZWpiHZ79y5c5MBgLx69eqI2sewtbV92L1796f1TTw5ODjcMzIy&#10;ei0WiwnJ9sOHD3sDAMnlcu1ljcPJZQyMlhFSk8shISGTCYIgvby8jssqUnPmzAkEADh//vwkJpMp&#10;9PX19ePz+cofP37UluxnaWn5AgDg6dOnPSTb+Xy+cnp6uoWVldXz+ophSUlJG11d3cLai5Hp6uoW&#10;AgDU/jyEUMsiVXg+fPjQjsFgiOsdwGCICwsLdQE+LYUK8N+dJ3r06PHUysrq+cGDBxfxeDw21X70&#10;6NF55eXlGhMnTrxAtb19+7bzlStXxr5//74j1aaurl6RlZVlUrvAJCYm2gJ8Wpbj839UhFBzIVV4&#10;lJWV+e/eveuUnJzcW1bnpKQkm7y8PH1lZWU+AABVgGqvwcxgMMQnT56clZeXp+/l5XU8JCRk8tGj&#10;R+dt3Lhx49ixY69IFp67d+8OHjdu3OW4uLgBVJuvr69faWmp1uDBg++ePHlyVkhIyORly5b9sW3b&#10;ttWOjo53cC0ghFo4ye9db9++7aSjo1PE4XAqd+3atSI5ObnX06dPuycnJ/fy8/P7WVVVtUpHR6fo&#10;3bt3+iRJgq+v784uXbrk1vU9LjAw0MvAwCBHR0enSEdHp2jkyJH/5Ofn60n2uXPnzuBRo0b9HRsb&#10;O0Cy/datW662trYPqbGdOnV6u3jx4v01NTXsuj4P53gwMFpG/Kfh1atXJj169HgCMp7R6tmzZ0pW&#10;VpYx1Tc6Otrp4cOHtnT/EFRg4cHAaBnxnzWXTUxMshISEvpdv359eHp6ugXVbmFhkT58+PDrKioq&#10;NVSbk5NTTFOfkSGEFI/Mxd5VVFRqxo0bd1neySCEWocmeVYLIYTqw+zUqdM7gE+b+SUnJ/f28PAI&#10;a2jQunXrfps/f/7hpk8PIaSImH369HkE8OlZKDU1tUrqdX309PQKmj41hJCiYoaHh4+hXlhZWT2X&#10;fI0QQk1Bao4nMjLSZebMmaeKi4t16EoIIaT4pApPUlKSTXBw8NS6NvJDCKFvQarwmJubZ5AkSfD5&#10;fGW6EkIIKT6pwjNmzJhwa2vrlGXLlv0hEomU6EoKIaTY/rOFcffu3Z8dPXp0HpfLHTho0KB7sp5W&#10;9/DwCHN2do6SX5oIIUUiVXjy8vL0T58+PQMAICUlxTolJcVa1qDOnTu/xcKDEPpSUoVnwIABcbV3&#10;dpAF91ZHCH0NqcLDYDDEqqqq1Z9zgEuXLo0XCoXMSZMmnf+2qSGEFNVXP6sVERHh/s8//4z6Fskg&#10;hFoHfEgUISR3WHgQQnKHhQchJHdYeBBCcoeFByEkd1h4EEJyh4UHISR3Mhd7/xy2traJAoGA9S2S&#10;QQi1Dv8pPDk5OYZaWlqlbdq0KaHaDh8+PP/evXuD2Gw2b+nSpfusra1TqPd+/PHHI/JKFiGkGKQK&#10;z4sXLyytrKye37hxw23YsGE3AQD8/f0XLFy48BBBECQAwI0bN9xSUlKs27Vr94GOhBFCLZ/UHE9i&#10;YqItm83mSW7Ut2vXrp+7du2aVlpaqpWRkWFeVlamuXPnzpVyzxQhpDCkzngKCwt19fT0CpSVlfkA&#10;AO/fv++YlZVlsnfvXh8NDY1yDQ2Ncjc3txupqand6EkXIaQIpM54RCKRkuTKg/Hx8XYAAAMHDuRS&#10;bUwmU0h97UIIoS8hVXj09PQK8vLy9BMSEvoBAJw5c+YHFRWVGsnJ5OLiYh1cDB4h9DWkCs/48eMv&#10;WVlZPR8yZEi0kZFR9uXLl8d5eXkdpxb+qq6uVuVyuQN79uz5hJ50EUKKQGqOR01NrTI8PHzM5s2b&#10;15eVlWlOmzYtaNOmTRuo92NjY+1tbW0Thw8ffl3+qSKEFAVBkoozXRMXFzfA3t4+NiIiwt3Nze0G&#10;3fkghGTDRyYQQnL3nxsIf/31198bGjRz5sxTHh4eYU2XFkJIkUkVnvLycg0ulztQVsfS0lItHo/H&#10;bt++/b+urq635ZMeQkgRSRWevn37PiwoKNCT1bGyslJt3rx5R8vLyzXw+SyE0Ndo9ByPmppaZVBQ&#10;0LTc3FyDY8eOzW3KpBBCiu2zJpcJgiDNzMwyr1+/PrypEkIIKb7PvqpVVFTUFtffQQh9Dak5nurq&#10;atXXr18by+pYU1OjEhAQ4H3nzh1HHx+fvfJJDyGkiKQKT1JSko2Dg8P9+gaMHj36799++21d06aF&#10;EFJkUoXHxMQka//+/UtkdSQIgvzuu+9eurq63mYwGGL5pIcQUkRShadjx47vFy9efICuZBBCrYPU&#10;5PLLly+/mzZtWhBJkkRdA3x8fPZevXp1ZNOnhhBSVFKFp7CwUDc4OHhqfYXnypUrY9PS0ro2fWoI&#10;IUX12ZfTJVcoRAihL8EE+LTSoFgsZmRkZJgDAJw+fXqGrOVN09LSur59+7Zz+/bt/5V3ogghxcEE&#10;APDy8jouFAr/N9E8e/bsE3UNGDx48N2JEydekEdyCCHFxAQAuHfv3iCxWMx4+vRpj/nz5x++f/++&#10;g6wzHg6HU9WjR4+nSkpKIvmnihBSFEwAADs7u3gAAFNT01cMBkMsuasEQgh9a//ZZWLevHlH6UoG&#10;IdQ6MLdv3/4LAMCqVat25OXl6Z85c+aHhgY5OztH9evXL6Hp00MIKSoSAEiBQMC8f//+QOp1fbFz&#10;505fkiShuUVsbOwAACAjIiLc6M4FAwOj7mBmZ2cbAXzaIdTW1jaRel0fbW3tj01SAhFCrQLT0NAw&#10;h3rBZrN5kq8RQqgp4PY2CCG5Y9Zu4PP5yrt3714RGxtrX9fjEXPmzAn09PS82PTpIYQUkVThKSsr&#10;0xwxYsQ1Lpc7UEtLq1RLS6tU1qCioqK28kkPIaSIpApPSEjIZC6XO3DNmjVbN2/evP5bLPjF5XIH&#10;VlRUqAMAWFtbp3To0CH/c8Y/fvy4V0FBgR6TyRSam5tnGBgY5H5tTgghmkle4tqxY8dKTU3N0m9x&#10;uUwsFhPu7u7XAYAkCEJMEISYw+FURkVFDWnMeKFQqDRu3LhLUOtS/rJly/bUNQYvp2NgtIyQmlzW&#10;1NQsk/WM1pc4cODA4oiICPfQ0NAJYrGYUVJS0qZnz55P5syZE0idAdVn1apVO8LDw8cEBgbOKSoq&#10;altYWKgbHR09ZNCgQfe+RX4IIRpJVqGioiIdbW3t4nv37jl8TTUrLy9X53A4la6urrck2+/evTsI&#10;AMjNmzevq2/8tWvXhgMA+fvvv6/+nM/FMx4MjJYRUnM8bDabt3bt2i0eHh5h27dv/8XGxiZJVrHq&#10;3LnzWz09vYK6illCQkK/qqoqzpQpU/6SbB80aNC9Tp06vYuOjh6ybt263+oaf/bs2ekqKio1Pj4+&#10;e0mSJCoqKtSVlJREHA6n6rOqKkKoWZIqPI8fP+61YsWK3QAA9e2PvnPnzpW+vr5+db1P7b8uayLY&#10;0NAwp6792SlZWVkmBgYGucHBwVPXrl27JT8/vwNBEKS7u3tESEjIZA0NjXKqL0mSBLWAWW5ubpf6&#10;josQah6kCo+ZmVlmQECAd0ODqGU0GiJrvqgxc0gkSRJv377tvGLFit1Hjx6dZ2BgkJuSkmK9aNGi&#10;g6NGjfrn9u3briwWSwDwaSlWCwuL9MbkgxBqHqQKj56eXkF9ZzryQpIkUVVVxQkJCZlMrXbYv3//&#10;Bx8+fGi3Zs2arZGRkS7u7u4RAAAMBkMcFBQ0DQAgIyPDbOPGjZvozB0h1LAmeWSCOquRtce6QCBg&#10;NfbK2W5FeM8AAA+lSURBVODBg+9KvnZ0dLwDAPD+/fuOVBuDwRBPnTo1eOrUqcHDhg279XWZI4Tk&#10;4T+PTAAAREdHD6nvkYmhQ4feGjBgQFxdBzU3N88AAEhNTe1GnZkAAAiFQmZ6erqFs7NzVH1JmZub&#10;ZyQkJPQja22zU/s1QqiFkrzEJRQKlRYvXrwfvnI9HqFQqGRsbJxlamqaKRAImFR7YGCgFwCQp06d&#10;mkG1FRQUtI+JiXEsLCxsR7VduXLFAwDIEydOzJI87tq1a38DALKumxDxcjoGRssIqRchISGTAIAc&#10;MWLE1WfPnnXLy8vrKCsqKirUGjpwdHS0E0EQ4gULFhy6efPm0AsXLkzQ19d/V/venqCgoKkAQF68&#10;eHG8ZPvkyZPPcTicymPHjs25efPmUD8/v58ZDIbI09MzVCQSMWR9JhYeDIyWEVIvduzYsZLD4VTy&#10;eDzlb3Hw3bt3L1dXVy+nzpQGDBgQm5ub20Wyz61bt1wHDhx4/86dO4Ml24uKinSGDx9+jSAIMQCQ&#10;bDa7Zu7cuUf5fD6rrs/DwoOB0TJC6sUff/zh06ZNm490J/WlgYUHA6NlhNRVrVGjRv1TU1Oj8ubN&#10;G7wRDyHUZKQKj5mZWeauXbt+dnd3j3jy5ElPupJCCCk2qcITFxc3wMfHZ+/z58+trK2tU1gslkBW&#10;7NmzZzldCSOEWj6p+3h0dXULf/jhhzMNDeratWta06WEEFJ0/3lW6/jx4150JYMQah1wlwmEkNwx&#10;c3NzDQA+LWHB5/OV8/PzOzQ0SFtb+6Pk0hQIIfQ5/rehn0AgYD18+LCvg4PD/YYGNbQeD0II1Ye5&#10;devWNQAASkpKIkNDwxzqdX1qPzWOEEKfgzl06NBb0dHRQwA+LWn666+//k53UgghxcaIiYlxWrVq&#10;1Y66lsBACKFvDa9qIYTkDgsPQkjusPAghOTuf3cum5iYZDV20Jo1a7Z6e3sHNE1KCCFF97/Co6Sk&#10;JGrsIAaDIW6adBBCrcH/Ck9GRoY5k8kU0pkMQqh1wDkehJDcYeFBCMkdFh6EkNwxnJycYvz8/Hw/&#10;Z3IZIYS+BrNv374P+/bt+5DuRBBCrQd+1UIIyR0WHoSQ3GHhQQjJHRYehJDcYeFBCMkdFh6EkNxh&#10;4UEIyR0WHoSQ3DEb7tJyVFZWcgAA0tLSrHDfL4SaL4UqPFlZWSYAAMuXL/+D7lwQQnUjSJKkO4dv&#10;JicnxzA4OHiKmZlZppaWVll9fffs2bP80aNHNkFBQdPllV9jCAQC5qhRo67OmjXrxJQpU87RnY+k&#10;K1euePj7+y8MDQ2d0NzOKOfOnXvM2Ng4a82aNc1qe6aUlJSeK1eu9Nu5c6evtbX1E7rzkbR169Zf&#10;X79+bXLs2LG5cv9wkiRbZXh5eQV27tz5Dd151A4ej6cMAOTWrVt/pTuX2rFv374lAEAWFRXp0J1L&#10;7bC0tHw+adKkELrzqB3R0dFOAEBGR0c70Z1L7Zg0aVKIpaXlczo+GyeXEUJyp1BftT5HVVUVRyAQ&#10;sLS0tErpzkUSSZJEaWmploqKSo2KikoN3flI4vF47OrqalVNTc2y5rbudllZmaaSkpJITU2tku5c&#10;JAmFQmZFRYW6urp6RXNbWriyslJNJBIpaWpq1jst0RRabeFBCNFHoa5qKQIej8euqqriKCsr85vb&#10;v97o85WUlLQhSZJgsVgCdXX1CrrzaS5aVeEpKipqe/bs2emPHj3qk5KSYl1VVcUJDw8fY2Vl9Zzu&#10;3JYsWbI/PDx8TG5urgFJkgRBEOTgwYPvnjp1aqahoWEOXXkVFRW1tbOzi5f1Ht2/u/79+z8oLi7W&#10;kfXesGHDbh48eHCRvHOiZGZmmo0fP/7S06dPewB82hJq1qxZJ48dOzaXIAi5fM14+fLldxcvXvRM&#10;TEy0TUtL68pgMMSpqandaverrq5WPXXq1MzExETb5OTk3mVlZZoBAQHezs7OUU2VW6sqPKmpqd1W&#10;rFix28rK6rmKikrNkydPetbU1KjQnRfApzmnuXPnHuvevfszVVXV6vT0dIt169b91qdPn0fPnz+3&#10;0tXVLaQjL6FQyMzMzDQbN27c5V69ej2WfE9bW/sjHTlRJk6ceKGqqooj2Zaamtrt/Pnzk5YsWbKf&#10;rrzevHnTxdnZOYogCPLGjRtubdu2Lbp169bQ1atXb+vZs+eTpUuX7pNHHuHh4WM2b9683traOkUo&#10;FDJzcnIMZfUrKCjQW7hw4SFzc/MMXV3dwqSkJJuKigr1Jk2O7kt68oyqqirVyspKDkmScOTIkXkA&#10;QCYlJfWmO6+6IigoaCoAkJcvXx5LVw75+fl6AECeOHFiFt2/j8bEjBkzTrHZ7Bo6L/n7+vruBAAy&#10;ISGhr2S7t7f3YRUVlerc3Nwu8sijpKRESyAQMEmShLlz5x5lsVh8Wf34fD6rtLRUkyRJuH79ujsA&#10;kGFhYWOaMrdWdTldVVW1msPhVNGdR2O1adOmBACAxWIJ6M6lJSgrK9MMDQ2dMHbs2Cs6OjrFdOWR&#10;l5enz2azebXXMh80aNC9mpoalVu3bg2VRx5aWlqljbmSxmKxBPK+stWqCk9LQJIkQZIk8erVK9PN&#10;mzev79atW6qTk1MM3Xnt3bvXp0ePHk8tLS1fjB49+u/k5OTedOdU27lz576vqqrizJkzJ5DuXEiS&#10;JOpqe/Xqlan8M2pesPA0I+np6RYMBkPMYDDEZmZmmZWVlWrXrl0bQffVLUtLyxf29vaxnp6eF4cP&#10;H349NjbW3snJKebevXuD6MyrtsDAwDmGhoY5Li4ukXTm0aVLlzd8Pl85JibGSbI9IiLCHUB2UWpt&#10;WtXkcnPXqVOnd5cvXx4HAPD69WvjTZs2bRg/fvylu3fvDqbrK2L79u3/ff78uZVkm7e3d4CTk1PM&#10;9OnTz75+/dq4OdxMmJqa2i0hIaHfhg0bNtGdz+LFiw+cO3fu+8mTJ4fs3r17Rdu2bYtu377t+s8/&#10;/4wCAJDXVa3mDM94mhF1dfWKsWPHXhk7duyVZcuW/REdHT3k0aNHffbs2bOcrpxk/ZFYWlq+mDJl&#10;yl+5ubkGpaWlWnTkVVtgYOAcgiDI2bNnn6A7F319/byoqChnc3PzjHnz5h319PS8+OzZs+7BwcFT&#10;AQBw80w842nWevfunQwA8O7du05051KbsrIyn+4cKHw+X/nMmTM/uLq63qbznidJxsbGr+/fv+8g&#10;2Uad8VhYWKTTk1XzgWc8zRh130Vz+iMH+HRvD5fLHchms3nN4Xmy8PDwMR8+fGjn5eV1nO5c6iIQ&#10;CFi///77r+3bt/935MiRV+nOh26t6oyHJEni9OnTMwAA4uLiBgB8+lfoyZMnPdu2bVs0atSof+jI&#10;69mzZ90DAgK8R44cedXExCSLIAjy2bNn3X18fPaqqqpWT58+/SwdeQF8WreIwWCIHRwc7mtpaZWW&#10;lZVpbtiwYROXyx24atWqHaqqqtV05UY5fvy4l46OTvG4ceMu050LZfv27b/079//QefOnd/W1NSo&#10;bNu2bfXDhw/7RkZGulC3STS1wsJC3WvXro0AAMjIyDAXi8WMU6dOzQT4dNYleUd6aGjohMrKSjXq&#10;TuuoqCjnjx8/aquoqNRMnjw55JsnR/cNX/IMkUjEYLFYfFnRr1+/B3TllZWVZWxhYfECAEjJMDU1&#10;zaT7Bsdt27b9wmazayTzYrFY/OayXtC7d+/0VVRUqpcuXbqX7lwkw97eniv5O1NTU6s4evToXHnm&#10;EB8f37+u/98XLVr0p2RfIyOj17L6dezYMa8pcsOn05uR4uJinZycHEORSKSkpqZWaWlp+aI5XAER&#10;CASs169fG5eVlWkSBEH+3wqPzWo5keYoLy9P//379x1JkiRMTU1f0f2ISXOChQchJHc4uYwQkjss&#10;PAghucPCgxCSOyw8CCG5w8KDWpX9+/cv8fDwCKM7j9YOCw9SOMHBwVPHjRt3uby8XKP2eykpKdbU&#10;owuIPlh4kMJJTU3tduXKlbE8Ho9Ndy5Itlb1yARqGjU1NSqvX782ZrPZPBMTkyyqXSwWM169emUq&#10;EAhYBgYGuXXtslBSUtImLy9PHwCAw+FUGRkZZdf3eUKhkPnq1StTkUikZGRklP2lS4aQJElkZWWZ&#10;8Hg8docOHfLpXLWw1aH71nKMlhm9e/dOGj9+/MXjx4/P1tHRKYL/ezTAzc0tori4WDs+Pr6/lZVV&#10;GtXepk2bjykpKT1rH2fPnj3LVFVVq0Di8YIhQ4ZElZeXq0v2GzZs2A0HB4d7V69eHdGlS5dcyeM+&#10;fPjQluo3ffr0MyoqKtXUe9ra2sXa2trFFy5cmECSn7auZjAYouTk5F7W1taPqeOw2eyakJCQSXT/&#10;XltL0J4ARssMY2PjrA4dOry3sLB4cfXq1RFxcXF2mzdvXgcA5Pfff/9Xx44d8wIDA73i4uLsQkND&#10;PdXU1CrMzMwy+Hw+izpGcHDwFIIgxEOHDr354MGDfo8fP7bevXv3cgAg3d3dr1MLlZMkCf37949v&#10;165doYGBQc6FCxcmxMXF2V24cGGCurp6ub6+/juqUCUkJPSdOHHieQAgz549Oy0sLGxMWFjYmLdv&#10;33YiyU+FhyAIsbGxcVZAQMCPcXFxdjdu3BhmbGycpaqqWpWenv4d3b/b1hC0J4DRMoP6Q3316pWJ&#10;ZLujo2MMAJCnT5/+QbL9t99+WwsAZFxcnB1JklBdXa2irq5ebmBgkPPx48c2kn2XLl26F2rtbNG/&#10;f/94giDEiYmJfST77tu3bwkAkNeuXRtOta1Zs2YLAJCFhYXtauft5eUVCADkmTNnpku237592wUA&#10;SD8/v5/p/t22hsDJZfTF+vXrlyA5pwPw/xe5mjJlyl+S7ZaWli8AAKgrTdTeTTNnzjxVe5kIHx+f&#10;vQAAtdcstrS0fNGnT59Hkm3du3d/BgAguQ9UQw/WMhgMce38ZB0HNR0sPOiL1bftTkPbqggEAhYA&#10;QLt27T7Ufo9qo/o09piUxjzRj8uP0gsLD1I4zWEpEVQ/LDyIFtQl8Ddv3nSp/R7V9qXb+mDhaf6w&#10;8CBa2NjYJHXo0CE/MDBwTu09vdeuXbsFAOBLl6KltreRdecyah7wBkJECyUlJVFoaOgEV1fX26NG&#10;jfpnxYoVu9lsNi8qKsr50qVL4xcsWOA/ZsyY8C85tr29fSxBEOTYsWOvODg43AcAmD179glbW9vE&#10;b/tToC+FhQd9ETs7u3h9ff282u0WFhbpjo6Od2q3t2/f/l9HR8c7kst/Dhw4kHv+/PlJPj4+e6n9&#10;sFRVVasXLVp0cN++fUslx9vY2CTJegRCW1v7o6Oj45327dv/S7W5urre/uuvv6acPHlyVmpqajeA&#10;T3dHA3y6MiZrS2hlZWW+o6PjnYbumkbfxv8D42ZTrba4Fp4AAAAASUVORK5CYIJQSwMEFAAGAAgA&#10;AAAhAP7bKQ7dAAAABQEAAA8AAABkcnMvZG93bnJldi54bWxMj0FrwkAQhe+F/odlhN7qZrUWidmI&#10;SNuTFKqF0tuYHZNgdjZk1yT++257qZcHw3u89022Hm0jeup87ViDmiYgiAtnai41fB5eH5cgfEA2&#10;2DgmDVfysM7v7zJMjRv4g/p9KEUsYZ+ihiqENpXSFxVZ9FPXEkfv5DqLIZ5dKU2HQyy3jZwlybO0&#10;WHNcqLClbUXFeX+xGt4GHDZz9dLvzqft9fuweP/aKdL6YTJuViACjeE/DL/4ER3yyHR0FzZeNBri&#10;I+FPozdTTwsQxxhazhXIPJO39Pk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LnOF3GjBwAA0iEAAA4AAAAAAAAAAAAAAAAAOgIAAGRycy9lMm9Eb2MueG1sUEsB&#10;Ai0ACgAAAAAAAAAhAN3ZDmkRMAAAETAAABQAAAAAAAAAAAAAAAAACQoAAGRycy9tZWRpYS9pbWFn&#10;ZTEucG5nUEsBAi0AFAAGAAgAAAAhAP7bKQ7dAAAABQEAAA8AAAAAAAAAAAAAAAAATDoAAGRycy9k&#10;b3ducmV2LnhtbFBLAQItABQABgAIAAAAIQCqJg6+vAAAACEBAAAZAAAAAAAAAAAAAAAAAFY7AABk&#10;cnMvX3JlbHMvZTJvRG9jLnhtbC5yZWxzUEsFBgAAAAAGAAYAfAEAAEk8AAAAAA==&#10;">
                <v:shape id="docshape215" o:spid="_x0000_s1027" type="#_x0000_t75" style="position:absolute;width:2145;height:1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u8oxwAAANwAAAAPAAAAZHJzL2Rvd25yZXYueG1sRI9Ba8JA&#10;EIXvQv/DMoIXqZsEKSV1FSkoFr00bQ+9Ddlpkpqdjdmtxn/vHITeZnhv3vtmsRpcq87Uh8azgXSW&#10;gCIuvW24MvD5sXl8BhUissXWMxm4UoDV8mG0wNz6C7/TuYiVkhAOORqoY+xyrUNZk8Mw8x2xaD++&#10;dxhl7Stte7xIuGt1liRP2mHD0lBjR681lcfizxk4fRWb9MC/1Xz6tv0+nihLdvvMmMl4WL+AijTE&#10;f/P9emcFPxV8eUYm0MsbAAAA//8DAFBLAQItABQABgAIAAAAIQDb4fbL7gAAAIUBAAATAAAAAAAA&#10;AAAAAAAAAAAAAABbQ29udGVudF9UeXBlc10ueG1sUEsBAi0AFAAGAAgAAAAhAFr0LFu/AAAAFQEA&#10;AAsAAAAAAAAAAAAAAAAAHwEAAF9yZWxzLy5yZWxzUEsBAi0AFAAGAAgAAAAhANm+7yjHAAAA3AAA&#10;AA8AAAAAAAAAAAAAAAAABwIAAGRycy9kb3ducmV2LnhtbFBLBQYAAAAAAwADALcAAAD7AgAAAAA=&#10;">
                  <v:imagedata r:id="rId106" o:title=""/>
                </v:shape>
                <v:shape id="docshape216" o:spid="_x0000_s1028" style="position:absolute;left:473;top:744;width:1592;height:689;visibility:visible;mso-wrap-style:square;v-text-anchor:top" coordsize="1592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q4RwAAAANwAAAAPAAAAZHJzL2Rvd25yZXYueG1sRE9Ni8Iw&#10;EL0v+B/CCN7WtB5kqUYRQehFpFWE3oZmbKvNpDRR6783grC3ebzPWa4H04oH9a6xrCCeRiCIS6sb&#10;rhScjrvfPxDOI2tsLZOCFzlYr0Y/S0y0fXJGj9xXIoSwS1BB7X2XSOnKmgy6qe2IA3exvUEfYF9J&#10;3eMzhJtWzqJoLg02HBpq7GhbU3nL70bBOTuX+2ux3502h6jobJbmwyxVajIeNgsQngb/L/66Ux3m&#10;xzF8ngkXyNUbAAD//wMAUEsBAi0AFAAGAAgAAAAhANvh9svuAAAAhQEAABMAAAAAAAAAAAAAAAAA&#10;AAAAAFtDb250ZW50X1R5cGVzXS54bWxQSwECLQAUAAYACAAAACEAWvQsW78AAAAVAQAACwAAAAAA&#10;AAAAAAAAAAAfAQAAX3JlbHMvLnJlbHNQSwECLQAUAAYACAAAACEAbwauEcAAAADcAAAADwAAAAAA&#10;AAAAAAAAAAAHAgAAZHJzL2Rvd25yZXYueG1sUEsFBgAAAAADAAMAtwAAAPQCAAAAAA==&#10;" path="m,390r144,l289,689,434,466,578,105,723,21,868,136r144,65l1157,r145,278l1447,487,1591,343e" filled="f" strokecolor="#1f77b3" strokeweight=".1171mm">
                  <v:path arrowok="t" o:connecttype="custom" o:connectlocs="0,1134;144,1134;289,1433;434,1210;578,849;723,765;868,880;1012,945;1157,744;1302,1022;1447,1231;1591,1087" o:connectangles="0,0,0,0,0,0,0,0,0,0,0,0"/>
                </v:shape>
                <v:shape id="docshape217" o:spid="_x0000_s1029" style="position:absolute;left:473;top:598;width:1592;height:248;visibility:visible;mso-wrap-style:square;v-text-anchor:top" coordsize="1592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L1YwgAAANwAAAAPAAAAZHJzL2Rvd25yZXYueG1sRE9NawIx&#10;EL0X/A9hCr1IzbpCW1ajSKlQEASt4nXYTDfLbiYhibr9941Q6G0e73MWq8H24kohto4VTCcFCOLa&#10;6ZYbBcevzfMbiJiQNfaOScEPRVgtRw8LrLS78Z6uh9SIHMKxQgUmJV9JGWtDFuPEeeLMfbtgMWUY&#10;GqkD3nK47WVZFC/SYsu5waCnd0N1d7hYBd3Zj8t972e7j9Mrlabb1t04KPX0OKznIBIN6V/85/7U&#10;ef60hPsz+QK5/AUAAP//AwBQSwECLQAUAAYACAAAACEA2+H2y+4AAACFAQAAEwAAAAAAAAAAAAAA&#10;AAAAAAAAW0NvbnRlbnRfVHlwZXNdLnhtbFBLAQItABQABgAIAAAAIQBa9CxbvwAAABUBAAALAAAA&#10;AAAAAAAAAAAAAB8BAABfcmVscy8ucmVsc1BLAQItABQABgAIAAAAIQBRwL1YwgAAANwAAAAPAAAA&#10;AAAAAAAAAAAAAAcCAABkcnMvZG93bnJldi54bWxQSwUGAAAAAAMAAwC3AAAA9gIAAAAA&#10;" path="m,232r144,15l289,196,434,175,578,71r145,60l868,193,1012,26r145,-7l1302,r145,152l1591,133e" filled="f" strokecolor="gray" strokeweight=".29283mm">
                  <v:stroke dashstyle="longDash"/>
                  <v:path arrowok="t" o:connecttype="custom" o:connectlocs="0,831;144,846;289,795;434,774;578,670;723,730;868,792;1012,625;1157,618;1302,599;1447,751;1591,732" o:connectangles="0,0,0,0,0,0,0,0,0,0,0,0"/>
                </v:shape>
                <w10:anchorlock/>
              </v:group>
            </w:pict>
          </mc:Fallback>
        </mc:AlternateContent>
      </w:r>
      <w:r w:rsidR="002A74E7">
        <w:rPr>
          <w:spacing w:val="89"/>
          <w:sz w:val="20"/>
        </w:rPr>
        <w:t xml:space="preserve"> </w:t>
      </w:r>
      <w:r>
        <w:rPr>
          <w:noProof/>
          <w:spacing w:val="89"/>
          <w:sz w:val="20"/>
        </w:rPr>
        <mc:AlternateContent>
          <mc:Choice Requires="wpg">
            <w:drawing>
              <wp:inline distT="0" distB="0" distL="0" distR="0" wp14:anchorId="49FD2BAE" wp14:editId="0F5AFE02">
                <wp:extent cx="1129030" cy="1162050"/>
                <wp:effectExtent l="0" t="0" r="6350" b="3175"/>
                <wp:docPr id="105" name="docshapegroup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9030" cy="1162050"/>
                          <a:chOff x="0" y="0"/>
                          <a:chExt cx="1778" cy="1830"/>
                        </a:xfrm>
                      </wpg:grpSpPr>
                      <pic:pic xmlns:pic="http://schemas.openxmlformats.org/drawingml/2006/picture">
                        <pic:nvPicPr>
                          <pic:cNvPr id="106" name="docshape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" cy="18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7" name="docshape220"/>
                        <wps:cNvSpPr>
                          <a:spLocks/>
                        </wps:cNvSpPr>
                        <wps:spPr bwMode="auto">
                          <a:xfrm>
                            <a:off x="106" y="516"/>
                            <a:ext cx="1592" cy="376"/>
                          </a:xfrm>
                          <a:custGeom>
                            <a:avLst/>
                            <a:gdLst>
                              <a:gd name="T0" fmla="+- 0 106 106"/>
                              <a:gd name="T1" fmla="*/ T0 w 1592"/>
                              <a:gd name="T2" fmla="+- 0 812 517"/>
                              <a:gd name="T3" fmla="*/ 812 h 376"/>
                              <a:gd name="T4" fmla="+- 0 251 106"/>
                              <a:gd name="T5" fmla="*/ T4 w 1592"/>
                              <a:gd name="T6" fmla="+- 0 892 517"/>
                              <a:gd name="T7" fmla="*/ 892 h 376"/>
                              <a:gd name="T8" fmla="+- 0 396 106"/>
                              <a:gd name="T9" fmla="*/ T8 w 1592"/>
                              <a:gd name="T10" fmla="+- 0 795 517"/>
                              <a:gd name="T11" fmla="*/ 795 h 376"/>
                              <a:gd name="T12" fmla="+- 0 540 106"/>
                              <a:gd name="T13" fmla="*/ T12 w 1592"/>
                              <a:gd name="T14" fmla="+- 0 814 517"/>
                              <a:gd name="T15" fmla="*/ 814 h 376"/>
                              <a:gd name="T16" fmla="+- 0 685 106"/>
                              <a:gd name="T17" fmla="*/ T16 w 1592"/>
                              <a:gd name="T18" fmla="+- 0 731 517"/>
                              <a:gd name="T19" fmla="*/ 731 h 376"/>
                              <a:gd name="T20" fmla="+- 0 830 106"/>
                              <a:gd name="T21" fmla="*/ T20 w 1592"/>
                              <a:gd name="T22" fmla="+- 0 766 517"/>
                              <a:gd name="T23" fmla="*/ 766 h 376"/>
                              <a:gd name="T24" fmla="+- 0 974 106"/>
                              <a:gd name="T25" fmla="*/ T24 w 1592"/>
                              <a:gd name="T26" fmla="+- 0 880 517"/>
                              <a:gd name="T27" fmla="*/ 880 h 376"/>
                              <a:gd name="T28" fmla="+- 0 1119 106"/>
                              <a:gd name="T29" fmla="*/ T28 w 1592"/>
                              <a:gd name="T30" fmla="+- 0 703 517"/>
                              <a:gd name="T31" fmla="*/ 703 h 376"/>
                              <a:gd name="T32" fmla="+- 0 1264 106"/>
                              <a:gd name="T33" fmla="*/ T32 w 1592"/>
                              <a:gd name="T34" fmla="+- 0 648 517"/>
                              <a:gd name="T35" fmla="*/ 648 h 376"/>
                              <a:gd name="T36" fmla="+- 0 1409 106"/>
                              <a:gd name="T37" fmla="*/ T36 w 1592"/>
                              <a:gd name="T38" fmla="+- 0 627 517"/>
                              <a:gd name="T39" fmla="*/ 627 h 376"/>
                              <a:gd name="T40" fmla="+- 0 1553 106"/>
                              <a:gd name="T41" fmla="*/ T40 w 1592"/>
                              <a:gd name="T42" fmla="+- 0 671 517"/>
                              <a:gd name="T43" fmla="*/ 671 h 376"/>
                              <a:gd name="T44" fmla="+- 0 1698 106"/>
                              <a:gd name="T45" fmla="*/ T44 w 1592"/>
                              <a:gd name="T46" fmla="+- 0 517 517"/>
                              <a:gd name="T47" fmla="*/ 517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2" h="376">
                                <a:moveTo>
                                  <a:pt x="0" y="295"/>
                                </a:moveTo>
                                <a:lnTo>
                                  <a:pt x="145" y="375"/>
                                </a:lnTo>
                                <a:lnTo>
                                  <a:pt x="290" y="278"/>
                                </a:lnTo>
                                <a:lnTo>
                                  <a:pt x="434" y="297"/>
                                </a:lnTo>
                                <a:lnTo>
                                  <a:pt x="579" y="214"/>
                                </a:lnTo>
                                <a:lnTo>
                                  <a:pt x="724" y="249"/>
                                </a:lnTo>
                                <a:lnTo>
                                  <a:pt x="868" y="363"/>
                                </a:lnTo>
                                <a:lnTo>
                                  <a:pt x="1013" y="186"/>
                                </a:lnTo>
                                <a:lnTo>
                                  <a:pt x="1158" y="131"/>
                                </a:lnTo>
                                <a:lnTo>
                                  <a:pt x="1303" y="110"/>
                                </a:lnTo>
                                <a:lnTo>
                                  <a:pt x="1447" y="154"/>
                                </a:lnTo>
                                <a:lnTo>
                                  <a:pt x="1592" y="0"/>
                                </a:lnTo>
                              </a:path>
                            </a:pathLst>
                          </a:custGeom>
                          <a:noFill/>
                          <a:ln w="4216">
                            <a:solidFill>
                              <a:srgbClr val="1F77B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docshape221"/>
                        <wps:cNvSpPr>
                          <a:spLocks/>
                        </wps:cNvSpPr>
                        <wps:spPr bwMode="auto">
                          <a:xfrm>
                            <a:off x="106" y="547"/>
                            <a:ext cx="1592" cy="354"/>
                          </a:xfrm>
                          <a:custGeom>
                            <a:avLst/>
                            <a:gdLst>
                              <a:gd name="T0" fmla="+- 0 106 106"/>
                              <a:gd name="T1" fmla="*/ T0 w 1592"/>
                              <a:gd name="T2" fmla="+- 0 873 547"/>
                              <a:gd name="T3" fmla="*/ 873 h 354"/>
                              <a:gd name="T4" fmla="+- 0 251 106"/>
                              <a:gd name="T5" fmla="*/ T4 w 1592"/>
                              <a:gd name="T6" fmla="+- 0 830 547"/>
                              <a:gd name="T7" fmla="*/ 830 h 354"/>
                              <a:gd name="T8" fmla="+- 0 396 106"/>
                              <a:gd name="T9" fmla="*/ T8 w 1592"/>
                              <a:gd name="T10" fmla="+- 0 889 547"/>
                              <a:gd name="T11" fmla="*/ 889 h 354"/>
                              <a:gd name="T12" fmla="+- 0 540 106"/>
                              <a:gd name="T13" fmla="*/ T12 w 1592"/>
                              <a:gd name="T14" fmla="+- 0 780 547"/>
                              <a:gd name="T15" fmla="*/ 780 h 354"/>
                              <a:gd name="T16" fmla="+- 0 685 106"/>
                              <a:gd name="T17" fmla="*/ T16 w 1592"/>
                              <a:gd name="T18" fmla="+- 0 621 547"/>
                              <a:gd name="T19" fmla="*/ 621 h 354"/>
                              <a:gd name="T20" fmla="+- 0 830 106"/>
                              <a:gd name="T21" fmla="*/ T20 w 1592"/>
                              <a:gd name="T22" fmla="+- 0 660 547"/>
                              <a:gd name="T23" fmla="*/ 660 h 354"/>
                              <a:gd name="T24" fmla="+- 0 974 106"/>
                              <a:gd name="T25" fmla="*/ T24 w 1592"/>
                              <a:gd name="T26" fmla="+- 0 672 547"/>
                              <a:gd name="T27" fmla="*/ 672 h 354"/>
                              <a:gd name="T28" fmla="+- 0 1119 106"/>
                              <a:gd name="T29" fmla="*/ T28 w 1592"/>
                              <a:gd name="T30" fmla="+- 0 547 547"/>
                              <a:gd name="T31" fmla="*/ 547 h 354"/>
                              <a:gd name="T32" fmla="+- 0 1264 106"/>
                              <a:gd name="T33" fmla="*/ T32 w 1592"/>
                              <a:gd name="T34" fmla="+- 0 586 547"/>
                              <a:gd name="T35" fmla="*/ 586 h 354"/>
                              <a:gd name="T36" fmla="+- 0 1409 106"/>
                              <a:gd name="T37" fmla="*/ T36 w 1592"/>
                              <a:gd name="T38" fmla="+- 0 589 547"/>
                              <a:gd name="T39" fmla="*/ 589 h 354"/>
                              <a:gd name="T40" fmla="+- 0 1553 106"/>
                              <a:gd name="T41" fmla="*/ T40 w 1592"/>
                              <a:gd name="T42" fmla="+- 0 891 547"/>
                              <a:gd name="T43" fmla="*/ 891 h 354"/>
                              <a:gd name="T44" fmla="+- 0 1698 106"/>
                              <a:gd name="T45" fmla="*/ T44 w 1592"/>
                              <a:gd name="T46" fmla="+- 0 901 547"/>
                              <a:gd name="T47" fmla="*/ 901 h 3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2" h="354">
                                <a:moveTo>
                                  <a:pt x="0" y="326"/>
                                </a:moveTo>
                                <a:lnTo>
                                  <a:pt x="145" y="283"/>
                                </a:lnTo>
                                <a:lnTo>
                                  <a:pt x="290" y="342"/>
                                </a:lnTo>
                                <a:lnTo>
                                  <a:pt x="434" y="233"/>
                                </a:lnTo>
                                <a:lnTo>
                                  <a:pt x="579" y="74"/>
                                </a:lnTo>
                                <a:lnTo>
                                  <a:pt x="724" y="113"/>
                                </a:lnTo>
                                <a:lnTo>
                                  <a:pt x="868" y="125"/>
                                </a:lnTo>
                                <a:lnTo>
                                  <a:pt x="1013" y="0"/>
                                </a:lnTo>
                                <a:lnTo>
                                  <a:pt x="1158" y="39"/>
                                </a:lnTo>
                                <a:lnTo>
                                  <a:pt x="1303" y="42"/>
                                </a:lnTo>
                                <a:lnTo>
                                  <a:pt x="1447" y="344"/>
                                </a:lnTo>
                                <a:lnTo>
                                  <a:pt x="1592" y="354"/>
                                </a:lnTo>
                              </a:path>
                            </a:pathLst>
                          </a:custGeom>
                          <a:noFill/>
                          <a:ln w="10542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003138" id="docshapegroup218" o:spid="_x0000_s1026" style="width:88.9pt;height:91.5pt;mso-position-horizontal-relative:char;mso-position-vertical-relative:line" coordsize="1778,1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3wljmQcAAL8hAAAOAAAAZHJzL2Uyb0RvYy54bWzsWu1u2zYU/T9g7yDo&#10;54bWor5tNBm2di0K7KPYvAegZdkSJksaJcfpnn7nUqJMxrTjFkkHDEOQiDKPrg7PvaR4FL/67n5X&#10;OXe56MqmvnHZS8918jpr1mW9vXH/WL59kbpO1/N6zaumzm/cj3nnfnf79VevDu0i95uiqda5cBCk&#10;7haH9sYt+r5dzGZdVuQ73r1s2rxG56YRO97jVGxna8EPiL6rZr7nxbNDI9ataLK86/Dpm6HTvZXx&#10;N5s863/dbLq8d6obF9x6+VfIvyv6O7t9xRdbwduizEYa/DNY7HhZ46ZTqDe8585elCehdmUmmq7Z&#10;9C+zZjdrNpsyy+UYMBrmPRjNO9HsWzmW7eKwbSeZIO0DnT47bPbL3QfhlGvkzotcp+Y7JGndZF3B&#10;23xL9/dZSiod2u0C4Hei/b39IIahovlTk/3ZoXv2sJ/OtwPYWR1+btaIy/d9I1W634gdhcD4nXuZ&#10;jI9TMvL73snwIWP+3AuQswx9jMW+F43pygrk9OS6rPhRXZkkqDp5WYoAxI4vhltKmiOt21dtmS3w&#10;O+qK1omuj9cfrur3InfHILurYuy4+HPfvkAJtLwvV2VV9h9lOUMdIlXffSgzUplO9BTFD1PkszkN&#10;UOGGqziNSmbGqZvXBa+3+fddi7kAIRFAfSREcyhyvu7oY1LJjCJPDSarqmzfllVFqaP2OGZMpwfl&#10;aJFtKPU3Tbbf5XU/zF2RVxh+U3dF2XauIxb5bpWjFMX7tSTEF53IfgNvkEO7F3mfFdTcgMT4OVI7&#10;dUjGR5I0nA7F+pn1d76KoK/o+nd5s3OoAcLgKAub3/3UEVuwUhDiWzckm5KYOI1qgyJNLax9nVIT&#10;Zyd6ftL0/p2mLthQWL12kpPa8eXkGHFqWnf6nJYRhh6CXaUm81ClmLMRi6mq+GKa0dHcH+ZlkMiu&#10;aVryRbYfBCW8EhGr6Rpy0kfb9bg0LbEgbHYV1uhvXzieg3vR73CfIwhVPoC+mTlLzzk4jG4tyRxB&#10;4KJFSpnvRCx5CAoUCJEIUjgjd51TqECSkx8xGyesrkdO4RlOUE7nNLdyQiKnSCkgVk5YAbVIwdyq&#10;01yBSKf0DCdmSp7MI5tQTNecMFZWzBQ9CmUKH4rOdNWXUN2eQGbqnrLQSkwXnjB2YqbycRrZcoj6&#10;OEq/ZPE5Yqb4ScCsxHT1CWMlhjmqJxIPNBsxX1d/6Z8teVP+JI5txHxdfsLYiZnqz5PQSkxXf+mf&#10;q3vflD9NPSsxXX7C2ImZ6jPG5lZmuvxL/1z10w5Em0iJF9iYBbr+hLEyC0z5mR9bNQt0/ZfBufIP&#10;zATEYWplpieAMHZmpv4s9KyaBXoClsG5+g/MDMR+YmWmJ4AwVmahqT+LosCWzVBPwBLLin3JCM0M&#10;xIl1ZoZ6AghjZ2bqz+J5amWmJ2AZnpsBoZkBPIpsmoV6AggzMcOzdHpa8mLYheCxel+PT1C0HGwE&#10;aZtND9S26WgHvYRseFQvA1qCEQIo6j0DxkgILB+Sj4KRXQLjuXBNaFryJTy6Dg4dJFzufh/lQssj&#10;wbGyXUPGHwfqXzdSfxwqFoFrotP0JjLBdUOlOSfh1w2VJgLBUcPXkAnHoaKwNPgg6Fg5tLl9aJ+F&#10;68A+r+ga1BLvqeBU0znAT8itXnHj0m6JOnbNXb5sJKQ/Wjd/rjQ49le1jmMjwSBRSNWvjq2MB68o&#10;x+3D+g0DUf3qOOBCWjWhjz9XA1b96jjgomRIqo9NxqV4iT/GC1V6VBx1HOKlMdZE3DeIVV5UvzoO&#10;OOaNM4GlaousAOo4Alk0RGRT2SmAOo7AwBsKjmEjd2koLKTVBRxZdHnMQ3IBNOOhaKgSBvOjSoIq&#10;SdvaT0aIL6qaCiX04RKoLLqmKtfKXHZiu3pdCeeO47UNe5skPyjVDBheT9RrDIkvyMb+OLZ7XlZD&#10;GzevsJ7B9A/WZfBEq2b9EaZQNDBuKBq8vEKjaMTfrnPAi6Abt/trz8nRV+9rWLE5dAGslydhlNCG&#10;TOg9K72H1xlC3bi9i9WWmq97nOGSfSvKbYE7MTncuvkeL0M2pTSLxG9gNZKFG/xithBVZL718bFa&#10;QtRns4XDUmO1hVPhqRdEeu38O7YwwX5PMT56R32DkAKCx/DA/YvYQngACyd9a0A2wcrJ3Jk9oS1M&#10;07mNlGELCWNl9Zy2MCEvcZpBhgff5KIJYydm7sqe1BbGPjafFmLmtlhuPk9ri1YhzZY8qS2MY6ti&#10;hi0kjFUxeh5qxJ7UFsYJ3oecKoZt2jGVhLETM0v/aW0hWNmYGbaQMFZmz2oLoxQe/1QzbD6PmhHG&#10;zsws/6e1hZF9xQj0+ieMldmz2sJ0bp2Zhi0kjJ2ZOQGe1hbOPTszfQYQZmKGLdD/tvCcn/3fFp5T&#10;5tltIZ5o521hgNeBg1N5zBb6qTIGyvSo42B+lC0M8OLnkveZbCHM+SWcsoXJZYekXCGDmbsUTrlC&#10;hjcOl3CTKzQdF9kbwywrT4g19GI4ZQkfUWVyhEF4ebyTIxx3wdJ4ETM0Pt0T4j/RIHbZFKYe/Yyj&#10;NEwh/d/tDe+KwTxWW2oTji/+23ZR/msb3xKQoo/faKCvIejn0l4ev3dx+w8AAAD//wMAUEsDBAoA&#10;AAAAAAAAIQABcoZARxkAAEcZAAAUAAAAZHJzL21lZGlhL2ltYWdlMS5wbmeJUE5HDQoaCgAAAA1J&#10;SERSAAAA7QAAAPQIBgAAAHeUodwAAAAGYktHRAD/AP8A/6C9p5MAAAAJcEhZcwAADsQAAA7EAZUr&#10;DhsAABjnSURBVHic7d15VBPnwgbwNyEhLCUiBERkCyKIgNbKRQEVC8VqAetCS9PiipVTrSu24qde&#10;sdq6o2K9/VDBqxXRK0UFWqkUFYsoSt0VQQQBWQq4gLIkQOb7wzttmg8FsTK88PzOmXPqm3cmT0Ye&#10;M5kMU8IwDMHSuZesrKwhS5cu/aa4uNiM6yyvuoSFha0khDDsIhQKFRKJpNLV1TXjyy+/XJ+Tk2Pb&#10;0np9+/bNU11PfTl27Ng4rl9bRy0CAp3elStX3ly7du3S8ePHHzUzM7vPdZ6/w5w5c3bY2NjksX8u&#10;Li42j42NlYWHhy9auXLlquXLl69RX6dHjx7VS5YsWd/S9gYMGHDrdebtTFDa/2IYhsfj8ZjW5hBC&#10;SGvzXmeGrsLf3z9u1KhRp1XHli1b9rW3t3fKihUrVpeUlPT57rvvPlN9XE9P78nSpUvXdmjQTojP&#10;dQAulZeXm/j5+SUKBIImPp+v1NLSahg6dGjm0aNHx6vO27dv35Q+ffqU8Pl8JZ/PV4rF4pply5Z9&#10;rb69t99++9TatWuXqo/HxsbK3N3dz5aWlpqyY6tWrVo5evToE0VFRRaTJk36QSgUNvL5fKW1tXV+&#10;VlaWMztv+/btc9etWxdKCCGffvrpLnd397Pu7u5n9+7dO5XN5u7ufvbmzZsOQUFBUTo6OnUaGhrN&#10;aWlpI4cPH54eERExr6XXHhoauu6dd975RaFQaLZ/D/69DAwMHqampnqZmZnd37lz5yzV/QV/6rbv&#10;tFVVVRIvL6/UgoICaVhYWJiNjU1eQ0ODVnp6+vCMjAy38ePHHyWEkISEhHHTp0/f849//OPi+vXr&#10;lwgEgqYjR45M+Oabb/5HKBQ2hoWFhbHbzMjIcJNKpQXqz1VSUtInIyPDrb6+Xpsdy8nJsUtPTx8+&#10;evToE35+fok7d+6c9ejRo55hYWFh77///rGrV68OkkgkVQ4ODjcHDRp0NS8vz2bEiBG/sofH/fr1&#10;u0PIs8PKjIwMN39//zgnJ6frmzdvDnn8+LG+lZVVIZ/PV65fv37J7Nmz/yUQCJrY537w4IHh1q1b&#10;F3z44Yf/0dTUVLxoP5WUlPRpa7F79+5dpqWl1dCWuc+jr6//eOLEifERERHz0tLSPGQyWeyrbK9L&#10;4vpDNVeLj49PEp/Pbz5y5Mh49ceUSiWPYRhSU1Ojp6ur+9TMzKy4qqrKkH28qalJY+TIkWmEECYj&#10;I8OVHdfU1JRPnz49Wn17GzduXEwIYfLy8vqyYzKZ7AAhhAkPD1+oOjc6Ono6IYTZvXt3EDsWFRU1&#10;gxDCZGZmuqhve82aNcsIIYy/v/9h9ccOHDggI4Qw6q9x06ZNIYQQJj093b21/eTo6HidvOAEkOry&#10;yy+/eLW2PfZE1KlTp0Y9b87q1auXE0KY77//PpAd69u3b56Wlla9j49PUkuLXC7X5PpnqqOWbvlO&#10;W1tbq5ucnDzmnXfe+YV9R1XFfq48ffr0qNraWt2wsLAwQ0PDB+zjGhoazatWrVr59ttvn/rxxx99&#10;XF1dz7Unh0gkks+dO3e76hj7Oa+qqkqinudFWjpcnzRp0g9GRkaVO3funKX6Onft2vWpg4PDTXd3&#10;97OtbTc8PHxRdXV1j9bmEULIwIEDr7VlXnsplUr+48eP9V/nc9CgW5a2oaFBq7m5WcPS0rLwRfPq&#10;6up0CCHE3Ny8WP0xdoyd0x5CobBR9bCVkJYL2pbSGhgYPFQf09TUVAQFBUVt2LDhy6KiIgsLC4ui&#10;tLQ0j5ycHLvnfdZV5+3tndKWeR3B2Ni4Ij09fTjXObjWLUtLm1c5oxwcHBy5YcOGL3ft2vXp6tWr&#10;V0RGRgZra2vXT548+fu2rP/VV1/9s6SkpE9b5i5cuHBL//79b7c3K4t9PqFQ2Piq2+qKumVp2R+G&#10;yspKo7bMe/DggaH6Y+zha1t+sJqaml5pP79Kaa2srO6NGTMmOTo6esbnn3/+bXx8/ESZTBarr6//&#10;uC3rZ2RkuN2+fbt/W+ZOnTp1b3tzssrKynrHx8dPFAqFjV5eXqmvur2uqFuWViwW17i5uWUkJyeP&#10;ycrKcnZ2ds5qad7w4cPTNTQ0miMjI4ODgoKiRCKRnH1s27Zt8wn58zMoIc++R7xx44aj6jbkcrko&#10;Li7O/+/I3d6vZz777LPv/Pz8Ej/++OMDcrlcFBwcHNnWdZOTk8e05znb4/79+2aenp4nKyoqjJct&#10;W/a1RCKp6qjnpkm3LC0hhOzZs2f6iBEjfvX19U3asWPHHPYrn7Nnz7ozDMMLCQnZbGxsXBEeHr5o&#10;/vz526ZMmbJvyZIl6zU0NJp/+OGHSbGxsbLAwMD9Y8eOPc5u86OPPjq4Y8eOOSEhIZs//PDD/8jl&#10;ctG6detCy8vLTV4lK3vIGRoauk4mk8XyeDxm6NChmUOGDPmtLeu/9957P1laWhaePHnSc+DAgdeG&#10;DRt2/lXy/B2ioqKCUlJSvNk/FxcXmyclJfkqFArNyMjI4FmzZu1UX6e6urpHSEjI5pa25+fnl6h+&#10;sUaXxfXpay6Xy5cvvymVSvOJytcW+vr6jyIjI2epzlu2bNkaoVCoUJ03YcKEeIVCIVSd19DQIBo1&#10;atQpdo5QKFQsWrRo87Zt2+ZJJJLKgoICK3ZucHDw/1pZWRWoZyoqKjKXSCSVERERc1XHIyMjZ1lb&#10;W9+VSCSVEomkkv2qaMuWLQskEknl/fv3+7zotbJftezYsWM2l/t848aNi9nXIJFIKk1NTUvs7e1v&#10;jRs37timTZtCysvLe7W0nouLS6bqeurLt99+O4frn6eOWngM0y2umnsuhmF4OTk5ds3NzRra2tr1&#10;Uqm0oKXPkFVVVZLff/+9FyHPDq9bOqPMys3NtW1sbBT27t27rKWzulyQyWSxCQkJ48rKynqLxeIa&#10;rvNA+3X70nYHBQUFUnt7+2yZTBa7Z8+e6VzngVfTra897uqSkpJ8vb29U1xcXC4IBIKm0NDQdVxn&#10;glf3R2krKiqMIyMjgwsLCy25DAR/Hz09vSdSqbTgo48+Onju3DlXOzu7HK4zwav74/D44sWL/3Bx&#10;cbmQlJTk6+Pj8yPHuQDgOXB4DEAZlBaAMigtAGUEq1atWkkIISUlJbhLAAAFBKp3XgCAzo+vVCr5&#10;SqWSn5mZ6cJ1GABonYC9ZI/H43GdBQDaACeiACiD0gJQBqUFoAxKC0AZlBaAMigtAGVQWgDKoLQA&#10;lEFpASiD0gJQBqUFoAxKC0AZlBaAMigtAGVQWgDKoLQAlEFpASiD0gJQBqUFoAxKC0AZlBaAMigt&#10;AGVQWgDKoLQAlEFpASiD0gJQBqUFoAxKC0AZlBaAMigtAGVQWgDKoLQAlEFpASiD0gJQBqUFoAxK&#10;C0AZlBaAMigtAGVQWgDKoLQAlEFpASiD0gJQBqUFoAxKC0AZlBaAMigtAGVQWgDKoLQAlEFpASiD&#10;0gJQBqUFoAxKC0AZlBaAMigtAGVQWgDKoLQAlEFpASiD0gJQBqUFoAxKC0AZlBaAMigtAGVQWgDK&#10;oLQAlEFpASiD0gJQBqUFoAxKC0AZQUxMzCeEEJKfn2/NdRgAaJ0gMDBwP9chAKDt+Lm5uba5ubm2&#10;cXFxk7gOAwCtE/Tr1+8OIYQ8fvxYn+swANA6nIgCoAxKC0AZlBaAMigtAGVQWgDKoLQAlEFpASiD&#10;0gJQBqUFoAxKC0AZlBaAMigtAGVQWgDKoLQAlEFpASiD0gJQBqUFoAxKC0AZlBaAMigtAGVQWgDK&#10;oLQAlEFpASiD0gJQBqUFoAxKC0AZlBaAMigtAGVQWgDKoLQAlEFpASiD0gJQBqUFoAxKC0AZlBaA&#10;MigtAGVQWgDKoLQAlEFpASiD0gJQBqUFoAxKC0AZlBaAMigtAGVQWgDKoLQAlEFpASiD0gJQBqUF&#10;oAxKC0AZlBaAMigtAGVQWgDKoLQAlEFpASiD0gJQBqUFoAxKC0AZlBaAMigtAGVQWgDKoLQAlEFp&#10;ASiD0gJQBqUFoAxKC0AZlBaAMigtAGUE586dcyWEkOzsbHuuwwBA6wRubm4ZXIcAgLYTJCcnjyGE&#10;kJycHNv58+dHcB0IAF5M8O677/5MCCEGBgYPuQ4DAK3DiSgAyqC0AJRBaQEog9ICUAalBaAMSgtA&#10;GZQWgDIoLQBlUFoAyqC0AJRBaQEog9ICUAalBaAMSgtAGZQWgDIoLQBlUFoAyqC0AJRBaQEog9IC&#10;UAalBaAMSgtAGZQWgDIoLQBlUFoAyqC0AJRBaQEog9ICUAalBaAMSgtAGZQWgDIoLQBlUFoAyqC0&#10;AJRBaQEoI2D/4+nTp7qEEHLlypVBWlpaDdxFAoAX+aO0RUVFloQQsnz58q+5iwMAreExDEMIIaS0&#10;tLR3fHz8RKlUWiAWi5+8aKVNmzaF/PrrryOOHTs2vkNStpFSqeSNGjUqbcaMGVHTpk3by3UeVfHx&#10;8RO2bt26MCEhwU9fX7+a6zyqJk+evM/Kyure6tWr/8l1FlVXr14dNHfu3O1btmxZMGTIkEtc51EV&#10;Fha28s6dO/1iYmICO/q5/3inNTU1Lfv88893tGWlmJiYTzQ1NRtHjBjx6+uL9vKUSiWfEEIsLS2L&#10;Olu2a9euDSSEkGHDhmUaGRlVcp1Hla6ubp2RkVFVZ9tnDMPwCCFk4MCB1ztbNiMjo6qSkhIzLnLh&#10;RBQAZf44PH4ZjY2NwubmZo3OdsKKYRieXC4XCQSCJoFA0MR1HlVNTU2CpqYmgUgkkvN4vJff6a+R&#10;XC4X8Xg8RlNTU8F1FlVKpZKvUCg0hUJho4aGRjPXeVQpFApNhmF4IpFI3tHP3a7SAgB3BK1PoUdN&#10;TY24trZWV1NTU2FoaPiA6zzwasrLy00YhuHh71MNwzBtWqqqqgw3bNjwRUBAwEE7O7vb5ubmRdeu&#10;XXNq6/qvc5k9e/YOExOTMkIIwy4uLi6Zd+7cseEy14MHDwzMzc2LWlq43neDBw++9LxsM2fO3MVl&#10;tuzs7P62trY5qn+fMpnsQHNzM7+jMty6dct+5cqVYT4+PklSqTTf2tr6bkvzamtrdbZu3To/MDDw&#10;ewcHhxvm5uZFJ06c8H6d2dr8TpuTk2O3fPnyNU5OTtcNDAwe5uTk2MnlctHr+afk5fB4PGbRokXh&#10;jo6ON7S1tetzc3NtQ0ND1zk7O2fdunVrgKmpaSkXuZqbmzWKi4vN/f3945ydnbNUH+P6DPKMGTOi&#10;a2trdVXHrl+/7hQTE/PJoEGDrnKVq7Cw0NLT0/OktrZ2/enTp0cZGho+SE1N9Vq4cOGWwYMHX/7i&#10;iy82dkSOH3/80Sc8PHzR4MGDLwuFwsb8/HzrluZVVFQYL168eJO9vX22sbFxxc2bNx3q6up0Xmu4&#10;tra7oaFBJJfLNRmGIVFRUTMIIczFixedufwX+UXL4cOH/QkhTFxc3CSuMlRUVBgRQpjdu3cHcb0/&#10;2rJMmTJlr0gkanj48GFPrjIsXrx4IyGE+e23395SHZ8zZ863IpGooaCgwKojcjx9+lRXqVTyGIYh&#10;M2fO3CUQCBpbmtfY2Cioq6vTZhiGJCcnv0sIYY4ePfr+68zW5q98RCKRvLOdXXwRPT29J4QQQlNm&#10;LtXU1Ijj4uL8J0yYcKRnz56PuMpRXl5uIhQKG996662/XEzh5uaWIZfLRSkpKd4dkUNXV7e2LWf5&#10;BQJBk7a2dn1HZGJ1me9pGYbhNTQ0aDU0NGhlZ2fbr1ixYrWTk9N1T0/Pk1xnCw8PX2Rra5srlUoL&#10;Ro8efeLChQsuXGdSFxsbK6urq9MJCgqK4joL89+LKloae95hanfSZUp79+7dvtra2vXa2tr1AwYM&#10;uFVbW6ubmJjop6urW8tlLkdHxxve3t4p06ZN+3dAQMChq1evDvLy8kpNTU314jKXuujo6BmWlpaF&#10;Xl5eqVzmsLS0LGxqahKcOHFitOp4UlKSLyEtF7q76TJf+Ziampb+9NNP7xFCyL1796xWrFix2tfX&#10;NykjI8ONPVTuaEZGRpXXr193Uh2bNWvWzpEjR56ZMmXKvqKiIovOcNHAjRs3HC9cuOASFhYWxvWF&#10;H3Pnzt1+6NChgI8//vjAhg0bvmRPRP3888/vEvLspCOX+TqDLvNOq6OjUzd27NjjY8eOPf7ZZ599&#10;d+bMmZE3btxw3LRp02Kus6mytrbOl8lksaWlpaaPHj3qyXUeQgiJiooK4vP5ymnTpv2b6yy9evX6&#10;PTU11WvQoEFXFy5cuGXq1Kl78/PzrQ8ePPgRIc8+Q3KdkWtd5p1W3YABA25paGg0l5aWmnKdRZ1Q&#10;KGzkOgNLoVBo7t+/P9DLyyvV0tKykOs8hBBiYWFRpP7xgT08tre3z+YmVefRZd5p1RUWFloqlUp+&#10;Zzt73NTUJDhz5sxIkUgk19HRqeM6T0JCwriqqipJZzgB9TwKhULz66+/XmZiYlL+3nvv/cR1Hq69&#10;1DttVFRUEMMwvLNnz7oTQsixY8fev3LlypsGBgYPJ06cGP96Ir5Ydna2/ZYtWxb6+vom9e3b9y6P&#10;x2Nu3rzpsGjRonBtbe36qVOncvZ7tZs3bw5RKpX84cOHp/fo0aO6pqZGvGrVqpVnz551X7p06drO&#10;UNro6OgZBgYGD8ePH3+U6yysNWvWLHdxcblgZmZ2v6GhQWvdunWhv/3225CTJ0966uvrP+6IDBUV&#10;FcYJCQnjCHl2YRHDMLzdu3fPJOTZu727u/tZdm5sbKystrZW9+bNmw6EEJKSkuJdWVlppKWl1RAY&#10;GLj/bw/3Ml/q6urqPtXR0alVX4YOHXqeqy/ji4qKzJ2cnK7xeDwlUbnszdbWNufKlSuDuMrFMAzZ&#10;vHnzIl1d3aequUQiUcPatWtDuczFLmVlZSZ6eno1CxcuDOc6i+ri4eFxWnWf6enp1ezZs2daR2bI&#10;zMx0aelnXUdHp3bevHnbVOf269cvt6V5FhYWha8jW5f5LZ+amhpxYWGhZXNzs4aurm5tv3797nCd&#10;iZBnv15WWFhoWV1d3YPH4zHW1tb5XJ3NpkllZaVRaWmpKcMwPKlUWtCjR49OdbcPLnWZ0gJ0F132&#10;RBRAV4XSAlAGpQWgDEoLQBmUFtosIiJiHi5u4B5KC38RExPzybhx4xKqq6t7qD92/fp1p+PHj4/l&#10;Ihf8CaWFv7h9+3b/xMREv85yKyH4/7rsLwzQor6+Xjs/P99aJBLJbWxs8thxpVLJv3PnTr/Gxkah&#10;hYVFkVgsrmlp/UePHvUsKSnpQ8iz33SytrbOf9HzNTY2CvPy8myam5s1rKys7r3xxhtP25ObYRhe&#10;Xl6ejVwuF/Xu3bsMd0vsQFxfstYdl8GDB1/y8/NLiI6Ont6zZ8+H5L+X63l6eqY+ePDA4Pz580P7&#10;9++fzY6LxeLqS5cuDVbfzpYtWxZoaWnVE5VL/kaOHJlWU1OjpzrP29v7xLBhw84lJSX5mJmZFROV&#10;ywPPnz8/lJ0XGBj4vUgkamAfE4vF1WKxuPrgwYMBDPPsXkmEEObSpUuDnZycrrHbEQqFipiYmI+5&#10;3q/dZeE8QHdcbGxs7vTq1avczs7u9vHjx8dkZma6fPPNN0sJIcwHH3zwHxMTk7Lo6OjpmZmZLkeO&#10;HBn/xhtvPJFKpfnsjfUYhiEHDhyQ8Xg85ejRo3++ePGi87Vr15y2bds2j8fjKb29vU8oFAohO9fV&#10;1TXD0NCwytzcvCguLm5SZmamS3x8/ASxWFxtYmJSVl1dLWYYhmRlZQ0JCAg4SAhh9u/f/0liYqJv&#10;YmKi7/379/swzJ+llUql+Tt37vw0MzPTJSUl5R1ra+u7Wlpa9dnZ2f253rfdYeE8QHdcbGxs7mhr&#10;a9fl5eX1VR338vL6hRDC7N27d4rqOFvo9PR0d4Z5dmdMPT29GgsLi8JHjx7pq84NCQnZRAhhdu3a&#10;NZMdc3V1zeDxeEr1u2du3779c0IIk5SU5MOOrVix4itCCPP7778bq+dmS7tv377JquOpqamehBBm&#10;w4YNX3C9b7vDghNRHHF2ds7q27fvXdUxW1vbXEIICQgIOKQ6bmdnl0MIIU+fPn2DEEIuX748+MmT&#10;J3qTJ0/+Xv1X1RYsWLCVEELOnDkzUn3b6vdednBwuKm6XULadjsXmUwWq/pnR0fHG+rbgdcHpeXI&#10;i26b0totVRobG4WEENLSyR92jJ3T1m2y2nrb0LZsC14PlBb+AjdO6/xQWgqxt4UtLi42V3+sqKjI&#10;QnXOy0JpOz+UlkJvvvnmlT59+pTs2bNn+r1796xUH1u+fPkaQgjx9fVNas+2+Xy+khBCnjx5ovfK&#10;QeG1wMUVFOLz+crDhw9/4OnpedLX1zdp8eLFm0QikfzUqVNvx8XF+QcHB0e2955Pbm5uGTwej5kw&#10;YcKRESNG/EoIIVOnTt3r4uJy4e99FdBeKC0Hhg4dmmlsbFyhPm5ra5vr4eGRpn6IamRkVOnh4ZFm&#10;YGDwkB1zdXU9d/jw4Q8WLFiwdfr06XsIIURLS6th9uzZ/4qIiJinuv5bb711Sf3/kEcIIT179nzk&#10;4eGRpprF09Pz5KFDhwKio6NnsDcqY69DtrOzyxk1atRp9e1oamoqPDw80qRSacFL7wx4af8HIREg&#10;U6XhxOoAAAAASUVORK5CYIJQSwMEFAAGAAgAAAAhAAiiZOzcAAAABQEAAA8AAABkcnMvZG93bnJl&#10;di54bWxMj0FrwkAQhe+F/odlhN7qJpVWidmISNuTFKqF0tuYjEkwOxuyaxL/fcde7GWY4T3efC9d&#10;jbZRPXW+dmwgnkagiHNX1Fwa+Nq/PS5A+YBcYOOYDFzIwyq7v0sxKdzAn9TvQqkkhH2CBqoQ2kRr&#10;n1dk0U9dSyza0XUWg5xdqYsOBwm3jX6KohdtsWb5UGFLm4ry0+5sDbwPOKxn8Wu/PR03l5/988f3&#10;NiZjHibjegkq0BhuZrjiCzpkwnRwZy68agxIkfA3r9p8LjUOsixmEegs1f/ps1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it8JY5kHAAC/IQAADgAAAAAAAAAA&#10;AAAAAAA6AgAAZHJzL2Uyb0RvYy54bWxQSwECLQAKAAAAAAAAACEAAXKGQEcZAABHGQAAFAAAAAAA&#10;AAAAAAAAAAD/CQAAZHJzL21lZGlhL2ltYWdlMS5wbmdQSwECLQAUAAYACAAAACEACKJk7NwAAAAF&#10;AQAADwAAAAAAAAAAAAAAAAB4IwAAZHJzL2Rvd25yZXYueG1sUEsBAi0AFAAGAAgAAAAhAKomDr68&#10;AAAAIQEAABkAAAAAAAAAAAAAAAAAgSQAAGRycy9fcmVscy9lMm9Eb2MueG1sLnJlbHNQSwUGAAAA&#10;AAYABgB8AQAAdCUAAAAA&#10;">
                <v:shape id="docshape219" o:spid="_x0000_s1027" type="#_x0000_t75" style="position:absolute;width:1778;height:1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3qGwwAAANwAAAAPAAAAZHJzL2Rvd25yZXYueG1sRE/fa8Iw&#10;EH4f+D+EG/gy1kQHMjqjDEHdwxCmY/p4NLe22FxKEmv73y/CwLf7+H7efNnbRnTkQ+1YwyRTIIgL&#10;Z2ouNXwf1s+vIEJENtg4Jg0DBVguRg9zzI278hd1+1iKFMIhRw1VjG0uZSgqshgy1xIn7td5izFB&#10;X0rj8ZrCbSOnSs2kxZpTQ4UtrSoqzvuL1WC2Xh05fF6GbniZnn42T8PkvNN6/Ni/v4GI1Me7+N/9&#10;YdJ8NYPbM+kCufgDAAD//wMAUEsBAi0AFAAGAAgAAAAhANvh9svuAAAAhQEAABMAAAAAAAAAAAAA&#10;AAAAAAAAAFtDb250ZW50X1R5cGVzXS54bWxQSwECLQAUAAYACAAAACEAWvQsW78AAAAVAQAACwAA&#10;AAAAAAAAAAAAAAAfAQAAX3JlbHMvLnJlbHNQSwECLQAUAAYACAAAACEAmdd6hsMAAADcAAAADwAA&#10;AAAAAAAAAAAAAAAHAgAAZHJzL2Rvd25yZXYueG1sUEsFBgAAAAADAAMAtwAAAPcCAAAAAA==&#10;">
                  <v:imagedata r:id="rId108" o:title=""/>
                </v:shape>
                <v:shape id="docshape220" o:spid="_x0000_s1028" style="position:absolute;left:106;top:516;width:1592;height:376;visibility:visible;mso-wrap-style:square;v-text-anchor:top" coordsize="159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wQhwQAAANwAAAAPAAAAZHJzL2Rvd25yZXYueG1sRE9Li8Iw&#10;EL4v+B/CCN7W1AUfVKPIwsKCh7JVPA/N2AabSU2idvfXbwTB23x8z1ltetuKG/lgHCuYjDMQxJXT&#10;hmsFh/3X+wJEiMgaW8ek4JcCbNaDtxXm2t35h25lrEUK4ZCjgibGLpcyVA1ZDGPXESfu5LzFmKCv&#10;pfZ4T+G2lR9ZNpMWDaeGBjv6bKg6l1er4K8orsfSXyKZnSmqabdrZ3Ov1GjYb5cgIvXxJX66v3Wa&#10;n83h8Uy6QK7/AQAA//8DAFBLAQItABQABgAIAAAAIQDb4fbL7gAAAIUBAAATAAAAAAAAAAAAAAAA&#10;AAAAAABbQ29udGVudF9UeXBlc10ueG1sUEsBAi0AFAAGAAgAAAAhAFr0LFu/AAAAFQEAAAsAAAAA&#10;AAAAAAAAAAAAHwEAAF9yZWxzLy5yZWxzUEsBAi0AFAAGAAgAAAAhAGY3BCHBAAAA3AAAAA8AAAAA&#10;AAAAAAAAAAAABwIAAGRycy9kb3ducmV2LnhtbFBLBQYAAAAAAwADALcAAAD1AgAAAAA=&#10;" path="m,295r145,80l290,278r144,19l579,214r145,35l868,363,1013,186r145,-55l1303,110r144,44l1592,e" filled="f" strokecolor="#1f77b3" strokeweight=".1171mm">
                  <v:path arrowok="t" o:connecttype="custom" o:connectlocs="0,812;145,892;290,795;434,814;579,731;724,766;868,880;1013,703;1158,648;1303,627;1447,671;1592,517" o:connectangles="0,0,0,0,0,0,0,0,0,0,0,0"/>
                </v:shape>
                <v:shape id="docshape221" o:spid="_x0000_s1029" style="position:absolute;left:106;top:547;width:1592;height:354;visibility:visible;mso-wrap-style:square;v-text-anchor:top" coordsize="1592,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TmmwwAAANwAAAAPAAAAZHJzL2Rvd25yZXYueG1sRI9Ba8JA&#10;EIXvBf/DMoK3ulHBSnQVEQSRXkwLvQ7ZMRvMzsbsGtN/3zkUvM3w3rz3zWY3+Eb11MU6sIHZNANF&#10;XAZbc2Xg++v4vgIVE7LFJjAZ+KUIu+3obYO5DU++UF+kSkkIxxwNuJTaXOtYOvIYp6ElFu0aOo9J&#10;1q7StsOnhPtGz7NsqT3WLA0OWzo4Km/FwxvoP+2qXP4U5zBP9rS/L+rFhyuMmYyH/RpUoiG9zP/X&#10;Jyv4mdDKMzKB3v4BAAD//wMAUEsBAi0AFAAGAAgAAAAhANvh9svuAAAAhQEAABMAAAAAAAAAAAAA&#10;AAAAAAAAAFtDb250ZW50X1R5cGVzXS54bWxQSwECLQAUAAYACAAAACEAWvQsW78AAAAVAQAACwAA&#10;AAAAAAAAAAAAAAAfAQAAX3JlbHMvLnJlbHNQSwECLQAUAAYACAAAACEA6LE5psMAAADcAAAADwAA&#10;AAAAAAAAAAAAAAAHAgAAZHJzL2Rvd25yZXYueG1sUEsFBgAAAAADAAMAtwAAAPcCAAAAAA==&#10;" path="m,326l145,283r145,59l434,233,579,74r145,39l868,125,1013,r145,39l1303,42r144,302l1592,354e" filled="f" strokecolor="gray" strokeweight=".29283mm">
                  <v:stroke dashstyle="longDash"/>
                  <v:path arrowok="t" o:connecttype="custom" o:connectlocs="0,873;145,830;290,889;434,780;579,621;724,660;868,672;1013,547;1158,586;1303,589;1447,891;1592,901" o:connectangles="0,0,0,0,0,0,0,0,0,0,0,0"/>
                </v:shape>
                <w10:anchorlock/>
              </v:group>
            </w:pict>
          </mc:Fallback>
        </mc:AlternateContent>
      </w:r>
      <w:r w:rsidR="002A74E7">
        <w:rPr>
          <w:spacing w:val="82"/>
          <w:sz w:val="20"/>
        </w:rPr>
        <w:t xml:space="preserve"> </w:t>
      </w:r>
      <w:r w:rsidR="002A74E7">
        <w:rPr>
          <w:noProof/>
          <w:spacing w:val="82"/>
          <w:sz w:val="20"/>
        </w:rPr>
        <w:drawing>
          <wp:inline distT="0" distB="0" distL="0" distR="0" wp14:anchorId="3CCA2A47" wp14:editId="32C4C15B">
            <wp:extent cx="1128176" cy="1162050"/>
            <wp:effectExtent l="0" t="0" r="0" b="0"/>
            <wp:docPr id="2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1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176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4E7">
        <w:rPr>
          <w:spacing w:val="91"/>
          <w:sz w:val="20"/>
        </w:rPr>
        <w:t xml:space="preserve"> </w:t>
      </w:r>
      <w:r>
        <w:rPr>
          <w:noProof/>
          <w:spacing w:val="91"/>
          <w:sz w:val="20"/>
        </w:rPr>
        <mc:AlternateContent>
          <mc:Choice Requires="wpg">
            <w:drawing>
              <wp:inline distT="0" distB="0" distL="0" distR="0" wp14:anchorId="39A310E5" wp14:editId="6D3A2D01">
                <wp:extent cx="1129030" cy="1162050"/>
                <wp:effectExtent l="13335" t="6350" r="10160" b="3175"/>
                <wp:docPr id="85" name="docshapegroup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9030" cy="1162050"/>
                          <a:chOff x="0" y="0"/>
                          <a:chExt cx="1778" cy="1830"/>
                        </a:xfrm>
                      </wpg:grpSpPr>
                      <wps:wsp>
                        <wps:cNvPr id="86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6" y="1540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35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docshape223"/>
                        <wps:cNvSpPr>
                          <a:spLocks/>
                        </wps:cNvSpPr>
                        <wps:spPr bwMode="auto">
                          <a:xfrm>
                            <a:off x="80" y="1590"/>
                            <a:ext cx="53" cy="89"/>
                          </a:xfrm>
                          <a:custGeom>
                            <a:avLst/>
                            <a:gdLst>
                              <a:gd name="T0" fmla="+- 0 81 81"/>
                              <a:gd name="T1" fmla="*/ T0 w 53"/>
                              <a:gd name="T2" fmla="+- 0 1605 1590"/>
                              <a:gd name="T3" fmla="*/ 1605 h 89"/>
                              <a:gd name="T4" fmla="+- 0 81 81"/>
                              <a:gd name="T5" fmla="*/ T4 w 53"/>
                              <a:gd name="T6" fmla="+- 0 1594 1590"/>
                              <a:gd name="T7" fmla="*/ 1594 h 89"/>
                              <a:gd name="T8" fmla="+- 0 102 81"/>
                              <a:gd name="T9" fmla="*/ T8 w 53"/>
                              <a:gd name="T10" fmla="+- 0 1590 1590"/>
                              <a:gd name="T11" fmla="*/ 1590 h 89"/>
                              <a:gd name="T12" fmla="+- 0 114 81"/>
                              <a:gd name="T13" fmla="*/ T12 w 53"/>
                              <a:gd name="T14" fmla="+- 0 1590 1590"/>
                              <a:gd name="T15" fmla="*/ 1590 h 89"/>
                              <a:gd name="T16" fmla="+- 0 114 81"/>
                              <a:gd name="T17" fmla="*/ T16 w 53"/>
                              <a:gd name="T18" fmla="+- 0 1601 1590"/>
                              <a:gd name="T19" fmla="*/ 1601 h 89"/>
                              <a:gd name="T20" fmla="+- 0 102 81"/>
                              <a:gd name="T21" fmla="*/ T20 w 53"/>
                              <a:gd name="T22" fmla="+- 0 1601 1590"/>
                              <a:gd name="T23" fmla="*/ 1601 h 89"/>
                              <a:gd name="T24" fmla="+- 0 81 81"/>
                              <a:gd name="T25" fmla="*/ T24 w 53"/>
                              <a:gd name="T26" fmla="+- 0 1605 1590"/>
                              <a:gd name="T27" fmla="*/ 1605 h 89"/>
                              <a:gd name="T28" fmla="+- 0 114 81"/>
                              <a:gd name="T29" fmla="*/ T28 w 53"/>
                              <a:gd name="T30" fmla="+- 0 1669 1590"/>
                              <a:gd name="T31" fmla="*/ 1669 h 89"/>
                              <a:gd name="T32" fmla="+- 0 102 81"/>
                              <a:gd name="T33" fmla="*/ T32 w 53"/>
                              <a:gd name="T34" fmla="+- 0 1669 1590"/>
                              <a:gd name="T35" fmla="*/ 1669 h 89"/>
                              <a:gd name="T36" fmla="+- 0 102 81"/>
                              <a:gd name="T37" fmla="*/ T36 w 53"/>
                              <a:gd name="T38" fmla="+- 0 1601 1590"/>
                              <a:gd name="T39" fmla="*/ 1601 h 89"/>
                              <a:gd name="T40" fmla="+- 0 114 81"/>
                              <a:gd name="T41" fmla="*/ T40 w 53"/>
                              <a:gd name="T42" fmla="+- 0 1601 1590"/>
                              <a:gd name="T43" fmla="*/ 1601 h 89"/>
                              <a:gd name="T44" fmla="+- 0 114 81"/>
                              <a:gd name="T45" fmla="*/ T44 w 53"/>
                              <a:gd name="T46" fmla="+- 0 1669 1590"/>
                              <a:gd name="T47" fmla="*/ 1669 h 89"/>
                              <a:gd name="T48" fmla="+- 0 134 81"/>
                              <a:gd name="T49" fmla="*/ T48 w 53"/>
                              <a:gd name="T50" fmla="+- 0 1679 1590"/>
                              <a:gd name="T51" fmla="*/ 1679 h 89"/>
                              <a:gd name="T52" fmla="+- 0 83 81"/>
                              <a:gd name="T53" fmla="*/ T52 w 53"/>
                              <a:gd name="T54" fmla="+- 0 1679 1590"/>
                              <a:gd name="T55" fmla="*/ 1679 h 89"/>
                              <a:gd name="T56" fmla="+- 0 83 81"/>
                              <a:gd name="T57" fmla="*/ T56 w 53"/>
                              <a:gd name="T58" fmla="+- 0 1669 1590"/>
                              <a:gd name="T59" fmla="*/ 1669 h 89"/>
                              <a:gd name="T60" fmla="+- 0 134 81"/>
                              <a:gd name="T61" fmla="*/ T60 w 53"/>
                              <a:gd name="T62" fmla="+- 0 1669 1590"/>
                              <a:gd name="T63" fmla="*/ 1669 h 89"/>
                              <a:gd name="T64" fmla="+- 0 134 81"/>
                              <a:gd name="T65" fmla="*/ T64 w 53"/>
                              <a:gd name="T66" fmla="+- 0 1679 1590"/>
                              <a:gd name="T67" fmla="*/ 167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3" h="89">
                                <a:moveTo>
                                  <a:pt x="0" y="15"/>
                                </a:moveTo>
                                <a:lnTo>
                                  <a:pt x="0" y="4"/>
                                </a:lnTo>
                                <a:lnTo>
                                  <a:pt x="21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1"/>
                                </a:lnTo>
                                <a:lnTo>
                                  <a:pt x="21" y="11"/>
                                </a:lnTo>
                                <a:lnTo>
                                  <a:pt x="0" y="15"/>
                                </a:lnTo>
                                <a:close/>
                                <a:moveTo>
                                  <a:pt x="33" y="79"/>
                                </a:moveTo>
                                <a:lnTo>
                                  <a:pt x="21" y="79"/>
                                </a:lnTo>
                                <a:lnTo>
                                  <a:pt x="21" y="11"/>
                                </a:lnTo>
                                <a:lnTo>
                                  <a:pt x="33" y="11"/>
                                </a:lnTo>
                                <a:lnTo>
                                  <a:pt x="33" y="79"/>
                                </a:lnTo>
                                <a:close/>
                                <a:moveTo>
                                  <a:pt x="53" y="89"/>
                                </a:moveTo>
                                <a:lnTo>
                                  <a:pt x="2" y="89"/>
                                </a:lnTo>
                                <a:lnTo>
                                  <a:pt x="2" y="79"/>
                                </a:lnTo>
                                <a:lnTo>
                                  <a:pt x="53" y="79"/>
                                </a:lnTo>
                                <a:lnTo>
                                  <a:pt x="53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docshape224"/>
                        <wps:cNvSpPr>
                          <a:spLocks/>
                        </wps:cNvSpPr>
                        <wps:spPr bwMode="auto">
                          <a:xfrm>
                            <a:off x="0" y="166"/>
                            <a:ext cx="27" cy="1082"/>
                          </a:xfrm>
                          <a:custGeom>
                            <a:avLst/>
                            <a:gdLst>
                              <a:gd name="T0" fmla="*/ 27 w 27"/>
                              <a:gd name="T1" fmla="+- 0 1248 167"/>
                              <a:gd name="T2" fmla="*/ 1248 h 1082"/>
                              <a:gd name="T3" fmla="*/ 0 w 27"/>
                              <a:gd name="T4" fmla="+- 0 1248 167"/>
                              <a:gd name="T5" fmla="*/ 1248 h 1082"/>
                              <a:gd name="T6" fmla="*/ 27 w 27"/>
                              <a:gd name="T7" fmla="+- 0 708 167"/>
                              <a:gd name="T8" fmla="*/ 708 h 1082"/>
                              <a:gd name="T9" fmla="*/ 0 w 27"/>
                              <a:gd name="T10" fmla="+- 0 708 167"/>
                              <a:gd name="T11" fmla="*/ 708 h 1082"/>
                              <a:gd name="T12" fmla="*/ 27 w 27"/>
                              <a:gd name="T13" fmla="+- 0 167 167"/>
                              <a:gd name="T14" fmla="*/ 167 h 1082"/>
                              <a:gd name="T15" fmla="*/ 0 w 27"/>
                              <a:gd name="T16" fmla="+- 0 167 167"/>
                              <a:gd name="T17" fmla="*/ 167 h 108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</a:cxnLst>
                            <a:rect l="0" t="0" r="r" b="b"/>
                            <a:pathLst>
                              <a:path w="27" h="1082">
                                <a:moveTo>
                                  <a:pt x="27" y="1081"/>
                                </a:moveTo>
                                <a:lnTo>
                                  <a:pt x="0" y="1081"/>
                                </a:lnTo>
                                <a:moveTo>
                                  <a:pt x="27" y="541"/>
                                </a:moveTo>
                                <a:lnTo>
                                  <a:pt x="0" y="541"/>
                                </a:lnTo>
                                <a:moveTo>
                                  <a:pt x="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5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docshape225"/>
                        <wps:cNvSpPr>
                          <a:spLocks/>
                        </wps:cNvSpPr>
                        <wps:spPr bwMode="auto">
                          <a:xfrm>
                            <a:off x="106" y="299"/>
                            <a:ext cx="1592" cy="981"/>
                          </a:xfrm>
                          <a:custGeom>
                            <a:avLst/>
                            <a:gdLst>
                              <a:gd name="T0" fmla="+- 0 106 106"/>
                              <a:gd name="T1" fmla="*/ T0 w 1592"/>
                              <a:gd name="T2" fmla="+- 0 1236 300"/>
                              <a:gd name="T3" fmla="*/ 1236 h 981"/>
                              <a:gd name="T4" fmla="+- 0 251 106"/>
                              <a:gd name="T5" fmla="*/ T4 w 1592"/>
                              <a:gd name="T6" fmla="+- 0 1204 300"/>
                              <a:gd name="T7" fmla="*/ 1204 h 981"/>
                              <a:gd name="T8" fmla="+- 0 396 106"/>
                              <a:gd name="T9" fmla="*/ T8 w 1592"/>
                              <a:gd name="T10" fmla="+- 0 1220 300"/>
                              <a:gd name="T11" fmla="*/ 1220 h 981"/>
                              <a:gd name="T12" fmla="+- 0 540 106"/>
                              <a:gd name="T13" fmla="*/ T12 w 1592"/>
                              <a:gd name="T14" fmla="+- 0 1073 300"/>
                              <a:gd name="T15" fmla="*/ 1073 h 981"/>
                              <a:gd name="T16" fmla="+- 0 685 106"/>
                              <a:gd name="T17" fmla="*/ T16 w 1592"/>
                              <a:gd name="T18" fmla="+- 0 1111 300"/>
                              <a:gd name="T19" fmla="*/ 1111 h 981"/>
                              <a:gd name="T20" fmla="+- 0 830 106"/>
                              <a:gd name="T21" fmla="*/ T20 w 1592"/>
                              <a:gd name="T22" fmla="+- 0 1036 300"/>
                              <a:gd name="T23" fmla="*/ 1036 h 981"/>
                              <a:gd name="T24" fmla="+- 0 974 106"/>
                              <a:gd name="T25" fmla="*/ T24 w 1592"/>
                              <a:gd name="T26" fmla="+- 0 335 300"/>
                              <a:gd name="T27" fmla="*/ 335 h 981"/>
                              <a:gd name="T28" fmla="+- 0 1119 106"/>
                              <a:gd name="T29" fmla="*/ T28 w 1592"/>
                              <a:gd name="T30" fmla="+- 0 300 300"/>
                              <a:gd name="T31" fmla="*/ 300 h 981"/>
                              <a:gd name="T32" fmla="+- 0 1264 106"/>
                              <a:gd name="T33" fmla="*/ T32 w 1592"/>
                              <a:gd name="T34" fmla="+- 0 634 300"/>
                              <a:gd name="T35" fmla="*/ 634 h 981"/>
                              <a:gd name="T36" fmla="+- 0 1408 106"/>
                              <a:gd name="T37" fmla="*/ T36 w 1592"/>
                              <a:gd name="T38" fmla="+- 0 869 300"/>
                              <a:gd name="T39" fmla="*/ 869 h 981"/>
                              <a:gd name="T40" fmla="+- 0 1553 106"/>
                              <a:gd name="T41" fmla="*/ T40 w 1592"/>
                              <a:gd name="T42" fmla="+- 0 1280 300"/>
                              <a:gd name="T43" fmla="*/ 1280 h 981"/>
                              <a:gd name="T44" fmla="+- 0 1698 106"/>
                              <a:gd name="T45" fmla="*/ T44 w 1592"/>
                              <a:gd name="T46" fmla="+- 0 1161 300"/>
                              <a:gd name="T47" fmla="*/ 1161 h 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2" h="981">
                                <a:moveTo>
                                  <a:pt x="0" y="936"/>
                                </a:moveTo>
                                <a:lnTo>
                                  <a:pt x="145" y="904"/>
                                </a:lnTo>
                                <a:lnTo>
                                  <a:pt x="290" y="920"/>
                                </a:lnTo>
                                <a:lnTo>
                                  <a:pt x="434" y="773"/>
                                </a:lnTo>
                                <a:lnTo>
                                  <a:pt x="579" y="811"/>
                                </a:lnTo>
                                <a:lnTo>
                                  <a:pt x="724" y="736"/>
                                </a:lnTo>
                                <a:lnTo>
                                  <a:pt x="868" y="35"/>
                                </a:lnTo>
                                <a:lnTo>
                                  <a:pt x="1013" y="0"/>
                                </a:lnTo>
                                <a:lnTo>
                                  <a:pt x="1158" y="334"/>
                                </a:lnTo>
                                <a:lnTo>
                                  <a:pt x="1302" y="569"/>
                                </a:lnTo>
                                <a:lnTo>
                                  <a:pt x="1447" y="980"/>
                                </a:lnTo>
                                <a:lnTo>
                                  <a:pt x="1592" y="861"/>
                                </a:lnTo>
                              </a:path>
                            </a:pathLst>
                          </a:custGeom>
                          <a:noFill/>
                          <a:ln w="4216">
                            <a:solidFill>
                              <a:srgbClr val="1F77B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docshape226"/>
                        <wps:cNvSpPr>
                          <a:spLocks/>
                        </wps:cNvSpPr>
                        <wps:spPr bwMode="auto">
                          <a:xfrm>
                            <a:off x="106" y="602"/>
                            <a:ext cx="1592" cy="219"/>
                          </a:xfrm>
                          <a:custGeom>
                            <a:avLst/>
                            <a:gdLst>
                              <a:gd name="T0" fmla="+- 0 106 106"/>
                              <a:gd name="T1" fmla="*/ T0 w 1592"/>
                              <a:gd name="T2" fmla="+- 0 789 602"/>
                              <a:gd name="T3" fmla="*/ 789 h 219"/>
                              <a:gd name="T4" fmla="+- 0 251 106"/>
                              <a:gd name="T5" fmla="*/ T4 w 1592"/>
                              <a:gd name="T6" fmla="+- 0 821 602"/>
                              <a:gd name="T7" fmla="*/ 821 h 219"/>
                              <a:gd name="T8" fmla="+- 0 396 106"/>
                              <a:gd name="T9" fmla="*/ T8 w 1592"/>
                              <a:gd name="T10" fmla="+- 0 802 602"/>
                              <a:gd name="T11" fmla="*/ 802 h 219"/>
                              <a:gd name="T12" fmla="+- 0 540 106"/>
                              <a:gd name="T13" fmla="*/ T12 w 1592"/>
                              <a:gd name="T14" fmla="+- 0 776 602"/>
                              <a:gd name="T15" fmla="*/ 776 h 219"/>
                              <a:gd name="T16" fmla="+- 0 685 106"/>
                              <a:gd name="T17" fmla="*/ T16 w 1592"/>
                              <a:gd name="T18" fmla="+- 0 657 602"/>
                              <a:gd name="T19" fmla="*/ 657 h 219"/>
                              <a:gd name="T20" fmla="+- 0 830 106"/>
                              <a:gd name="T21" fmla="*/ T20 w 1592"/>
                              <a:gd name="T22" fmla="+- 0 720 602"/>
                              <a:gd name="T23" fmla="*/ 720 h 219"/>
                              <a:gd name="T24" fmla="+- 0 974 106"/>
                              <a:gd name="T25" fmla="*/ T24 w 1592"/>
                              <a:gd name="T26" fmla="+- 0 811 602"/>
                              <a:gd name="T27" fmla="*/ 811 h 219"/>
                              <a:gd name="T28" fmla="+- 0 1119 106"/>
                              <a:gd name="T29" fmla="*/ T28 w 1592"/>
                              <a:gd name="T30" fmla="+- 0 657 602"/>
                              <a:gd name="T31" fmla="*/ 657 h 219"/>
                              <a:gd name="T32" fmla="+- 0 1264 106"/>
                              <a:gd name="T33" fmla="*/ T32 w 1592"/>
                              <a:gd name="T34" fmla="+- 0 622 602"/>
                              <a:gd name="T35" fmla="*/ 622 h 219"/>
                              <a:gd name="T36" fmla="+- 0 1408 106"/>
                              <a:gd name="T37" fmla="*/ T36 w 1592"/>
                              <a:gd name="T38" fmla="+- 0 602 602"/>
                              <a:gd name="T39" fmla="*/ 602 h 219"/>
                              <a:gd name="T40" fmla="+- 0 1553 106"/>
                              <a:gd name="T41" fmla="*/ T40 w 1592"/>
                              <a:gd name="T42" fmla="+- 0 735 602"/>
                              <a:gd name="T43" fmla="*/ 735 h 219"/>
                              <a:gd name="T44" fmla="+- 0 1698 106"/>
                              <a:gd name="T45" fmla="*/ T44 w 1592"/>
                              <a:gd name="T46" fmla="+- 0 664 602"/>
                              <a:gd name="T47" fmla="*/ 664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2" h="219">
                                <a:moveTo>
                                  <a:pt x="0" y="187"/>
                                </a:moveTo>
                                <a:lnTo>
                                  <a:pt x="145" y="219"/>
                                </a:lnTo>
                                <a:lnTo>
                                  <a:pt x="290" y="200"/>
                                </a:lnTo>
                                <a:lnTo>
                                  <a:pt x="434" y="174"/>
                                </a:lnTo>
                                <a:lnTo>
                                  <a:pt x="579" y="55"/>
                                </a:lnTo>
                                <a:lnTo>
                                  <a:pt x="724" y="118"/>
                                </a:lnTo>
                                <a:lnTo>
                                  <a:pt x="868" y="209"/>
                                </a:lnTo>
                                <a:lnTo>
                                  <a:pt x="1013" y="55"/>
                                </a:lnTo>
                                <a:lnTo>
                                  <a:pt x="1158" y="20"/>
                                </a:lnTo>
                                <a:lnTo>
                                  <a:pt x="1302" y="0"/>
                                </a:lnTo>
                                <a:lnTo>
                                  <a:pt x="1447" y="133"/>
                                </a:lnTo>
                                <a:lnTo>
                                  <a:pt x="1592" y="62"/>
                                </a:lnTo>
                              </a:path>
                            </a:pathLst>
                          </a:custGeom>
                          <a:noFill/>
                          <a:ln w="10542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27" y="15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5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396" y="1540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35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docshape227"/>
                        <wps:cNvSpPr>
                          <a:spLocks/>
                        </wps:cNvSpPr>
                        <wps:spPr bwMode="auto">
                          <a:xfrm>
                            <a:off x="366" y="1588"/>
                            <a:ext cx="59" cy="93"/>
                          </a:xfrm>
                          <a:custGeom>
                            <a:avLst/>
                            <a:gdLst>
                              <a:gd name="T0" fmla="+- 0 369 366"/>
                              <a:gd name="T1" fmla="*/ T0 w 59"/>
                              <a:gd name="T2" fmla="+- 0 1603 1589"/>
                              <a:gd name="T3" fmla="*/ 1603 h 93"/>
                              <a:gd name="T4" fmla="+- 0 369 366"/>
                              <a:gd name="T5" fmla="*/ T4 w 59"/>
                              <a:gd name="T6" fmla="+- 0 1592 1589"/>
                              <a:gd name="T7" fmla="*/ 1592 h 93"/>
                              <a:gd name="T8" fmla="+- 0 373 366"/>
                              <a:gd name="T9" fmla="*/ T8 w 59"/>
                              <a:gd name="T10" fmla="+- 0 1591 1589"/>
                              <a:gd name="T11" fmla="*/ 1591 h 93"/>
                              <a:gd name="T12" fmla="+- 0 378 366"/>
                              <a:gd name="T13" fmla="*/ T12 w 59"/>
                              <a:gd name="T14" fmla="+- 0 1590 1589"/>
                              <a:gd name="T15" fmla="*/ 1590 h 93"/>
                              <a:gd name="T16" fmla="+- 0 386 366"/>
                              <a:gd name="T17" fmla="*/ T16 w 59"/>
                              <a:gd name="T18" fmla="+- 0 1589 1589"/>
                              <a:gd name="T19" fmla="*/ 1589 h 93"/>
                              <a:gd name="T20" fmla="+- 0 389 366"/>
                              <a:gd name="T21" fmla="*/ T20 w 59"/>
                              <a:gd name="T22" fmla="+- 0 1589 1589"/>
                              <a:gd name="T23" fmla="*/ 1589 h 93"/>
                              <a:gd name="T24" fmla="+- 0 402 366"/>
                              <a:gd name="T25" fmla="*/ T24 w 59"/>
                              <a:gd name="T26" fmla="+- 0 1589 1589"/>
                              <a:gd name="T27" fmla="*/ 1589 h 93"/>
                              <a:gd name="T28" fmla="+- 0 409 366"/>
                              <a:gd name="T29" fmla="*/ T28 w 59"/>
                              <a:gd name="T30" fmla="+- 0 1591 1589"/>
                              <a:gd name="T31" fmla="*/ 1591 h 93"/>
                              <a:gd name="T32" fmla="+- 0 419 366"/>
                              <a:gd name="T33" fmla="*/ T32 w 59"/>
                              <a:gd name="T34" fmla="+- 0 1599 1589"/>
                              <a:gd name="T35" fmla="*/ 1599 h 93"/>
                              <a:gd name="T36" fmla="+- 0 389 366"/>
                              <a:gd name="T37" fmla="*/ T36 w 59"/>
                              <a:gd name="T38" fmla="+- 0 1599 1589"/>
                              <a:gd name="T39" fmla="*/ 1599 h 93"/>
                              <a:gd name="T40" fmla="+- 0 385 366"/>
                              <a:gd name="T41" fmla="*/ T40 w 59"/>
                              <a:gd name="T42" fmla="+- 0 1599 1589"/>
                              <a:gd name="T43" fmla="*/ 1599 h 93"/>
                              <a:gd name="T44" fmla="+- 0 377 366"/>
                              <a:gd name="T45" fmla="*/ T44 w 59"/>
                              <a:gd name="T46" fmla="+- 0 1600 1589"/>
                              <a:gd name="T47" fmla="*/ 1600 h 93"/>
                              <a:gd name="T48" fmla="+- 0 373 366"/>
                              <a:gd name="T49" fmla="*/ T48 w 59"/>
                              <a:gd name="T50" fmla="+- 0 1602 1589"/>
                              <a:gd name="T51" fmla="*/ 1602 h 93"/>
                              <a:gd name="T52" fmla="+- 0 369 366"/>
                              <a:gd name="T53" fmla="*/ T52 w 59"/>
                              <a:gd name="T54" fmla="+- 0 1603 1589"/>
                              <a:gd name="T55" fmla="*/ 1603 h 93"/>
                              <a:gd name="T56" fmla="+- 0 419 366"/>
                              <a:gd name="T57" fmla="*/ T56 w 59"/>
                              <a:gd name="T58" fmla="+- 0 1670 1589"/>
                              <a:gd name="T59" fmla="*/ 1670 h 93"/>
                              <a:gd name="T60" fmla="+- 0 397 366"/>
                              <a:gd name="T61" fmla="*/ T60 w 59"/>
                              <a:gd name="T62" fmla="+- 0 1670 1589"/>
                              <a:gd name="T63" fmla="*/ 1670 h 93"/>
                              <a:gd name="T64" fmla="+- 0 403 366"/>
                              <a:gd name="T65" fmla="*/ T64 w 59"/>
                              <a:gd name="T66" fmla="+- 0 1669 1589"/>
                              <a:gd name="T67" fmla="*/ 1669 h 93"/>
                              <a:gd name="T68" fmla="+- 0 411 366"/>
                              <a:gd name="T69" fmla="*/ T68 w 59"/>
                              <a:gd name="T70" fmla="+- 0 1663 1589"/>
                              <a:gd name="T71" fmla="*/ 1663 h 93"/>
                              <a:gd name="T72" fmla="+- 0 413 366"/>
                              <a:gd name="T73" fmla="*/ T72 w 59"/>
                              <a:gd name="T74" fmla="+- 0 1659 1589"/>
                              <a:gd name="T75" fmla="*/ 1659 h 93"/>
                              <a:gd name="T76" fmla="+- 0 413 366"/>
                              <a:gd name="T77" fmla="*/ T76 w 59"/>
                              <a:gd name="T78" fmla="+- 0 1648 1589"/>
                              <a:gd name="T79" fmla="*/ 1648 h 93"/>
                              <a:gd name="T80" fmla="+- 0 411 366"/>
                              <a:gd name="T81" fmla="*/ T80 w 59"/>
                              <a:gd name="T82" fmla="+- 0 1644 1589"/>
                              <a:gd name="T83" fmla="*/ 1644 h 93"/>
                              <a:gd name="T84" fmla="+- 0 403 366"/>
                              <a:gd name="T85" fmla="*/ T84 w 59"/>
                              <a:gd name="T86" fmla="+- 0 1638 1589"/>
                              <a:gd name="T87" fmla="*/ 1638 h 93"/>
                              <a:gd name="T88" fmla="+- 0 398 366"/>
                              <a:gd name="T89" fmla="*/ T88 w 59"/>
                              <a:gd name="T90" fmla="+- 0 1636 1589"/>
                              <a:gd name="T91" fmla="*/ 1636 h 93"/>
                              <a:gd name="T92" fmla="+- 0 381 366"/>
                              <a:gd name="T93" fmla="*/ T92 w 59"/>
                              <a:gd name="T94" fmla="+- 0 1636 1589"/>
                              <a:gd name="T95" fmla="*/ 1636 h 93"/>
                              <a:gd name="T96" fmla="+- 0 381 366"/>
                              <a:gd name="T97" fmla="*/ T96 w 59"/>
                              <a:gd name="T98" fmla="+- 0 1626 1589"/>
                              <a:gd name="T99" fmla="*/ 1626 h 93"/>
                              <a:gd name="T100" fmla="+- 0 398 366"/>
                              <a:gd name="T101" fmla="*/ T100 w 59"/>
                              <a:gd name="T102" fmla="+- 0 1626 1589"/>
                              <a:gd name="T103" fmla="*/ 1626 h 93"/>
                              <a:gd name="T104" fmla="+- 0 403 366"/>
                              <a:gd name="T105" fmla="*/ T104 w 59"/>
                              <a:gd name="T106" fmla="+- 0 1625 1589"/>
                              <a:gd name="T107" fmla="*/ 1625 h 93"/>
                              <a:gd name="T108" fmla="+- 0 409 366"/>
                              <a:gd name="T109" fmla="*/ T108 w 59"/>
                              <a:gd name="T110" fmla="+- 0 1621 1589"/>
                              <a:gd name="T111" fmla="*/ 1621 h 93"/>
                              <a:gd name="T112" fmla="+- 0 411 366"/>
                              <a:gd name="T113" fmla="*/ T112 w 59"/>
                              <a:gd name="T114" fmla="+- 0 1617 1589"/>
                              <a:gd name="T115" fmla="*/ 1617 h 93"/>
                              <a:gd name="T116" fmla="+- 0 411 366"/>
                              <a:gd name="T117" fmla="*/ T116 w 59"/>
                              <a:gd name="T118" fmla="+- 0 1608 1589"/>
                              <a:gd name="T119" fmla="*/ 1608 h 93"/>
                              <a:gd name="T120" fmla="+- 0 409 366"/>
                              <a:gd name="T121" fmla="*/ T120 w 59"/>
                              <a:gd name="T122" fmla="+- 0 1605 1589"/>
                              <a:gd name="T123" fmla="*/ 1605 h 93"/>
                              <a:gd name="T124" fmla="+- 0 402 366"/>
                              <a:gd name="T125" fmla="*/ T124 w 59"/>
                              <a:gd name="T126" fmla="+- 0 1600 1589"/>
                              <a:gd name="T127" fmla="*/ 1600 h 93"/>
                              <a:gd name="T128" fmla="+- 0 398 366"/>
                              <a:gd name="T129" fmla="*/ T128 w 59"/>
                              <a:gd name="T130" fmla="+- 0 1599 1589"/>
                              <a:gd name="T131" fmla="*/ 1599 h 93"/>
                              <a:gd name="T132" fmla="+- 0 419 366"/>
                              <a:gd name="T133" fmla="*/ T132 w 59"/>
                              <a:gd name="T134" fmla="+- 0 1599 1589"/>
                              <a:gd name="T135" fmla="*/ 1599 h 93"/>
                              <a:gd name="T136" fmla="+- 0 420 366"/>
                              <a:gd name="T137" fmla="*/ T136 w 59"/>
                              <a:gd name="T138" fmla="+- 0 1599 1589"/>
                              <a:gd name="T139" fmla="*/ 1599 h 93"/>
                              <a:gd name="T140" fmla="+- 0 422 366"/>
                              <a:gd name="T141" fmla="*/ T140 w 59"/>
                              <a:gd name="T142" fmla="+- 0 1604 1589"/>
                              <a:gd name="T143" fmla="*/ 1604 h 93"/>
                              <a:gd name="T144" fmla="+- 0 422 366"/>
                              <a:gd name="T145" fmla="*/ T144 w 59"/>
                              <a:gd name="T146" fmla="+- 0 1616 1589"/>
                              <a:gd name="T147" fmla="*/ 1616 h 93"/>
                              <a:gd name="T148" fmla="+- 0 421 366"/>
                              <a:gd name="T149" fmla="*/ T148 w 59"/>
                              <a:gd name="T150" fmla="+- 0 1621 1589"/>
                              <a:gd name="T151" fmla="*/ 1621 h 93"/>
                              <a:gd name="T152" fmla="+- 0 415 366"/>
                              <a:gd name="T153" fmla="*/ T152 w 59"/>
                              <a:gd name="T154" fmla="+- 0 1627 1589"/>
                              <a:gd name="T155" fmla="*/ 1627 h 93"/>
                              <a:gd name="T156" fmla="+- 0 411 366"/>
                              <a:gd name="T157" fmla="*/ T156 w 59"/>
                              <a:gd name="T158" fmla="+- 0 1630 1589"/>
                              <a:gd name="T159" fmla="*/ 1630 h 93"/>
                              <a:gd name="T160" fmla="+- 0 406 366"/>
                              <a:gd name="T161" fmla="*/ T160 w 59"/>
                              <a:gd name="T162" fmla="+- 0 1631 1589"/>
                              <a:gd name="T163" fmla="*/ 1631 h 93"/>
                              <a:gd name="T164" fmla="+- 0 412 366"/>
                              <a:gd name="T165" fmla="*/ T164 w 59"/>
                              <a:gd name="T166" fmla="+- 0 1632 1589"/>
                              <a:gd name="T167" fmla="*/ 1632 h 93"/>
                              <a:gd name="T168" fmla="+- 0 416 366"/>
                              <a:gd name="T169" fmla="*/ T168 w 59"/>
                              <a:gd name="T170" fmla="+- 0 1635 1589"/>
                              <a:gd name="T171" fmla="*/ 1635 h 93"/>
                              <a:gd name="T172" fmla="+- 0 423 366"/>
                              <a:gd name="T173" fmla="*/ T172 w 59"/>
                              <a:gd name="T174" fmla="+- 0 1643 1589"/>
                              <a:gd name="T175" fmla="*/ 1643 h 93"/>
                              <a:gd name="T176" fmla="+- 0 425 366"/>
                              <a:gd name="T177" fmla="*/ T176 w 59"/>
                              <a:gd name="T178" fmla="+- 0 1647 1589"/>
                              <a:gd name="T179" fmla="*/ 1647 h 93"/>
                              <a:gd name="T180" fmla="+- 0 425 366"/>
                              <a:gd name="T181" fmla="*/ T180 w 59"/>
                              <a:gd name="T182" fmla="+- 0 1662 1589"/>
                              <a:gd name="T183" fmla="*/ 1662 h 93"/>
                              <a:gd name="T184" fmla="+- 0 422 366"/>
                              <a:gd name="T185" fmla="*/ T184 w 59"/>
                              <a:gd name="T186" fmla="+- 0 1669 1589"/>
                              <a:gd name="T187" fmla="*/ 1669 h 93"/>
                              <a:gd name="T188" fmla="+- 0 419 366"/>
                              <a:gd name="T189" fmla="*/ T188 w 59"/>
                              <a:gd name="T190" fmla="+- 0 1670 1589"/>
                              <a:gd name="T191" fmla="*/ 1670 h 93"/>
                              <a:gd name="T192" fmla="+- 0 401 366"/>
                              <a:gd name="T193" fmla="*/ T192 w 59"/>
                              <a:gd name="T194" fmla="+- 0 1681 1589"/>
                              <a:gd name="T195" fmla="*/ 1681 h 93"/>
                              <a:gd name="T196" fmla="+- 0 386 366"/>
                              <a:gd name="T197" fmla="*/ T196 w 59"/>
                              <a:gd name="T198" fmla="+- 0 1681 1589"/>
                              <a:gd name="T199" fmla="*/ 1681 h 93"/>
                              <a:gd name="T200" fmla="+- 0 382 366"/>
                              <a:gd name="T201" fmla="*/ T200 w 59"/>
                              <a:gd name="T202" fmla="+- 0 1680 1589"/>
                              <a:gd name="T203" fmla="*/ 1680 h 93"/>
                              <a:gd name="T204" fmla="+- 0 374 366"/>
                              <a:gd name="T205" fmla="*/ T204 w 59"/>
                              <a:gd name="T206" fmla="+- 0 1679 1589"/>
                              <a:gd name="T207" fmla="*/ 1679 h 93"/>
                              <a:gd name="T208" fmla="+- 0 370 366"/>
                              <a:gd name="T209" fmla="*/ T208 w 59"/>
                              <a:gd name="T210" fmla="+- 0 1678 1589"/>
                              <a:gd name="T211" fmla="*/ 1678 h 93"/>
                              <a:gd name="T212" fmla="+- 0 366 366"/>
                              <a:gd name="T213" fmla="*/ T212 w 59"/>
                              <a:gd name="T214" fmla="+- 0 1676 1589"/>
                              <a:gd name="T215" fmla="*/ 1676 h 93"/>
                              <a:gd name="T216" fmla="+- 0 366 366"/>
                              <a:gd name="T217" fmla="*/ T216 w 59"/>
                              <a:gd name="T218" fmla="+- 0 1665 1589"/>
                              <a:gd name="T219" fmla="*/ 1665 h 93"/>
                              <a:gd name="T220" fmla="+- 0 369 366"/>
                              <a:gd name="T221" fmla="*/ T220 w 59"/>
                              <a:gd name="T222" fmla="+- 0 1667 1589"/>
                              <a:gd name="T223" fmla="*/ 1667 h 93"/>
                              <a:gd name="T224" fmla="+- 0 373 366"/>
                              <a:gd name="T225" fmla="*/ T224 w 59"/>
                              <a:gd name="T226" fmla="+- 0 1668 1589"/>
                              <a:gd name="T227" fmla="*/ 1668 h 93"/>
                              <a:gd name="T228" fmla="+- 0 381 366"/>
                              <a:gd name="T229" fmla="*/ T228 w 59"/>
                              <a:gd name="T230" fmla="+- 0 1670 1589"/>
                              <a:gd name="T231" fmla="*/ 1670 h 93"/>
                              <a:gd name="T232" fmla="+- 0 385 366"/>
                              <a:gd name="T233" fmla="*/ T232 w 59"/>
                              <a:gd name="T234" fmla="+- 0 1670 1589"/>
                              <a:gd name="T235" fmla="*/ 1670 h 93"/>
                              <a:gd name="T236" fmla="+- 0 419 366"/>
                              <a:gd name="T237" fmla="*/ T236 w 59"/>
                              <a:gd name="T238" fmla="+- 0 1670 1589"/>
                              <a:gd name="T239" fmla="*/ 1670 h 93"/>
                              <a:gd name="T240" fmla="+- 0 409 366"/>
                              <a:gd name="T241" fmla="*/ T240 w 59"/>
                              <a:gd name="T242" fmla="+- 0 1678 1589"/>
                              <a:gd name="T243" fmla="*/ 1678 h 93"/>
                              <a:gd name="T244" fmla="+- 0 401 366"/>
                              <a:gd name="T245" fmla="*/ T244 w 59"/>
                              <a:gd name="T246" fmla="+- 0 1681 1589"/>
                              <a:gd name="T247" fmla="*/ 1681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59" h="93">
                                <a:moveTo>
                                  <a:pt x="3" y="14"/>
                                </a:moveTo>
                                <a:lnTo>
                                  <a:pt x="3" y="3"/>
                                </a:lnTo>
                                <a:lnTo>
                                  <a:pt x="7" y="2"/>
                                </a:lnTo>
                                <a:lnTo>
                                  <a:pt x="12" y="1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36" y="0"/>
                                </a:lnTo>
                                <a:lnTo>
                                  <a:pt x="43" y="2"/>
                                </a:lnTo>
                                <a:lnTo>
                                  <a:pt x="53" y="10"/>
                                </a:lnTo>
                                <a:lnTo>
                                  <a:pt x="23" y="10"/>
                                </a:lnTo>
                                <a:lnTo>
                                  <a:pt x="19" y="10"/>
                                </a:lnTo>
                                <a:lnTo>
                                  <a:pt x="11" y="11"/>
                                </a:lnTo>
                                <a:lnTo>
                                  <a:pt x="7" y="13"/>
                                </a:lnTo>
                                <a:lnTo>
                                  <a:pt x="3" y="14"/>
                                </a:lnTo>
                                <a:close/>
                                <a:moveTo>
                                  <a:pt x="53" y="81"/>
                                </a:moveTo>
                                <a:lnTo>
                                  <a:pt x="31" y="81"/>
                                </a:lnTo>
                                <a:lnTo>
                                  <a:pt x="37" y="80"/>
                                </a:lnTo>
                                <a:lnTo>
                                  <a:pt x="45" y="74"/>
                                </a:lnTo>
                                <a:lnTo>
                                  <a:pt x="47" y="70"/>
                                </a:lnTo>
                                <a:lnTo>
                                  <a:pt x="47" y="59"/>
                                </a:lnTo>
                                <a:lnTo>
                                  <a:pt x="45" y="55"/>
                                </a:lnTo>
                                <a:lnTo>
                                  <a:pt x="37" y="49"/>
                                </a:lnTo>
                                <a:lnTo>
                                  <a:pt x="32" y="47"/>
                                </a:lnTo>
                                <a:lnTo>
                                  <a:pt x="15" y="47"/>
                                </a:lnTo>
                                <a:lnTo>
                                  <a:pt x="15" y="37"/>
                                </a:lnTo>
                                <a:lnTo>
                                  <a:pt x="32" y="37"/>
                                </a:lnTo>
                                <a:lnTo>
                                  <a:pt x="37" y="36"/>
                                </a:lnTo>
                                <a:lnTo>
                                  <a:pt x="43" y="32"/>
                                </a:lnTo>
                                <a:lnTo>
                                  <a:pt x="45" y="28"/>
                                </a:lnTo>
                                <a:lnTo>
                                  <a:pt x="45" y="19"/>
                                </a:lnTo>
                                <a:lnTo>
                                  <a:pt x="43" y="16"/>
                                </a:lnTo>
                                <a:lnTo>
                                  <a:pt x="36" y="11"/>
                                </a:lnTo>
                                <a:lnTo>
                                  <a:pt x="32" y="10"/>
                                </a:lnTo>
                                <a:lnTo>
                                  <a:pt x="53" y="10"/>
                                </a:lnTo>
                                <a:lnTo>
                                  <a:pt x="54" y="10"/>
                                </a:lnTo>
                                <a:lnTo>
                                  <a:pt x="56" y="15"/>
                                </a:lnTo>
                                <a:lnTo>
                                  <a:pt x="56" y="27"/>
                                </a:lnTo>
                                <a:lnTo>
                                  <a:pt x="55" y="32"/>
                                </a:lnTo>
                                <a:lnTo>
                                  <a:pt x="49" y="38"/>
                                </a:lnTo>
                                <a:lnTo>
                                  <a:pt x="45" y="41"/>
                                </a:lnTo>
                                <a:lnTo>
                                  <a:pt x="40" y="42"/>
                                </a:lnTo>
                                <a:lnTo>
                                  <a:pt x="46" y="43"/>
                                </a:lnTo>
                                <a:lnTo>
                                  <a:pt x="50" y="46"/>
                                </a:lnTo>
                                <a:lnTo>
                                  <a:pt x="57" y="54"/>
                                </a:lnTo>
                                <a:lnTo>
                                  <a:pt x="59" y="58"/>
                                </a:lnTo>
                                <a:lnTo>
                                  <a:pt x="59" y="73"/>
                                </a:lnTo>
                                <a:lnTo>
                                  <a:pt x="56" y="80"/>
                                </a:lnTo>
                                <a:lnTo>
                                  <a:pt x="53" y="81"/>
                                </a:lnTo>
                                <a:close/>
                                <a:moveTo>
                                  <a:pt x="35" y="92"/>
                                </a:moveTo>
                                <a:lnTo>
                                  <a:pt x="20" y="92"/>
                                </a:lnTo>
                                <a:lnTo>
                                  <a:pt x="16" y="91"/>
                                </a:lnTo>
                                <a:lnTo>
                                  <a:pt x="8" y="90"/>
                                </a:lnTo>
                                <a:lnTo>
                                  <a:pt x="4" y="89"/>
                                </a:lnTo>
                                <a:lnTo>
                                  <a:pt x="0" y="87"/>
                                </a:lnTo>
                                <a:lnTo>
                                  <a:pt x="0" y="76"/>
                                </a:lnTo>
                                <a:lnTo>
                                  <a:pt x="3" y="78"/>
                                </a:lnTo>
                                <a:lnTo>
                                  <a:pt x="7" y="79"/>
                                </a:lnTo>
                                <a:lnTo>
                                  <a:pt x="15" y="81"/>
                                </a:lnTo>
                                <a:lnTo>
                                  <a:pt x="19" y="81"/>
                                </a:lnTo>
                                <a:lnTo>
                                  <a:pt x="53" y="81"/>
                                </a:lnTo>
                                <a:lnTo>
                                  <a:pt x="43" y="89"/>
                                </a:lnTo>
                                <a:lnTo>
                                  <a:pt x="35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685" y="1540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35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docshape228"/>
                        <wps:cNvSpPr>
                          <a:spLocks/>
                        </wps:cNvSpPr>
                        <wps:spPr bwMode="auto">
                          <a:xfrm>
                            <a:off x="655" y="1590"/>
                            <a:ext cx="58" cy="91"/>
                          </a:xfrm>
                          <a:custGeom>
                            <a:avLst/>
                            <a:gdLst>
                              <a:gd name="T0" fmla="+- 0 659 656"/>
                              <a:gd name="T1" fmla="*/ T0 w 58"/>
                              <a:gd name="T2" fmla="+- 0 1635 1590"/>
                              <a:gd name="T3" fmla="*/ 1635 h 91"/>
                              <a:gd name="T4" fmla="+- 0 659 656"/>
                              <a:gd name="T5" fmla="*/ T4 w 58"/>
                              <a:gd name="T6" fmla="+- 0 1590 1590"/>
                              <a:gd name="T7" fmla="*/ 1590 h 91"/>
                              <a:gd name="T8" fmla="+- 0 707 656"/>
                              <a:gd name="T9" fmla="*/ T8 w 58"/>
                              <a:gd name="T10" fmla="+- 0 1590 1590"/>
                              <a:gd name="T11" fmla="*/ 1590 h 91"/>
                              <a:gd name="T12" fmla="+- 0 707 656"/>
                              <a:gd name="T13" fmla="*/ T12 w 58"/>
                              <a:gd name="T14" fmla="+- 0 1600 1590"/>
                              <a:gd name="T15" fmla="*/ 1600 h 91"/>
                              <a:gd name="T16" fmla="+- 0 670 656"/>
                              <a:gd name="T17" fmla="*/ T16 w 58"/>
                              <a:gd name="T18" fmla="+- 0 1600 1590"/>
                              <a:gd name="T19" fmla="*/ 1600 h 91"/>
                              <a:gd name="T20" fmla="+- 0 670 656"/>
                              <a:gd name="T21" fmla="*/ T20 w 58"/>
                              <a:gd name="T22" fmla="+- 0 1622 1590"/>
                              <a:gd name="T23" fmla="*/ 1622 h 91"/>
                              <a:gd name="T24" fmla="+- 0 696 656"/>
                              <a:gd name="T25" fmla="*/ T24 w 58"/>
                              <a:gd name="T26" fmla="+- 0 1622 1590"/>
                              <a:gd name="T27" fmla="*/ 1622 h 91"/>
                              <a:gd name="T28" fmla="+- 0 699 656"/>
                              <a:gd name="T29" fmla="*/ T28 w 58"/>
                              <a:gd name="T30" fmla="+- 0 1623 1590"/>
                              <a:gd name="T31" fmla="*/ 1623 h 91"/>
                              <a:gd name="T32" fmla="+- 0 706 656"/>
                              <a:gd name="T33" fmla="*/ T32 w 58"/>
                              <a:gd name="T34" fmla="+- 0 1630 1590"/>
                              <a:gd name="T35" fmla="*/ 1630 h 91"/>
                              <a:gd name="T36" fmla="+- 0 676 656"/>
                              <a:gd name="T37" fmla="*/ T36 w 58"/>
                              <a:gd name="T38" fmla="+- 0 1630 1590"/>
                              <a:gd name="T39" fmla="*/ 1630 h 91"/>
                              <a:gd name="T40" fmla="+- 0 672 656"/>
                              <a:gd name="T41" fmla="*/ T40 w 58"/>
                              <a:gd name="T42" fmla="+- 0 1631 1590"/>
                              <a:gd name="T43" fmla="*/ 1631 h 91"/>
                              <a:gd name="T44" fmla="+- 0 666 656"/>
                              <a:gd name="T45" fmla="*/ T44 w 58"/>
                              <a:gd name="T46" fmla="+- 0 1632 1590"/>
                              <a:gd name="T47" fmla="*/ 1632 h 91"/>
                              <a:gd name="T48" fmla="+- 0 663 656"/>
                              <a:gd name="T49" fmla="*/ T48 w 58"/>
                              <a:gd name="T50" fmla="+- 0 1633 1590"/>
                              <a:gd name="T51" fmla="*/ 1633 h 91"/>
                              <a:gd name="T52" fmla="+- 0 659 656"/>
                              <a:gd name="T53" fmla="*/ T52 w 58"/>
                              <a:gd name="T54" fmla="+- 0 1635 1590"/>
                              <a:gd name="T55" fmla="*/ 1635 h 91"/>
                              <a:gd name="T56" fmla="+- 0 696 656"/>
                              <a:gd name="T57" fmla="*/ T56 w 58"/>
                              <a:gd name="T58" fmla="+- 0 1622 1590"/>
                              <a:gd name="T59" fmla="*/ 1622 h 91"/>
                              <a:gd name="T60" fmla="+- 0 670 656"/>
                              <a:gd name="T61" fmla="*/ T60 w 58"/>
                              <a:gd name="T62" fmla="+- 0 1622 1590"/>
                              <a:gd name="T63" fmla="*/ 1622 h 91"/>
                              <a:gd name="T64" fmla="+- 0 672 656"/>
                              <a:gd name="T65" fmla="*/ T64 w 58"/>
                              <a:gd name="T66" fmla="+- 0 1621 1590"/>
                              <a:gd name="T67" fmla="*/ 1621 h 91"/>
                              <a:gd name="T68" fmla="+- 0 674 656"/>
                              <a:gd name="T69" fmla="*/ T68 w 58"/>
                              <a:gd name="T70" fmla="+- 0 1621 1590"/>
                              <a:gd name="T71" fmla="*/ 1621 h 91"/>
                              <a:gd name="T72" fmla="+- 0 677 656"/>
                              <a:gd name="T73" fmla="*/ T72 w 58"/>
                              <a:gd name="T74" fmla="+- 0 1620 1590"/>
                              <a:gd name="T75" fmla="*/ 1620 h 91"/>
                              <a:gd name="T76" fmla="+- 0 679 656"/>
                              <a:gd name="T77" fmla="*/ T76 w 58"/>
                              <a:gd name="T78" fmla="+- 0 1620 1590"/>
                              <a:gd name="T79" fmla="*/ 1620 h 91"/>
                              <a:gd name="T80" fmla="+- 0 691 656"/>
                              <a:gd name="T81" fmla="*/ T80 w 58"/>
                              <a:gd name="T82" fmla="+- 0 1620 1590"/>
                              <a:gd name="T83" fmla="*/ 1620 h 91"/>
                              <a:gd name="T84" fmla="+- 0 696 656"/>
                              <a:gd name="T85" fmla="*/ T84 w 58"/>
                              <a:gd name="T86" fmla="+- 0 1622 1590"/>
                              <a:gd name="T87" fmla="*/ 1622 h 91"/>
                              <a:gd name="T88" fmla="+- 0 707 656"/>
                              <a:gd name="T89" fmla="*/ T88 w 58"/>
                              <a:gd name="T90" fmla="+- 0 1670 1590"/>
                              <a:gd name="T91" fmla="*/ 1670 h 91"/>
                              <a:gd name="T92" fmla="+- 0 686 656"/>
                              <a:gd name="T93" fmla="*/ T92 w 58"/>
                              <a:gd name="T94" fmla="+- 0 1670 1590"/>
                              <a:gd name="T95" fmla="*/ 1670 h 91"/>
                              <a:gd name="T96" fmla="+- 0 691 656"/>
                              <a:gd name="T97" fmla="*/ T96 w 58"/>
                              <a:gd name="T98" fmla="+- 0 1669 1590"/>
                              <a:gd name="T99" fmla="*/ 1669 h 91"/>
                              <a:gd name="T100" fmla="+- 0 699 656"/>
                              <a:gd name="T101" fmla="*/ T100 w 58"/>
                              <a:gd name="T102" fmla="+- 0 1661 1590"/>
                              <a:gd name="T103" fmla="*/ 1661 h 91"/>
                              <a:gd name="T104" fmla="+- 0 701 656"/>
                              <a:gd name="T105" fmla="*/ T104 w 58"/>
                              <a:gd name="T106" fmla="+- 0 1657 1590"/>
                              <a:gd name="T107" fmla="*/ 1657 h 91"/>
                              <a:gd name="T108" fmla="+- 0 701 656"/>
                              <a:gd name="T109" fmla="*/ T108 w 58"/>
                              <a:gd name="T110" fmla="+- 0 1644 1590"/>
                              <a:gd name="T111" fmla="*/ 1644 h 91"/>
                              <a:gd name="T112" fmla="+- 0 699 656"/>
                              <a:gd name="T113" fmla="*/ T112 w 58"/>
                              <a:gd name="T114" fmla="+- 0 1639 1590"/>
                              <a:gd name="T115" fmla="*/ 1639 h 91"/>
                              <a:gd name="T116" fmla="+- 0 691 656"/>
                              <a:gd name="T117" fmla="*/ T116 w 58"/>
                              <a:gd name="T118" fmla="+- 0 1632 1590"/>
                              <a:gd name="T119" fmla="*/ 1632 h 91"/>
                              <a:gd name="T120" fmla="+- 0 686 656"/>
                              <a:gd name="T121" fmla="*/ T120 w 58"/>
                              <a:gd name="T122" fmla="+- 0 1630 1590"/>
                              <a:gd name="T123" fmla="*/ 1630 h 91"/>
                              <a:gd name="T124" fmla="+- 0 706 656"/>
                              <a:gd name="T125" fmla="*/ T124 w 58"/>
                              <a:gd name="T126" fmla="+- 0 1630 1590"/>
                              <a:gd name="T127" fmla="*/ 1630 h 91"/>
                              <a:gd name="T128" fmla="+- 0 710 656"/>
                              <a:gd name="T129" fmla="*/ T128 w 58"/>
                              <a:gd name="T130" fmla="+- 0 1634 1590"/>
                              <a:gd name="T131" fmla="*/ 1634 h 91"/>
                              <a:gd name="T132" fmla="+- 0 713 656"/>
                              <a:gd name="T133" fmla="*/ T132 w 58"/>
                              <a:gd name="T134" fmla="+- 0 1641 1590"/>
                              <a:gd name="T135" fmla="*/ 1641 h 91"/>
                              <a:gd name="T136" fmla="+- 0 713 656"/>
                              <a:gd name="T137" fmla="*/ T136 w 58"/>
                              <a:gd name="T138" fmla="+- 0 1660 1590"/>
                              <a:gd name="T139" fmla="*/ 1660 h 91"/>
                              <a:gd name="T140" fmla="+- 0 710 656"/>
                              <a:gd name="T141" fmla="*/ T140 w 58"/>
                              <a:gd name="T142" fmla="+- 0 1667 1590"/>
                              <a:gd name="T143" fmla="*/ 1667 h 91"/>
                              <a:gd name="T144" fmla="+- 0 707 656"/>
                              <a:gd name="T145" fmla="*/ T144 w 58"/>
                              <a:gd name="T146" fmla="+- 0 1670 1590"/>
                              <a:gd name="T147" fmla="*/ 1670 h 91"/>
                              <a:gd name="T148" fmla="+- 0 690 656"/>
                              <a:gd name="T149" fmla="*/ T148 w 58"/>
                              <a:gd name="T150" fmla="+- 0 1681 1590"/>
                              <a:gd name="T151" fmla="*/ 1681 h 91"/>
                              <a:gd name="T152" fmla="+- 0 675 656"/>
                              <a:gd name="T153" fmla="*/ T152 w 58"/>
                              <a:gd name="T154" fmla="+- 0 1681 1590"/>
                              <a:gd name="T155" fmla="*/ 1681 h 91"/>
                              <a:gd name="T156" fmla="+- 0 671 656"/>
                              <a:gd name="T157" fmla="*/ T156 w 58"/>
                              <a:gd name="T158" fmla="+- 0 1680 1590"/>
                              <a:gd name="T159" fmla="*/ 1680 h 91"/>
                              <a:gd name="T160" fmla="+- 0 664 656"/>
                              <a:gd name="T161" fmla="*/ T160 w 58"/>
                              <a:gd name="T162" fmla="+- 0 1679 1590"/>
                              <a:gd name="T163" fmla="*/ 1679 h 91"/>
                              <a:gd name="T164" fmla="+- 0 660 656"/>
                              <a:gd name="T165" fmla="*/ T164 w 58"/>
                              <a:gd name="T166" fmla="+- 0 1678 1590"/>
                              <a:gd name="T167" fmla="*/ 1678 h 91"/>
                              <a:gd name="T168" fmla="+- 0 656 656"/>
                              <a:gd name="T169" fmla="*/ T168 w 58"/>
                              <a:gd name="T170" fmla="+- 0 1677 1590"/>
                              <a:gd name="T171" fmla="*/ 1677 h 91"/>
                              <a:gd name="T172" fmla="+- 0 656 656"/>
                              <a:gd name="T173" fmla="*/ T172 w 58"/>
                              <a:gd name="T174" fmla="+- 0 1665 1590"/>
                              <a:gd name="T175" fmla="*/ 1665 h 91"/>
                              <a:gd name="T176" fmla="+- 0 659 656"/>
                              <a:gd name="T177" fmla="*/ T176 w 58"/>
                              <a:gd name="T178" fmla="+- 0 1667 1590"/>
                              <a:gd name="T179" fmla="*/ 1667 h 91"/>
                              <a:gd name="T180" fmla="+- 0 663 656"/>
                              <a:gd name="T181" fmla="*/ T180 w 58"/>
                              <a:gd name="T182" fmla="+- 0 1668 1590"/>
                              <a:gd name="T183" fmla="*/ 1668 h 91"/>
                              <a:gd name="T184" fmla="+- 0 671 656"/>
                              <a:gd name="T185" fmla="*/ T184 w 58"/>
                              <a:gd name="T186" fmla="+- 0 1670 1590"/>
                              <a:gd name="T187" fmla="*/ 1670 h 91"/>
                              <a:gd name="T188" fmla="+- 0 675 656"/>
                              <a:gd name="T189" fmla="*/ T188 w 58"/>
                              <a:gd name="T190" fmla="+- 0 1670 1590"/>
                              <a:gd name="T191" fmla="*/ 1670 h 91"/>
                              <a:gd name="T192" fmla="+- 0 707 656"/>
                              <a:gd name="T193" fmla="*/ T192 w 58"/>
                              <a:gd name="T194" fmla="+- 0 1670 1590"/>
                              <a:gd name="T195" fmla="*/ 1670 h 91"/>
                              <a:gd name="T196" fmla="+- 0 698 656"/>
                              <a:gd name="T197" fmla="*/ T196 w 58"/>
                              <a:gd name="T198" fmla="+- 0 1678 1590"/>
                              <a:gd name="T199" fmla="*/ 1678 h 91"/>
                              <a:gd name="T200" fmla="+- 0 690 656"/>
                              <a:gd name="T201" fmla="*/ T200 w 58"/>
                              <a:gd name="T202" fmla="+- 0 1681 1590"/>
                              <a:gd name="T203" fmla="*/ 1681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58" h="91">
                                <a:moveTo>
                                  <a:pt x="3" y="45"/>
                                </a:moveTo>
                                <a:lnTo>
                                  <a:pt x="3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0"/>
                                </a:lnTo>
                                <a:lnTo>
                                  <a:pt x="14" y="10"/>
                                </a:lnTo>
                                <a:lnTo>
                                  <a:pt x="14" y="32"/>
                                </a:lnTo>
                                <a:lnTo>
                                  <a:pt x="40" y="32"/>
                                </a:lnTo>
                                <a:lnTo>
                                  <a:pt x="43" y="33"/>
                                </a:lnTo>
                                <a:lnTo>
                                  <a:pt x="50" y="40"/>
                                </a:lnTo>
                                <a:lnTo>
                                  <a:pt x="20" y="40"/>
                                </a:lnTo>
                                <a:lnTo>
                                  <a:pt x="16" y="41"/>
                                </a:lnTo>
                                <a:lnTo>
                                  <a:pt x="10" y="42"/>
                                </a:lnTo>
                                <a:lnTo>
                                  <a:pt x="7" y="43"/>
                                </a:lnTo>
                                <a:lnTo>
                                  <a:pt x="3" y="45"/>
                                </a:lnTo>
                                <a:close/>
                                <a:moveTo>
                                  <a:pt x="40" y="32"/>
                                </a:moveTo>
                                <a:lnTo>
                                  <a:pt x="14" y="32"/>
                                </a:lnTo>
                                <a:lnTo>
                                  <a:pt x="16" y="31"/>
                                </a:lnTo>
                                <a:lnTo>
                                  <a:pt x="18" y="31"/>
                                </a:lnTo>
                                <a:lnTo>
                                  <a:pt x="21" y="30"/>
                                </a:lnTo>
                                <a:lnTo>
                                  <a:pt x="23" y="30"/>
                                </a:lnTo>
                                <a:lnTo>
                                  <a:pt x="35" y="30"/>
                                </a:lnTo>
                                <a:lnTo>
                                  <a:pt x="40" y="32"/>
                                </a:lnTo>
                                <a:close/>
                                <a:moveTo>
                                  <a:pt x="51" y="80"/>
                                </a:moveTo>
                                <a:lnTo>
                                  <a:pt x="30" y="80"/>
                                </a:lnTo>
                                <a:lnTo>
                                  <a:pt x="35" y="79"/>
                                </a:lnTo>
                                <a:lnTo>
                                  <a:pt x="43" y="71"/>
                                </a:lnTo>
                                <a:lnTo>
                                  <a:pt x="45" y="67"/>
                                </a:lnTo>
                                <a:lnTo>
                                  <a:pt x="45" y="54"/>
                                </a:lnTo>
                                <a:lnTo>
                                  <a:pt x="43" y="49"/>
                                </a:lnTo>
                                <a:lnTo>
                                  <a:pt x="35" y="42"/>
                                </a:lnTo>
                                <a:lnTo>
                                  <a:pt x="30" y="40"/>
                                </a:lnTo>
                                <a:lnTo>
                                  <a:pt x="50" y="40"/>
                                </a:lnTo>
                                <a:lnTo>
                                  <a:pt x="54" y="44"/>
                                </a:lnTo>
                                <a:lnTo>
                                  <a:pt x="57" y="51"/>
                                </a:lnTo>
                                <a:lnTo>
                                  <a:pt x="57" y="70"/>
                                </a:lnTo>
                                <a:lnTo>
                                  <a:pt x="54" y="77"/>
                                </a:lnTo>
                                <a:lnTo>
                                  <a:pt x="51" y="80"/>
                                </a:lnTo>
                                <a:close/>
                                <a:moveTo>
                                  <a:pt x="34" y="91"/>
                                </a:moveTo>
                                <a:lnTo>
                                  <a:pt x="19" y="91"/>
                                </a:lnTo>
                                <a:lnTo>
                                  <a:pt x="15" y="90"/>
                                </a:lnTo>
                                <a:lnTo>
                                  <a:pt x="8" y="89"/>
                                </a:lnTo>
                                <a:lnTo>
                                  <a:pt x="4" y="88"/>
                                </a:lnTo>
                                <a:lnTo>
                                  <a:pt x="0" y="87"/>
                                </a:lnTo>
                                <a:lnTo>
                                  <a:pt x="0" y="75"/>
                                </a:lnTo>
                                <a:lnTo>
                                  <a:pt x="3" y="77"/>
                                </a:lnTo>
                                <a:lnTo>
                                  <a:pt x="7" y="78"/>
                                </a:lnTo>
                                <a:lnTo>
                                  <a:pt x="15" y="80"/>
                                </a:lnTo>
                                <a:lnTo>
                                  <a:pt x="19" y="80"/>
                                </a:lnTo>
                                <a:lnTo>
                                  <a:pt x="51" y="80"/>
                                </a:lnTo>
                                <a:lnTo>
                                  <a:pt x="42" y="88"/>
                                </a:lnTo>
                                <a:lnTo>
                                  <a:pt x="34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974" y="1540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35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docshape229"/>
                        <wps:cNvSpPr>
                          <a:spLocks/>
                        </wps:cNvSpPr>
                        <wps:spPr bwMode="auto">
                          <a:xfrm>
                            <a:off x="945" y="1590"/>
                            <a:ext cx="58" cy="89"/>
                          </a:xfrm>
                          <a:custGeom>
                            <a:avLst/>
                            <a:gdLst>
                              <a:gd name="T0" fmla="+- 0 970 946"/>
                              <a:gd name="T1" fmla="*/ T0 w 58"/>
                              <a:gd name="T2" fmla="+- 0 1679 1590"/>
                              <a:gd name="T3" fmla="*/ 1679 h 89"/>
                              <a:gd name="T4" fmla="+- 0 958 946"/>
                              <a:gd name="T5" fmla="*/ T4 w 58"/>
                              <a:gd name="T6" fmla="+- 0 1679 1590"/>
                              <a:gd name="T7" fmla="*/ 1679 h 89"/>
                              <a:gd name="T8" fmla="+- 0 988 946"/>
                              <a:gd name="T9" fmla="*/ T8 w 58"/>
                              <a:gd name="T10" fmla="+- 0 1600 1590"/>
                              <a:gd name="T11" fmla="*/ 1600 h 89"/>
                              <a:gd name="T12" fmla="+- 0 946 946"/>
                              <a:gd name="T13" fmla="*/ T12 w 58"/>
                              <a:gd name="T14" fmla="+- 0 1600 1590"/>
                              <a:gd name="T15" fmla="*/ 1600 h 89"/>
                              <a:gd name="T16" fmla="+- 0 946 946"/>
                              <a:gd name="T17" fmla="*/ T16 w 58"/>
                              <a:gd name="T18" fmla="+- 0 1590 1590"/>
                              <a:gd name="T19" fmla="*/ 1590 h 89"/>
                              <a:gd name="T20" fmla="+- 0 1003 946"/>
                              <a:gd name="T21" fmla="*/ T20 w 58"/>
                              <a:gd name="T22" fmla="+- 0 1590 1590"/>
                              <a:gd name="T23" fmla="*/ 1590 h 89"/>
                              <a:gd name="T24" fmla="+- 0 1003 946"/>
                              <a:gd name="T25" fmla="*/ T24 w 58"/>
                              <a:gd name="T26" fmla="+- 0 1595 1590"/>
                              <a:gd name="T27" fmla="*/ 1595 h 89"/>
                              <a:gd name="T28" fmla="+- 0 970 946"/>
                              <a:gd name="T29" fmla="*/ T28 w 58"/>
                              <a:gd name="T30" fmla="+- 0 1679 1590"/>
                              <a:gd name="T31" fmla="*/ 167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8" h="89">
                                <a:moveTo>
                                  <a:pt x="24" y="89"/>
                                </a:moveTo>
                                <a:lnTo>
                                  <a:pt x="12" y="89"/>
                                </a:lnTo>
                                <a:lnTo>
                                  <a:pt x="42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5"/>
                                </a:lnTo>
                                <a:lnTo>
                                  <a:pt x="24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docshape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" y="1726"/>
                            <a:ext cx="408" cy="1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9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264" y="1540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35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docshape231"/>
                        <wps:cNvSpPr>
                          <a:spLocks/>
                        </wps:cNvSpPr>
                        <wps:spPr bwMode="auto">
                          <a:xfrm>
                            <a:off x="1232" y="1588"/>
                            <a:ext cx="62" cy="93"/>
                          </a:xfrm>
                          <a:custGeom>
                            <a:avLst/>
                            <a:gdLst>
                              <a:gd name="T0" fmla="+- 0 1253 1233"/>
                              <a:gd name="T1" fmla="*/ T0 w 62"/>
                              <a:gd name="T2" fmla="+- 0 1649 1589"/>
                              <a:gd name="T3" fmla="*/ 1649 h 93"/>
                              <a:gd name="T4" fmla="+- 0 1235 1233"/>
                              <a:gd name="T5" fmla="*/ T4 w 62"/>
                              <a:gd name="T6" fmla="+- 0 1635 1589"/>
                              <a:gd name="T7" fmla="*/ 1635 h 93"/>
                              <a:gd name="T8" fmla="+- 0 1233 1233"/>
                              <a:gd name="T9" fmla="*/ T8 w 62"/>
                              <a:gd name="T10" fmla="+- 0 1610 1589"/>
                              <a:gd name="T11" fmla="*/ 1610 h 93"/>
                              <a:gd name="T12" fmla="+- 0 1246 1233"/>
                              <a:gd name="T13" fmla="*/ T12 w 62"/>
                              <a:gd name="T14" fmla="+- 0 1591 1589"/>
                              <a:gd name="T15" fmla="*/ 1591 h 93"/>
                              <a:gd name="T16" fmla="+- 0 1273 1233"/>
                              <a:gd name="T17" fmla="*/ T16 w 62"/>
                              <a:gd name="T18" fmla="+- 0 1589 1589"/>
                              <a:gd name="T19" fmla="*/ 1589 h 93"/>
                              <a:gd name="T20" fmla="+- 0 1284 1233"/>
                              <a:gd name="T21" fmla="*/ T20 w 62"/>
                              <a:gd name="T22" fmla="+- 0 1598 1589"/>
                              <a:gd name="T23" fmla="*/ 1598 h 93"/>
                              <a:gd name="T24" fmla="+- 0 1253 1233"/>
                              <a:gd name="T25" fmla="*/ T24 w 62"/>
                              <a:gd name="T26" fmla="+- 0 1600 1589"/>
                              <a:gd name="T27" fmla="*/ 1600 h 93"/>
                              <a:gd name="T28" fmla="+- 0 1245 1233"/>
                              <a:gd name="T29" fmla="*/ T28 w 62"/>
                              <a:gd name="T30" fmla="+- 0 1612 1589"/>
                              <a:gd name="T31" fmla="*/ 1612 h 93"/>
                              <a:gd name="T32" fmla="+- 0 1246 1233"/>
                              <a:gd name="T33" fmla="*/ T32 w 62"/>
                              <a:gd name="T34" fmla="+- 0 1630 1589"/>
                              <a:gd name="T35" fmla="*/ 1630 h 93"/>
                              <a:gd name="T36" fmla="+- 0 1257 1233"/>
                              <a:gd name="T37" fmla="*/ T36 w 62"/>
                              <a:gd name="T38" fmla="+- 0 1639 1589"/>
                              <a:gd name="T39" fmla="*/ 1639 h 93"/>
                              <a:gd name="T40" fmla="+- 0 1280 1233"/>
                              <a:gd name="T41" fmla="*/ T40 w 62"/>
                              <a:gd name="T42" fmla="+- 0 1642 1589"/>
                              <a:gd name="T43" fmla="*/ 1642 h 93"/>
                              <a:gd name="T44" fmla="+- 0 1270 1233"/>
                              <a:gd name="T45" fmla="*/ T44 w 62"/>
                              <a:gd name="T46" fmla="+- 0 1648 1589"/>
                              <a:gd name="T47" fmla="*/ 1648 h 93"/>
                              <a:gd name="T48" fmla="+- 0 1281 1233"/>
                              <a:gd name="T49" fmla="*/ T48 w 62"/>
                              <a:gd name="T50" fmla="+- 0 1639 1589"/>
                              <a:gd name="T51" fmla="*/ 1639 h 93"/>
                              <a:gd name="T52" fmla="+- 0 1272 1233"/>
                              <a:gd name="T53" fmla="*/ T52 w 62"/>
                              <a:gd name="T54" fmla="+- 0 1638 1589"/>
                              <a:gd name="T55" fmla="*/ 1638 h 93"/>
                              <a:gd name="T56" fmla="+- 0 1280 1233"/>
                              <a:gd name="T57" fmla="*/ T56 w 62"/>
                              <a:gd name="T58" fmla="+- 0 1625 1589"/>
                              <a:gd name="T59" fmla="*/ 1625 h 93"/>
                              <a:gd name="T60" fmla="+- 0 1278 1233"/>
                              <a:gd name="T61" fmla="*/ T60 w 62"/>
                              <a:gd name="T62" fmla="+- 0 1607 1589"/>
                              <a:gd name="T63" fmla="*/ 1607 h 93"/>
                              <a:gd name="T64" fmla="+- 0 1268 1233"/>
                              <a:gd name="T65" fmla="*/ T64 w 62"/>
                              <a:gd name="T66" fmla="+- 0 1598 1589"/>
                              <a:gd name="T67" fmla="*/ 1598 h 93"/>
                              <a:gd name="T68" fmla="+- 0 1291 1233"/>
                              <a:gd name="T69" fmla="*/ T68 w 62"/>
                              <a:gd name="T70" fmla="+- 0 1608 1589"/>
                              <a:gd name="T71" fmla="*/ 1608 h 93"/>
                              <a:gd name="T72" fmla="+- 0 1294 1233"/>
                              <a:gd name="T73" fmla="*/ T72 w 62"/>
                              <a:gd name="T74" fmla="+- 0 1638 1589"/>
                              <a:gd name="T75" fmla="*/ 1638 h 93"/>
                              <a:gd name="T76" fmla="+- 0 1281 1233"/>
                              <a:gd name="T77" fmla="*/ T76 w 62"/>
                              <a:gd name="T78" fmla="+- 0 1639 1589"/>
                              <a:gd name="T79" fmla="*/ 1639 h 93"/>
                              <a:gd name="T80" fmla="+- 0 1265 1233"/>
                              <a:gd name="T81" fmla="*/ T80 w 62"/>
                              <a:gd name="T82" fmla="+- 0 1670 1589"/>
                              <a:gd name="T83" fmla="*/ 1670 h 93"/>
                              <a:gd name="T84" fmla="+- 0 1279 1233"/>
                              <a:gd name="T85" fmla="*/ T84 w 62"/>
                              <a:gd name="T86" fmla="+- 0 1657 1589"/>
                              <a:gd name="T87" fmla="*/ 1657 h 93"/>
                              <a:gd name="T88" fmla="+- 0 1282 1233"/>
                              <a:gd name="T89" fmla="*/ T88 w 62"/>
                              <a:gd name="T90" fmla="+- 0 1638 1589"/>
                              <a:gd name="T91" fmla="*/ 1638 h 93"/>
                              <a:gd name="T92" fmla="+- 0 1294 1233"/>
                              <a:gd name="T93" fmla="*/ T92 w 62"/>
                              <a:gd name="T94" fmla="+- 0 1649 1589"/>
                              <a:gd name="T95" fmla="*/ 1649 h 93"/>
                              <a:gd name="T96" fmla="+- 0 1282 1233"/>
                              <a:gd name="T97" fmla="*/ T96 w 62"/>
                              <a:gd name="T98" fmla="+- 0 1670 1589"/>
                              <a:gd name="T99" fmla="*/ 1670 h 93"/>
                              <a:gd name="T100" fmla="+- 0 1254 1233"/>
                              <a:gd name="T101" fmla="*/ T100 w 62"/>
                              <a:gd name="T102" fmla="+- 0 1681 1589"/>
                              <a:gd name="T103" fmla="*/ 1681 h 93"/>
                              <a:gd name="T104" fmla="+- 0 1245 1233"/>
                              <a:gd name="T105" fmla="*/ T104 w 62"/>
                              <a:gd name="T106" fmla="+- 0 1679 1589"/>
                              <a:gd name="T107" fmla="*/ 1679 h 93"/>
                              <a:gd name="T108" fmla="+- 0 1238 1233"/>
                              <a:gd name="T109" fmla="*/ T108 w 62"/>
                              <a:gd name="T110" fmla="+- 0 1677 1589"/>
                              <a:gd name="T111" fmla="*/ 1677 h 93"/>
                              <a:gd name="T112" fmla="+- 0 1241 1233"/>
                              <a:gd name="T113" fmla="*/ T112 w 62"/>
                              <a:gd name="T114" fmla="+- 0 1668 1589"/>
                              <a:gd name="T115" fmla="*/ 1668 h 93"/>
                              <a:gd name="T116" fmla="+- 0 1251 1233"/>
                              <a:gd name="T117" fmla="*/ T116 w 62"/>
                              <a:gd name="T118" fmla="+- 0 1670 1589"/>
                              <a:gd name="T119" fmla="*/ 1670 h 93"/>
                              <a:gd name="T120" fmla="+- 0 1282 1233"/>
                              <a:gd name="T121" fmla="*/ T120 w 62"/>
                              <a:gd name="T122" fmla="+- 0 1670 1589"/>
                              <a:gd name="T123" fmla="*/ 1670 h 93"/>
                              <a:gd name="T124" fmla="+- 0 1268 1233"/>
                              <a:gd name="T125" fmla="*/ T124 w 62"/>
                              <a:gd name="T126" fmla="+- 0 1681 1589"/>
                              <a:gd name="T127" fmla="*/ 1681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62" h="93">
                                <a:moveTo>
                                  <a:pt x="33" y="60"/>
                                </a:moveTo>
                                <a:lnTo>
                                  <a:pt x="20" y="60"/>
                                </a:lnTo>
                                <a:lnTo>
                                  <a:pt x="13" y="57"/>
                                </a:lnTo>
                                <a:lnTo>
                                  <a:pt x="2" y="46"/>
                                </a:lnTo>
                                <a:lnTo>
                                  <a:pt x="0" y="39"/>
                                </a:lnTo>
                                <a:lnTo>
                                  <a:pt x="0" y="21"/>
                                </a:lnTo>
                                <a:lnTo>
                                  <a:pt x="2" y="13"/>
                                </a:lnTo>
                                <a:lnTo>
                                  <a:pt x="13" y="2"/>
                                </a:lnTo>
                                <a:lnTo>
                                  <a:pt x="20" y="0"/>
                                </a:lnTo>
                                <a:lnTo>
                                  <a:pt x="40" y="0"/>
                                </a:lnTo>
                                <a:lnTo>
                                  <a:pt x="47" y="3"/>
                                </a:lnTo>
                                <a:lnTo>
                                  <a:pt x="51" y="9"/>
                                </a:lnTo>
                                <a:lnTo>
                                  <a:pt x="24" y="9"/>
                                </a:lnTo>
                                <a:lnTo>
                                  <a:pt x="20" y="11"/>
                                </a:lnTo>
                                <a:lnTo>
                                  <a:pt x="13" y="18"/>
                                </a:lnTo>
                                <a:lnTo>
                                  <a:pt x="12" y="23"/>
                                </a:lnTo>
                                <a:lnTo>
                                  <a:pt x="12" y="36"/>
                                </a:lnTo>
                                <a:lnTo>
                                  <a:pt x="13" y="41"/>
                                </a:lnTo>
                                <a:lnTo>
                                  <a:pt x="20" y="49"/>
                                </a:lnTo>
                                <a:lnTo>
                                  <a:pt x="24" y="50"/>
                                </a:lnTo>
                                <a:lnTo>
                                  <a:pt x="48" y="50"/>
                                </a:lnTo>
                                <a:lnTo>
                                  <a:pt x="47" y="53"/>
                                </a:lnTo>
                                <a:lnTo>
                                  <a:pt x="44" y="55"/>
                                </a:lnTo>
                                <a:lnTo>
                                  <a:pt x="37" y="59"/>
                                </a:lnTo>
                                <a:lnTo>
                                  <a:pt x="33" y="60"/>
                                </a:lnTo>
                                <a:close/>
                                <a:moveTo>
                                  <a:pt x="48" y="50"/>
                                </a:moveTo>
                                <a:lnTo>
                                  <a:pt x="35" y="50"/>
                                </a:lnTo>
                                <a:lnTo>
                                  <a:pt x="39" y="49"/>
                                </a:lnTo>
                                <a:lnTo>
                                  <a:pt x="45" y="41"/>
                                </a:lnTo>
                                <a:lnTo>
                                  <a:pt x="47" y="36"/>
                                </a:lnTo>
                                <a:lnTo>
                                  <a:pt x="47" y="23"/>
                                </a:lnTo>
                                <a:lnTo>
                                  <a:pt x="45" y="18"/>
                                </a:lnTo>
                                <a:lnTo>
                                  <a:pt x="39" y="11"/>
                                </a:lnTo>
                                <a:lnTo>
                                  <a:pt x="35" y="9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1" y="31"/>
                                </a:lnTo>
                                <a:lnTo>
                                  <a:pt x="61" y="49"/>
                                </a:lnTo>
                                <a:lnTo>
                                  <a:pt x="49" y="49"/>
                                </a:lnTo>
                                <a:lnTo>
                                  <a:pt x="48" y="50"/>
                                </a:lnTo>
                                <a:close/>
                                <a:moveTo>
                                  <a:pt x="49" y="81"/>
                                </a:moveTo>
                                <a:lnTo>
                                  <a:pt x="32" y="81"/>
                                </a:lnTo>
                                <a:lnTo>
                                  <a:pt x="38" y="79"/>
                                </a:lnTo>
                                <a:lnTo>
                                  <a:pt x="46" y="68"/>
                                </a:lnTo>
                                <a:lnTo>
                                  <a:pt x="48" y="60"/>
                                </a:lnTo>
                                <a:lnTo>
                                  <a:pt x="49" y="49"/>
                                </a:lnTo>
                                <a:lnTo>
                                  <a:pt x="61" y="49"/>
                                </a:lnTo>
                                <a:lnTo>
                                  <a:pt x="61" y="60"/>
                                </a:lnTo>
                                <a:lnTo>
                                  <a:pt x="58" y="71"/>
                                </a:lnTo>
                                <a:lnTo>
                                  <a:pt x="49" y="81"/>
                                </a:lnTo>
                                <a:close/>
                                <a:moveTo>
                                  <a:pt x="35" y="92"/>
                                </a:moveTo>
                                <a:lnTo>
                                  <a:pt x="21" y="92"/>
                                </a:lnTo>
                                <a:lnTo>
                                  <a:pt x="18" y="91"/>
                                </a:lnTo>
                                <a:lnTo>
                                  <a:pt x="12" y="90"/>
                                </a:lnTo>
                                <a:lnTo>
                                  <a:pt x="9" y="89"/>
                                </a:lnTo>
                                <a:lnTo>
                                  <a:pt x="5" y="88"/>
                                </a:lnTo>
                                <a:lnTo>
                                  <a:pt x="5" y="77"/>
                                </a:lnTo>
                                <a:lnTo>
                                  <a:pt x="8" y="79"/>
                                </a:lnTo>
                                <a:lnTo>
                                  <a:pt x="12" y="80"/>
                                </a:lnTo>
                                <a:lnTo>
                                  <a:pt x="18" y="81"/>
                                </a:lnTo>
                                <a:lnTo>
                                  <a:pt x="21" y="81"/>
                                </a:lnTo>
                                <a:lnTo>
                                  <a:pt x="49" y="81"/>
                                </a:lnTo>
                                <a:lnTo>
                                  <a:pt x="44" y="87"/>
                                </a:lnTo>
                                <a:lnTo>
                                  <a:pt x="35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docshape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9" y="1540"/>
                            <a:ext cx="131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27" y="1540"/>
                            <a:ext cx="1750" cy="0"/>
                          </a:xfrm>
                          <a:prstGeom prst="line">
                            <a:avLst/>
                          </a:prstGeom>
                          <a:noFill/>
                          <a:ln w="35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3" name="docshape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" y="3"/>
                            <a:ext cx="497" cy="1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4" name="docshape234"/>
                        <wps:cNvSpPr>
                          <a:spLocks/>
                        </wps:cNvSpPr>
                        <wps:spPr bwMode="auto">
                          <a:xfrm>
                            <a:off x="1027" y="0"/>
                            <a:ext cx="313" cy="97"/>
                          </a:xfrm>
                          <a:custGeom>
                            <a:avLst/>
                            <a:gdLst>
                              <a:gd name="T0" fmla="+- 0 1111 1028"/>
                              <a:gd name="T1" fmla="*/ T0 w 313"/>
                              <a:gd name="T2" fmla="*/ 63 h 97"/>
                              <a:gd name="T3" fmla="+- 0 1028 1028"/>
                              <a:gd name="T4" fmla="*/ T3 w 313"/>
                              <a:gd name="T5" fmla="*/ 63 h 97"/>
                              <a:gd name="T6" fmla="+- 0 1028 1028"/>
                              <a:gd name="T7" fmla="*/ T6 w 313"/>
                              <a:gd name="T8" fmla="*/ 74 h 97"/>
                              <a:gd name="T9" fmla="+- 0 1111 1028"/>
                              <a:gd name="T10" fmla="*/ T9 w 313"/>
                              <a:gd name="T11" fmla="*/ 74 h 97"/>
                              <a:gd name="T12" fmla="+- 0 1111 1028"/>
                              <a:gd name="T13" fmla="*/ T12 w 313"/>
                              <a:gd name="T14" fmla="*/ 63 h 97"/>
                              <a:gd name="T15" fmla="+- 0 1111 1028"/>
                              <a:gd name="T16" fmla="*/ T15 w 313"/>
                              <a:gd name="T17" fmla="*/ 37 h 97"/>
                              <a:gd name="T18" fmla="+- 0 1028 1028"/>
                              <a:gd name="T19" fmla="*/ T18 w 313"/>
                              <a:gd name="T20" fmla="*/ 37 h 97"/>
                              <a:gd name="T21" fmla="+- 0 1028 1028"/>
                              <a:gd name="T22" fmla="*/ T21 w 313"/>
                              <a:gd name="T23" fmla="*/ 47 h 97"/>
                              <a:gd name="T24" fmla="+- 0 1111 1028"/>
                              <a:gd name="T25" fmla="*/ T24 w 313"/>
                              <a:gd name="T26" fmla="*/ 47 h 97"/>
                              <a:gd name="T27" fmla="+- 0 1111 1028"/>
                              <a:gd name="T28" fmla="*/ T27 w 313"/>
                              <a:gd name="T29" fmla="*/ 37 h 97"/>
                              <a:gd name="T30" fmla="+- 0 1253 1028"/>
                              <a:gd name="T31" fmla="*/ T30 w 313"/>
                              <a:gd name="T32" fmla="*/ 0 h 97"/>
                              <a:gd name="T33" fmla="+- 0 1241 1028"/>
                              <a:gd name="T34" fmla="*/ T33 w 313"/>
                              <a:gd name="T35" fmla="*/ 0 h 97"/>
                              <a:gd name="T36" fmla="+- 0 1241 1028"/>
                              <a:gd name="T37" fmla="*/ T36 w 313"/>
                              <a:gd name="T38" fmla="*/ 81 h 97"/>
                              <a:gd name="T39" fmla="+- 0 1206 1028"/>
                              <a:gd name="T40" fmla="*/ T39 w 313"/>
                              <a:gd name="T41" fmla="*/ 16 h 97"/>
                              <a:gd name="T42" fmla="+- 0 1198 1028"/>
                              <a:gd name="T43" fmla="*/ T42 w 313"/>
                              <a:gd name="T44" fmla="*/ 0 h 97"/>
                              <a:gd name="T45" fmla="+- 0 1180 1028"/>
                              <a:gd name="T46" fmla="*/ T45 w 313"/>
                              <a:gd name="T47" fmla="*/ 0 h 97"/>
                              <a:gd name="T48" fmla="+- 0 1180 1028"/>
                              <a:gd name="T49" fmla="*/ T48 w 313"/>
                              <a:gd name="T50" fmla="*/ 97 h 97"/>
                              <a:gd name="T51" fmla="+- 0 1193 1028"/>
                              <a:gd name="T52" fmla="*/ T51 w 313"/>
                              <a:gd name="T53" fmla="*/ 97 h 97"/>
                              <a:gd name="T54" fmla="+- 0 1193 1028"/>
                              <a:gd name="T55" fmla="*/ T54 w 313"/>
                              <a:gd name="T56" fmla="*/ 16 h 97"/>
                              <a:gd name="T57" fmla="+- 0 1236 1028"/>
                              <a:gd name="T58" fmla="*/ T57 w 313"/>
                              <a:gd name="T59" fmla="*/ 97 h 97"/>
                              <a:gd name="T60" fmla="+- 0 1253 1028"/>
                              <a:gd name="T61" fmla="*/ T60 w 313"/>
                              <a:gd name="T62" fmla="*/ 97 h 97"/>
                              <a:gd name="T63" fmla="+- 0 1253 1028"/>
                              <a:gd name="T64" fmla="*/ T63 w 313"/>
                              <a:gd name="T65" fmla="*/ 81 h 97"/>
                              <a:gd name="T66" fmla="+- 0 1253 1028"/>
                              <a:gd name="T67" fmla="*/ T66 w 313"/>
                              <a:gd name="T68" fmla="*/ 0 h 97"/>
                              <a:gd name="T69" fmla="+- 0 1340 1028"/>
                              <a:gd name="T70" fmla="*/ T69 w 313"/>
                              <a:gd name="T71" fmla="*/ 86 h 97"/>
                              <a:gd name="T72" fmla="+- 0 1293 1028"/>
                              <a:gd name="T73" fmla="*/ T72 w 313"/>
                              <a:gd name="T74" fmla="*/ 86 h 97"/>
                              <a:gd name="T75" fmla="+- 0 1293 1028"/>
                              <a:gd name="T76" fmla="*/ T75 w 313"/>
                              <a:gd name="T77" fmla="*/ 0 h 97"/>
                              <a:gd name="T78" fmla="+- 0 1280 1028"/>
                              <a:gd name="T79" fmla="*/ T78 w 313"/>
                              <a:gd name="T80" fmla="*/ 0 h 97"/>
                              <a:gd name="T81" fmla="+- 0 1280 1028"/>
                              <a:gd name="T82" fmla="*/ T81 w 313"/>
                              <a:gd name="T83" fmla="*/ 97 h 97"/>
                              <a:gd name="T84" fmla="+- 0 1340 1028"/>
                              <a:gd name="T85" fmla="*/ T84 w 313"/>
                              <a:gd name="T86" fmla="*/ 97 h 97"/>
                              <a:gd name="T87" fmla="+- 0 1340 1028"/>
                              <a:gd name="T88" fmla="*/ T87 w 313"/>
                              <a:gd name="T89" fmla="*/ 86 h 97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313" h="97">
                                <a:moveTo>
                                  <a:pt x="83" y="63"/>
                                </a:moveTo>
                                <a:lnTo>
                                  <a:pt x="0" y="63"/>
                                </a:lnTo>
                                <a:lnTo>
                                  <a:pt x="0" y="74"/>
                                </a:lnTo>
                                <a:lnTo>
                                  <a:pt x="83" y="74"/>
                                </a:lnTo>
                                <a:lnTo>
                                  <a:pt x="83" y="63"/>
                                </a:lnTo>
                                <a:close/>
                                <a:moveTo>
                                  <a:pt x="83" y="37"/>
                                </a:moveTo>
                                <a:lnTo>
                                  <a:pt x="0" y="37"/>
                                </a:lnTo>
                                <a:lnTo>
                                  <a:pt x="0" y="47"/>
                                </a:lnTo>
                                <a:lnTo>
                                  <a:pt x="83" y="47"/>
                                </a:lnTo>
                                <a:lnTo>
                                  <a:pt x="83" y="37"/>
                                </a:lnTo>
                                <a:close/>
                                <a:moveTo>
                                  <a:pt x="225" y="0"/>
                                </a:moveTo>
                                <a:lnTo>
                                  <a:pt x="213" y="0"/>
                                </a:lnTo>
                                <a:lnTo>
                                  <a:pt x="213" y="81"/>
                                </a:lnTo>
                                <a:lnTo>
                                  <a:pt x="178" y="16"/>
                                </a:lnTo>
                                <a:lnTo>
                                  <a:pt x="170" y="0"/>
                                </a:lnTo>
                                <a:lnTo>
                                  <a:pt x="152" y="0"/>
                                </a:lnTo>
                                <a:lnTo>
                                  <a:pt x="152" y="97"/>
                                </a:lnTo>
                                <a:lnTo>
                                  <a:pt x="165" y="97"/>
                                </a:lnTo>
                                <a:lnTo>
                                  <a:pt x="165" y="16"/>
                                </a:lnTo>
                                <a:lnTo>
                                  <a:pt x="208" y="97"/>
                                </a:lnTo>
                                <a:lnTo>
                                  <a:pt x="225" y="97"/>
                                </a:lnTo>
                                <a:lnTo>
                                  <a:pt x="225" y="81"/>
                                </a:lnTo>
                                <a:lnTo>
                                  <a:pt x="225" y="0"/>
                                </a:lnTo>
                                <a:close/>
                                <a:moveTo>
                                  <a:pt x="312" y="86"/>
                                </a:moveTo>
                                <a:lnTo>
                                  <a:pt x="265" y="86"/>
                                </a:lnTo>
                                <a:lnTo>
                                  <a:pt x="265" y="0"/>
                                </a:lnTo>
                                <a:lnTo>
                                  <a:pt x="252" y="0"/>
                                </a:lnTo>
                                <a:lnTo>
                                  <a:pt x="252" y="97"/>
                                </a:lnTo>
                                <a:lnTo>
                                  <a:pt x="312" y="97"/>
                                </a:lnTo>
                                <a:lnTo>
                                  <a:pt x="312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F1D042" id="docshapegroup222" o:spid="_x0000_s1026" style="width:88.9pt;height:91.5pt;mso-position-horizontal-relative:char;mso-position-vertical-relative:line" coordsize="1778,1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x1SFMCsAAAQIAQAOAAAAZHJzL2Uyb0RvYy54bWzsfW1zJLmN5veL2P9Q&#10;oY++8LQy602lcM+Gb8Z2bIR3b2Jd+wOqpWpJYalKV6Wentlffw9AIpMAgcx0v63tkHft1EyiyIcA&#10;CAIkwPzdv/7y9Dj7eX86PxwPby+a7y4vZvvDzfH24XD39uK/tn/87dXF7PyyO9zuHo+H/duLX/fn&#10;i3/9/l/+1+8+Pl/v2+P98fF2f5qhkcP5+uPz24v7l5fn6zdvzjf3+6fd+bvj8/6Al++Pp6fdC/7x&#10;dPfm9rT7iNafHt+0l5erNx+Pp9vn0/Fmfz7j3/6YXl58z+2/f7+/efm/79+f9y+zx7cXwPbC/3vi&#10;/31H//vm+9/tru9Ou+f7h5sMY/cJKJ52Dwd02jX14+5lN/tweqiaenq4OR3Px/cv390cn94c379/&#10;uNnzGDCa5tKM5k+n44dnHsvd9ce7545NYK3h0yc3e/MfP/90mj3cvr24Wl7MDrsnyOj2eHO+3z3v&#10;76j7tm2JSR+f765B+6fT81+efzqlkeLPPx9v/nrG6zf2Pf3zXSKevfv478dbtLv78HJkJv3y/vRE&#10;TWD4s19YFr92stj/8jK7wb9smnZzOYfIbvCuaVbt5TJL6+YeIq1+d3P/B/nleg2l459doQFCt7tO&#10;XTLMDIvGBJ0792w9fx5b/0I8Y2mdiVXC1pWw9c8Ph/1svUzcZJIfDomVN78cMitnh+MP97vD3Z4b&#10;2/76DLY1PAQCi1bTT+gfzpDDKGubS3RPDFwuMveEv5mz7VoxaHf9fDq//Gl/fJrRH28vHgGaZbb7&#10;+c/nl8RLISERHo5/fHh8xL/fXT8eZh/fXsyXzYJ/cD4+PtzSS3p3Pt29++HxNPt5R/OQ/5P7VWRQ&#10;uMMtN3a/393+If/9snt4TH9DkI8H1rY0/iTDd8fbX386EbYs0W8l2rWIVmZM285pWFlWMlPO5TRh&#10;KaY3k6V4BWGxEDdGiMt5UvSrjZHizYckReK9SA7G6RYypH91d5un+hYtv396hMn737+dXc6uGvw/&#10;NVWSNELymzez7eXs4wy9GpJWSLiVZnW5nDVLAdt3BrSpM7TERPezhLzsbiFEMSJYqq6d7cJFBLUv&#10;xgUwCxcRJNi1xEQeIliTsq3L1mHSRmiISVcupEbzmhjkYmpKhjOVB6oxPG8WDqqm5Pi2aX1cmuMx&#10;rpLtMS7DeR9Xyfdts/JxGb6vLhufXyXvoVbNzONXa7jvSrEtWb9tA2U3nI9wwRYUyhXi0tx3Z2Bb&#10;cn7b+hrfGsZHkxAWX8Fa+uwyzHfF2Jac37a+2tMaXk6f1WrjinFe8r4hKk+Mc8N8V4zzkvPbua/2&#10;c8147pG02tq2ecn8GJfhvo+rZP127qv93HA+Uq95yfxQ7bHsK+67clyUrN8ufLVfGM5HuBYl82Nc&#10;hvs+rpL124Wv9wvD+Ui/FiXzQzkuDPfnnlldlKzfLny9h7uqOL9a+3q/LJnfEJWn90vN/au5Y+3J&#10;G+hWs+3SV/ulYXwIq+R9DEsz34dVMn679LV+afgeSXFZsj6U4srw3pXiqmT8duVr/UrzPbQSq5L3&#10;MS7DfB9Xyfntytf6lWY8C8izXquS+UqM8KU7f3B3n5z73TVCkewj4q8ZIhEKzMgffD6eKebagmlw&#10;RbfsAqIJUNHbgBgjIWKJMYaJIVkihvtDrvxY0+TaMDkHVOPk4AOTi6c8jIUcASJP/vxo67RAM/m0&#10;kdK6SeRY8qYMlZYzJp821HkeKhaIKa2T8afWYbcnkeehwpxOIs9DhZWbQk4mjMAspw11mYcKqzCl&#10;dZrx1Dom6yTyPFTMoYI8KUOeJCdsMNmtpdPFDFtL7+g3mDa7F5pb8idFyDTGe+y3bHhePR1/3m+P&#10;/P6l39RoZPz968dDTbbIwOSdPJ+5qazEsgUiL+WZiLJyTSLqpqY0IU/V3wgVTDNk0A1Qmrh5PJ73&#10;zLJ+yArhWmTcv5ffqu47OnkrT0U1AjJzZRpV1WM8lqzfXbwejoWZ1JHJEOSZh8JEVe+aKPc4jarq&#10;UEYCpSdNZrvcqTTNhGKfQe3kTNzwod2cYhMJLYb7O7PTMe3eYrcZf9wfT/99MfuIndu3F+f/92F3&#10;2l/MHv/tgD28TbMgr/eF/2GxXFPkdyrfvCvf7A43aOrtxcsFVjv684eXtD384fn0cHePnhqep4fj&#10;77F9+f6B98Bo5ybtOn37TSc4Snqbtm3ZDHzpTac8T+Fo8KyUfUMKH3lv9fKKN4YhMtnOLZVh2qYT&#10;NkvaNYL/tAtZ7gLBUpdBYwsnG95LgtJvKHXOGW0oEc39rMm4ysZgcDu/mNy8ujvjlwXdYT3o2hno&#10;rnPN4uGBicXw1pfu6DqXGO0QiT+40iH2B2c2noLeYOv60cXd9ftO8ej6bae8H7j2hId94r5DCDcY&#10;H1aKniwYYMfxwf46ppO2qP6gxJ/iC6cpspV5MOxSimeTl+xhYgyIHJWrScR/o+OMSUNtg/2Y2GTD&#10;B114Yj+Tf1kniMwInCCerbQE9AthXtvwntyEy7QfDZg9hV7gsp3qCeV1/wPV5BIObxp4TyA/SYSp&#10;xZ5O3vb0qkFxnfrX8oOyOaFK7zCe0fX07+do5XXpTSekmGh26WU//UsvvXJq127Y591dy+KLCB+z&#10;l5bfTTcvPn31TcbycoU1My/y/cpaLgZ86MNdsyfQE3XLb2qpxY7m/JIVPVp9G6K5n2X0JVW3GHBb&#10;7RJ7/TWqcinggx8PlVkM2suFh0otBkTjouqWYEY137i8KldgPvvxUJlFuGlxuuAwS63CTOTi6ldh&#10;BobTXY9d/TqMFS8d/7jQNO+by/XchVZyn4l8aJr/qyucBdaSbEr+pxMgF5oWQIP/uNBKETCRC82c&#10;ASE7wIPmHAJ50JAXUfpwzaWv/foUiIh8aFoGmzXOK2uuOQdBLjQtgvl86TGNluDOnSUaH1glAWxj&#10;O8hKCaSjIA+ZOQzCBPCQqaMgonGR2aOgFlulDjLnMMhFpgWwwtasMz3VYRDR+Mg0/5sF+fc1z2ij&#10;rhNAOg5ykWkJXOFkzENWCoBoXGT2OGi5nHvInAMhD5k9EmqvXHHqEyEi8rFpCTSrjcu1RWmG0qGQ&#10;i83IoFm5lkOfChFRh+0Tg4K8xzhtizE718q3DnfTIWH2xMV/HXHcc8DR7bSNkEMZuXXZZhsmf90g&#10;j848SD+JkXqDPMVZn7FrzDpOIRP5Tl7ElKKWzZxduYF4qckAN5cSAEq4Is8c3eAonAaywaqZ4iV5&#10;L89Et6CDdNCt16Ly8l6eiW6JLUiiuxrZVF1jO4vb60Yi7cgztXe1gl1EezDJQ/Cay3xSNDyKpqET&#10;SGoOwxlsb36ZAujlSmaK4JJnwoddyDSlNkjfGmyRnXriDM4nSsJPChIXbbNi/Yi3Y5s/rtf/R4Sl&#10;yD4n/+41SOQgkWaNDRJ5Sn6tIHEFfYTWeEFi24iK/t0EieurzaxD3EeS5Q4tkdzPMvZvESJetY2H&#10;qfTOiMTFpH2zLxggXiGDyGGUig+JxkX1NcPD9XrlAivdMqLxgWmv7IsGh6vl2gVWOsZE4wL7mqEh&#10;TqA8YCoyJBofmPaKv2hgiKXYBaY0HzQ+MK36iLq/YGAYyFIFhqEsv25g2LrzUgeGoHF5BpdG7Rl8&#10;0cAQ1sKTpsoTJBoX2VcNDNfYXHBsmYoLicZHpifAlw0LV9gz8JCVM4BoOmSvQSG5GogNvdyw16Aw&#10;4szXDgrJW4qDwuZKNhiiMyoJCnuPUYIZeaagBjVZHCWh9E6FKpS3UaYnSVDYrIejKQkKu3wvaUae&#10;qVuJCZtGTkTlvTx1TNheiuMr7+WZYzMJCkf67aLCkRi4kaBwmCtdSNhgU7KM9Cz7UrCPkBDppyXd&#10;J0WEzeUSG3WkHSrWUxk6V5f0f7kvRUbFXj/uzvepdOvxjv4mut31a7D4N5Ry+sWBG2wWpmCRiwOT&#10;BHKg+PWLA+kAADoW1gaKPkjwKHV/r6WBRcVxIFjsEZWC5Y2dbyZYhKHDkk0JULAmr6IdKL8ORIu9&#10;CrvBw8vrl97gmVOOP8/PK171+h0eKoLgJABZRUSMf3sGXjrXpiMlSfTrN2WqHICUZl1uyZgz0NUl&#10;jpOWKYu0JCu3d1ASNIc/vWHsJZH28+c+pnKXIZV+8kpftmNiLOyuuphKF5/WWxeTjnHndDBe86nc&#10;YODz/5pP9vR/uaFaxppRansHqPg4quKU2d6Zr688WM7pvwNMcx1dUlGqA6xkPFN5IsTWcxnfzq+Q&#10;EFLzyzn7d4Bp1hMmH1jJfabygJntnTkac4A5J/81MHvuHwFT2zsxMM3/BeJzD1jJ/VwAWum9LQAN&#10;gWnN593Weja2mv+LS59jJfdzBWgFzBz6s1p7OqZ2d0LlN7s7C2w7ORxzTv1rUdoS0OXG1zG1uQNg&#10;fLhezUqzuRPomHPo7wDTzOcuXY6V7A+Bmb2dOTJyHI45Z/41MHviH3FMbe3EwLTyz9drF5hS/lQF&#10;WulYVQWKrBGPY/q8f5VySypRmirQwO57ZaAVsKoMFDPcA2bKQHmfrp6Vpgw0WiTL9TYXgtbANPN5&#10;WXaBlewPF++ltvzBrKR6rT7jJZWC1sCM8q/WviihnX1jyOfmtJJKlKYUdL5xdcyrBa2AVbWgATBT&#10;CxoB0/xfwCtyZuWq5H4uBq2BaebnItV6ETfFoClJqOaY5v+CUu7qRRyn3z33tyuuga6ArbFbVNQ5&#10;AJjvH65LV5OpvEV8rb3NReNyDGkIBbA1V0HXwDTzm9XSt/y4rqdvjKlcYJr/ETCl/Dghw00qNTDN&#10;/GZFhS+OP0bJFN1MYioPGF0cU/A/ECUSSvq2tkjP8oCh2qdsCl3SjSq1jl2V7GcqF5jmf6D8dCVV&#10;N8jtFVdCVxy70sxvVnOfY9gD7RtjKheY5v8cOWiO8mPYfVvbK1/5aau0YD66RPawwzHaBOpGyVQe&#10;MEr8Llqb46IQBxhWjL6tLYIaT5QbzfwYWMn+GJjmfwSs5P4WedQuMM18XPoVcKxkP1N5HGuwR61Y&#10;5ssSCUJCxlnScAk8bA2l/RQCCMEhEVgIuc4IY/DRaSkEUwCbt0Vr2waJ6j46LQWgoyuY6umJvO2i&#10;PSbz0WlRBO5/g332Qt9QreOjs+HvCukULjod/xKZi84EwIFda0wEnO4/qgxI0xei8W4IkkBRr+bx&#10;TpWiMZmPTssiRFdKYosr7gLeaUnAA/PtG87fC1kwmYvOhMKRZHUs3KS7kGre2Wg43Trk6J0Oh4nM&#10;R2dnhRsPNzoRHrWYPu9sSEz+vitZlQsP3vm+ZGOC4mB1wM2FhSRQdxHMijou9p2QxgbGfvzZTIuM&#10;6eypnLPpeqRaslOD42ZadNyY8HhB9S+1W9no+Bi/8iVrb0mKAtFGpT+EkShS9IUpbAMWyODw0Okg&#10;Gb/y0dkweQWz7eqdjpOJzJ0VCzMrInR6rQhC5aaKlWF6fHSlhYK9C1YyEy0jA9XnnZ4VcGzdlawK&#10;mKO1wkTM0VphQuZF4+5+NHRPQueFbZt0e1I9K6rrk9pgrcDJct8e1lnKO6vj+aaKm33e6cAZvwp4&#10;Z9cKqnDyVjITO4PMRWeC5wVqBb1ZoaNnmE8fXRU/zwMvwATQIPPRmVmB9d1FV0oCpWbBWgFblAWW&#10;vQAYRpd3JooGmY9Oy2KB2eOi07MiCKSbKpJGupSLzoTSqayrivEbG0u3bizd6GAav/IliywPzbuF&#10;H+c3Jp4Gmcu7tZbFAs6sx7t1aZ+2TRBSN3QdsPLcF8GctUF1MGdtVB2g02F1E8TVTRVYrwK9M5E1&#10;yFzeXWlZRCuZjq2bILhuqugam0au3pnwOthbanCUWcoi2CdsdICNX/l6V4XYwY5cY2LsYEuuMUH2&#10;AneJenqno2z8KkCnJdGsELO7vNuUForJXMnSqX6hx9Hp2kbPiiDWbjZaEgPoSgsVoqOMMI3Otca4&#10;5VzIKNrGr1zetVW0jenj8a410XYqLqzsHQq8pdt04o36WkeyuGRcyBI6f61oUctZjhWbz/6saE20&#10;zZc71l5Ae6llMYd+uuhKSYB3/qxoq2gb58Mu70y0DTJP71oTbQOZi05H2/iVL9kq2obZ9tGVsgCL&#10;fe+Typ1KWYTo1KzArwJ0WhLYi/bXWUqUzN3yLg/IXN6ZaDs4sGl1tE13A3i+Md3FX44V6PyVjO4h&#10;V+j8lYxujirbC865Wh1t41cBOi0JoAv0zkTbIPN5p2UR7Cy2Otpug2i7tdF2dKzU6mg7OldqTbQd&#10;nKq2OtrGr3ze2Wg7Rmdmhe+545oNJdlgnW11tE2Xc7h6Z6PtGJ2eFcE629poO0gu0NE2fuWjq6Lt&#10;yN6ZaDuydzba9r2AVheit0G03VbRduAFtOZoGmQyK16LDl6LDujuXZoPSAh8vaq1upWYjsmJM/qq&#10;1rBQhQ6viRzBckqvH77sgKJgJpdS8xFyuBpMzttHmLzD5BQnEjniuylgKHBjcqnpGGk9DxUR0JTW&#10;KbSh1hGSTCLPQ00XVY0Olc/aqHk6JJvSPh9/pR9MGy6fSPEP4NxO6iFfD4ADmGlDbih9MfUwTb6N&#10;lEXh8qtpkOQ66abL0x6WMR84MCT4LpMGTV5J+sHEQZOjkH4wcdBiqxosupMgSYlUoy/OCOdwQ+lX&#10;DGni3dK8xZt+MHHQcr00jg2mjUEumMZh+cQf5MmM8GbiD2TQE00X7+DxoNOXp8anKG2qpR9MHLTY&#10;r2aiAWvEgvVlaSPqTbtBDGmiEWvEijUTzVhDeyaph2mD5m0M+gHtP0xRb95ZSD+YJmkqYWNI7URD&#10;1oohaycaslYMWV/0NywHjlJ5DBMNGQeO6QcTBy0341MQNomtYsja7hqYkTGIIWsnXo/fiiFrJxoy&#10;jgt40NqQpZn3GTcA0ZkN3f8zdys9k0HvLnWNCj0TmeisVEXKM1VHprmgKw+rCkXsRGCQIiVpQJ6p&#10;Idr8AJHUkclLeWaiBGmYiMLZ0ZYovAPRMPB8Hzr2yJJ+CRh5KlAjVLQHREwYbot22YhqmFeJ6ZjD&#10;Q7CMkAWz3NJeXpKbxiH3zUvfoVokjDDlg90nkF2hqPQvz9RnXshHKn8p2gVXcK411GOm6tZf6Ume&#10;qseRYt488+E2DPVI2zrA1c1d6UmeqUfKBJpMhY4n9DhGlfiFiTDUVp4CGMQgVUKPbJYJVFDyQaqs&#10;k8O48vwdmQOZ9yPzadoMpoN6mnXD+kXH70QlDqFIWZ55FiWqzhuXt/LMVImrY7xPNgM7aoNczfo1&#10;PB9pG420cETaCX23fAlqeWb0ua1hOWaPGMwdQk8rFXDhRrUJVGPXxiX0IzbH2jkZW2wZKWsJGHHi&#10;lzBGljGvYR2dtCzPbA8Sys4/lbfyTFTYz6Yuh1Uy6W3KoIPPIC3IM7WUhNVd6yAv5VkS4Sx9SApp&#10;+uKIfIgo2+phS5Bt4sgaktfMEapInnqA2dqN8MpKWtoQ3QCTR+9iV1ciqJsT4o/Zvn7bJP6ydVBa&#10;Dd0vq+bZGfpmVfO4jIznZ3gfQmf/pdz69UIE56PlgWjBW1s1zzbnS1fNryjxDlYWezZsZ4uqeZhf&#10;rpqXRVXE+IlV81QztIIDAcNZlp/Dk+7zCPnEisdZkthTXM7lErh9/T1Mc9cSdpT4hJmxl23pE9wA&#10;E1jStbTl09sKExawIreEuIdT+RoTVoKuJSbCGVWFSZ/bri9xL1/NJ/gIXUupar7CBOdtEiiKsLq2&#10;QlQmjSGApbMYUhJDDUxznRPGPW7RktgDy2nlFbtMBgMdrjr88qrma2Ca9TGwkvuS714BM8kLATCT&#10;uxCovNV5pDB7HDOJC3yRXq1gJm9hhRwnh2MmbcHX+6pEIAKmNH8VAdP8X6FU3ANWcj9XzVeirPIV&#10;kKLpccykK4DKm5IUWiVN5PynNTJ5HWA6WSHlKtTArPJzknFtKnRdwCrlGFc6ZhIVKM3HA1ZyP385&#10;uQammQ+T6dswXRIQATM5CivkvjrAdIpCylCogFUJCpz4XHOM/NnCXKS854pjJj1hhXQsD1hpevK3&#10;k2tgxuqvOOfZAVayH3zl1NMamOY/Fft6wJTypyqAClhVBDD3ld/UAIDKU35TAhAtkiX3c9V8DaxS&#10;fsoPqzlm0v+Dxdtk/wd2TCf/p9z/GphmPioOfANLsXmhY4EdM4n/geXXef8p7b8CVmX9B8BM0n8E&#10;TPM/mJVe1XwNzCo/F5rUojT5/qnOpFJ+uo2+MLArJJg6yu9VzVfAqlz/AJhJ9Q+AmUz/FS7ZcIDp&#10;RP+U518D08yHjvkG1mT5g8qblSbJn3JoPWCl6dmmFP8amGZ+DMwovw/M5PevcAuTA4yOPbuJlKvm&#10;K2BVcn/AMZPbH3DMpPYH5kJn9qfE/hpYpfy+uTBp/cGsNFn9gWutk/pTTn8FDPOvnEd8r4dnYOEU&#10;9uxnKk/HTEL/ChdSOaKk4+JelCmdvwZmlR9uugusXHhjYJr/gY7pVP6UyV8Ds8rPJRq1HUOOTj9K&#10;JOdyFWllx2zVfODC+lXzFba6ah5f2PG4Zqvm04d4HHRaCmvkZjoC9avmHXRaCrjgg/Kpa9bZqnm+&#10;Rb4OS1D/LizOXnaArpQEcqE4j79GZ8PfdOWGg07Hv0TmzYXGBMCRZE0EHIXAVR7/nGogPHR6QoDM&#10;R6dlEcwIzr7q52qumnd4pyXBPquPrpRF6Nqi/l1JNjAknOpVoIMdRz51ja7K4w8iFcoYK+dsEEOh&#10;/l3IhqI7v2reQaclEcZRlJ42CZ2Wxbrx9zd0Hn+umq/RVXExvsLmStYExuljbbVFsZExbhXyLIoO&#10;jVFr70u2yuNfBPbORMcgc2eFCY/XEbpSEttcNe/wTksCi4C/hpmqeSJz0ZkYOZKsDpJz1XyNrgqT&#10;ubrFsSgmTuZPOTvW2ATKgVfCV58Xczbl8Tvo7KwI1n/KXyxnRaqBqPXOVM2vsOHq6Z2+ZK4J4uWm&#10;Cpi5ysDhnYmYU5VBjc6GzGt8waHew/Wr5mveVVXzITq9VoTotCxWa3+d1YFzrpp30NlZwbWGHu/0&#10;WpFqDWve2eCZvjHh8E5Hz7lqvkZXxc9ca+igMwF0qjV00Om1gua2i66UhFTNO+i0JODvUs2Xh87M&#10;Cq75ctBpWQCZj66UBNAFHlQVSSP4ddGZUBpkrr2zsXSATgfTuWq+5l1VNc+1hg7vTDydag1r3tmA&#10;OjifcqvmHXRaErnW0ENXyoLJXN7ZqNrfHWx0WJ2r5mt0VWDNtYYOOhNZp1rDmnc2tA4sio6tc9W8&#10;g66aFcE6a8LraK0w8fUqsMY6wM5V8zU6cCkvUOwthiG2XzVf884E2dE6q6PsXDXvoNP2aQBdaaHC&#10;QLsxVfP0VVnP3ulQG7/y/buqaj6ydybaTrWGFe9s1XzgBfhV8xXvnKp53/usquZ77xPZMHe3OUt5&#10;d48/+HgbSdX53+Ev79M/2I3BoftW0leHk7AhOCKWtMhhYlgXIu5SB4epJQm+y+gbIceqxK1LatMw&#10;uVTyTM1/zwPtEkdGWs9DnZj7LqnviCRS7tZw65L4PjHvXdLe4WtPaV2qd7q82WEwUrszsXQnp4Nt&#10;uwzf4dalbqdLGx4ml6qdiUU7r7WG0VeuaP2h2ZRisVTwMFC5K1U6E4t0pEbntdYw/gLba63hFGMl&#10;XzvbvtYaDkxPfGkxL46vtYYDM06s2DevNUz29XMKyhDhUUGZ/z157DzDlmNdTzMqyo9PZMMp7bTn&#10;hLYmEY0UbNCpA5qaRjVWioE4CG2NUaURwttKjJD0cXmmXHvafyN2DY8xFxOMUFE+ILXF0QKkLD3J&#10;M/VIp0NEJQUM8laeiSr5t50TJy/lmYiMqOWlJMjXZWW071tyLlKOLK0RDufxdm6v9C/PPF5oK/U5&#10;zJXsoeOQYEhadKxCbQ1T5cKBESrLC0Edcy9Ph66kJeIenXQAZUcnLcszCy8FGbi7cGjEtGWOtjpL&#10;Lm3IM7WVvfiuGF3eylNRjRQB5R7Hyu0S+hEtzpwYmTfT5mAuDMPhwBC/pNBpWNsy1UgRY+4R+26D&#10;PSYjWUk71iM6a4JMO2870qNcctPRiTTlmedXkkTaQgutTpqEIxU3CVf6al3YUlbuYaYkou7qAkEs&#10;zzwDkmoPt5QM4Uidk5QwDdsFKWEaprKzXDDLM8+lVG46wisraWlDdANMfi1h+vByfP9A21VvqKbk&#10;3fH2159O+R8+np+//x39W/wx++Xp8YC/ns9vL+5fXp6v37w539zvn3bn754ePv+Lrli7yxImdp9y&#10;jcvX/6Lrho4UYBJeS5i+hmhhQmwJEy+6Wbx/eSZ9w1eWn/98vPnrWRTx5j9+Tm+I7Aya2buP/368&#10;3b+92EFj+S4HKUQ6vn8/wz1fm7wM9ydV+19eZjd4g1QSLmHq7K/88hNLmDY4cNjggjpgLWuKytS6&#10;rZ/CossJsPvuJ//A6+iO1pnofpawl91BZxMRH0dsllceJqxOXUvTSpgiTBBj11KICYwuMSFZ0eET&#10;4uOupYklTOkLFM45VcnzXJBTc8pkcAGSB8skcAWZKprrcaVQyfgYmD7wioCVrMeprX/EollPk8A/&#10;sy25z1Sebpm8LWQ3zj2WfVINU4RMJ20RlYvMCCBCVvI/f/qzPvjR7Ac3/KoEnbBFVC4yLYHASOh0&#10;rXTragWMHPdiHsV2Qqs/5y50Ru71PCracP+fOI+Cr4njlM/fdoJ4adXpg5bkEFMqIwW9Es7278Xp&#10;zeFKdpyFTt7KU7nXI9tFKcqYRDTi86coYxKRbKwJYHn6bJC3rx4/vFtWnMPx92Me//PDzTX+mz1+&#10;/FV5/Mfn/QHxwPvj6Wn3cv7ueLp7c3vafXw43D09vsHh/OoNfvXy4bS/yI08TWrjaXf664fn394c&#10;nxCWPbx7eHx4+ZWbA3ICdfj5p4cb8hbpH+Agwil8uIXjB8NrPMy0+SRk6UcI9h5u2MecHY4/3O8O&#10;d/vfn5/3Ny/Emv5fnU7Hj/f73S3inLSLoVuhkWkg7x4fnv/48PhI05L+zkM+TeEaXNeHm/2Px5sP&#10;T/vDS2Ldaf+I0R8P5/uH5/PF7HS9f3q3xzBP/3bLgOAqn27+E7jZ/Ty/nPYvN/fU+XuAyP8e1qZ7&#10;wYh7kIR/kj+NlI8UFa1R7Mt9iT+9oIR9uhOgv49UPGpzt8MJMFntdj+nnAgKuU/nlz/tj08E+XAk&#10;zpHPL7Dyn/jHbxV6wiEqQ09ejL9Z6Nm0q2S5X2PPrxB7clWONQ08ib508ImSg7Sy4psM2Z2T2UKZ&#10;qHyBhhyFyFz5xOgT9Qio6qUb8sfiT/RsSGz8ufA/wKHjTxAhNbHqzjjiuErSRaUccbpMoEZl3HC6&#10;s8P7tEUZBqG6wv90hHbCiU0uqjIK4hi0RkUnRcoJRwGGB8uUEYHK45aJQVF7gu93eEIseY+PILoM&#10;s0VES9RautBK5iO86e/GLzcSzEUaqE/xeeZcpeFwzQgAn1HzoZUSIOwu12wc2qIu0+MaefT9ngLX&#10;D9XQbPnQEjmNHtdsIBp8Z8PqfzArnes0HGh2CgRf3NSRaPTBTfO9TeiaPzWdWLSGVsWi0EmPa6Zu&#10;CFTeNCArWU6qaBrouiEuG3KgGRGkmyvq/R9TNJTKwSp7ZmqGYGaR9e7MUMoI7HWNv/3hQDPTYMVl&#10;fg40NQ2IyuMaHZYqrlGphQNNVwzxtRo1tKpeaOELlE4iu3Hi+3++QE21EIxHAK00ReliDQeanQao&#10;2/F0zdQKgcrlmpFBS+UzHtdKGWzRmLdGVZVCgUDp/KrgWiBQUycErkEGDjTK4OxaS5dr1FyryoSC&#10;T7nbyzV8rpnLNVBQ6AtUVwnx9RoONCOC6Pva9noNf203FULgGtTD4ZouEeILNmpo+DdqTq1w35an&#10;a6Y+CFSerpEXr2YoFVZ40NQ04I9qOtDMNIgWKn3FBlG50IwMWnIWPGhqGnBtUA2tKg0KPqttKoNA&#10;5UEzhUH4IIO/vOvKIL5mw4FmRLAKpoEpCwKVC83IIDIeuiyIL9pwoBkRRKuB+ZJmYDxMSRBCSH95&#10;1zVBmMaeXasqgsh+O9++NQVBqeSmWkNNPRBmKLw/R9d0QRBftlFzrfqIJl8zUK+hphoo3TJQQzMy&#10;aK98k4v2C5PL123U0KpaoEDXkDzSN4aYxdc1UwkUTgNdCsQXbjjQ7DQIYjzz9cwgyDNlQFgNfK7p&#10;OiAuA3KgGRFE30OzRUBBRGU+nQmHzbce7qUbNbr60g0ut631zV66kcptK4VrzMczQzfcvXbDw2dM&#10;UvT5THvtRippdfAZcbSkxM5k5Y8D9V5IunjDwVcFzFw26vDPRMypbLTGV4fM/sLVmJPbKGi2UXP0&#10;oUX6pFE5a1Pxo4PPyKNdRvhUxJAu3/D4Z+QRTY+GMqk6eeBwMJgfdfDsz133+g0Hn42fQ3w6gI7x&#10;GUvVBj6TewGHh8/II/xwsImii/mL7enXY9O/p2PT8DtWr2V8kZhey/gizpBDjFOr108G4uyT6kro&#10;BO75eKbkOVynhUWPmEPeAx3IjX1/8Z/5k4Fp8J+RrIHVaeijU9jVAauxnZEYHSVr0AJe0kk2gzxz&#10;SkdqDdM+tSZv5ZkzI7iplLSI4clLeSai1F9X6iwv5VkSYcd9vDs4ZkNEuep8uBQnM0F4JVjkmTDl&#10;apIRopRmMowp558P58fkbJsRosTNrgJfEMszIc88aPjQMBQMucLQBDhWg/xMVNjIHqRK+jJSJ5XZ&#10;PlKHkhmBzdGhHunOJqAfo0riwZbnYFtwGqmt4TygXLXfVbILz+WZeJ99iG4eylvJFqrTrOxIopmb&#10;a6BGRkw3amMsIzzOac0j8qItcbQ1IvtMNaJHkkg9rJMZ/Yh+Z04MT5VJk46yuDFCBD9D+pFvJRip&#10;d8tUY5yfJp9Auwe0KLULdySNJNSiNJ87OtFPeWYtTv2PVbIhOAL3cN/yEPeyflczQvcItk3Q22k8&#10;zlQjPWbZj9XhGb4K6lgSop2yBEWSoPNlcG/sc1ZJEmMVY0mqIxVjeSjDyp5ctpEqqEQ0UkY3SYfy&#10;KlTV2gmf84qW2hrR2szREaqsaWNUaU0Y+a6XlbWgFu3A4vtaDfbPlhvKe782A4xnOyUcUg7pP01y&#10;aE72+jbJobhRM1moOm+xoUwQzg7tAgnJeJPUzxn9gYzWv//sUD4UKNJDk23/ZumhtFNJPs8y1XD3&#10;X+Vq1pSQQFwW1zvg8ePDYT8pA5diwtlHeJBL7JPTzsCnfLzvdPxwuIWDsbumFOo/5L9fdg+P6W8O&#10;cHJ1KSUhpxzfVHRKfgkxlqtOaXbiv/8wOeh8JmTtDEcy/3R2hkf1rZLQF5RwAC3PnUpO7YLOG9nG&#10;dPsQgf7/Q9gY+C9Wd/iehS+epXyZDQobjd6azGkXgnOUZRNJuPmpOcpNg7Owy/SpZJVrWpxccY0s&#10;dc0Go/+AH/zj7nQL150iO4NRlc0Abpltg47c3roDpt+8mW3nyH9weivP+oLezLlS1BtUssO9pSpN&#10;pzf4xh0NvnXjjQ3rajm2kJOYGF1T243fnTppDfqzx6xhhx3TiZt8yOoMsD9kBVXAz/58Nd2kGvbY&#10;MZ57XAZjLPk+5/SsSl+wvaaYGolQnaxuG0oFdMZIe2Md64MeKb4pxRj12B+q0hjxMSK/x5L3C3+M&#10;5msGYKo/BZ2EZG+MJe+jHjvOD8uxz0fmMa6DMXaKD6qAqzYZmUshwFprQlQy8hYJvy5X+2Rk9MiH&#10;6JXi9HnIaYgtfZjA61CbmsDWUAjaKU7QYcf3kQ473hNPOQvZkSK+l953mM656yF2fM894iOH3hD7&#10;JGTuMbA4KgUZteqehbMZyA0l4jtMVRnIWyQgu1LsM5BDKdKGZjkZG8pp9TrsmE9DRNa832HJel+K&#10;5isFTdhhx3vuMLA35Op3arPxZ3+fd5zn4gZFHM4Q+8xj6hEZK+4QVd5x1GOn8iM9dsznHqkEyNHU&#10;Pu0YVIHe9CnHWVOh9u4YS63fIh/Q77HkfTBGbEsqxYnsDe1idhLacsaxM0Y6Feyooh47S5/HSGUl&#10;jhz7hGPiKhZad4zqi37B/F91Sj/SY6n2W3w+0++x5L0/Ofqv+aUO5yhU8IbY5xrzEAODozKN8aEy&#10;z+DUecY+U508Y0eM/QcIgCvqsVP6zNRgOvYfH6Ax4oJ6l6kqydhnKq7o0poamDiVYrxFAr3bYZ9i&#10;DFh+h9iTndRhn2BMI4QO+h12ag+qYGrY5OJIb5zkYkeKfXbxQI+dyg9rKnbg+4m9vQoMjsosLvQG&#10;myKfkXQmRxfDl3XDViOK3sqp6TAxRk3EclQ0TExZn0TdnQOOkEPQTC4XCY6QwzgxObst4NQIOWw6&#10;kcNDT8dcw+TkfDM5x6CjrZPnzORywD7SOrSCyeUQZ5icfFYi7679HCHPIoVPOWWo3T3206SaEyq2&#10;3anzMJh8ayXquiaBQRoKD/VvvfZ+mlTJxSFGdpkEw9ipLIrJp0k1H0Vuu9yC4dbz+eY25auOqli+&#10;DWCLhXuKVKkCiLB3x7rDYPJm2rY7Rx0hz3MVC94UMLSWEZjuqHGk9TxXu+PEYXJaR6h1FKJMAUOL&#10;AJNPkypZcCZXczWJ6zPywGjd4USwNW+p98fL6aiUimrQa/cFhf69HE4mumRiOzJ5Kc+SqJOVvJSn&#10;6nEaVdWhHJXWiTF5JLAySTjDI+nIBJw8y5F0xkFeylONZBpV1WE8kjZbebE10UjanLkldIJOngml&#10;UI2cYDfkvkETUIqf+CetyDO11uQJPNxnkw3gNKq0uQpNl67kmbvM3+2YSDYygJZujsE4R1oTGUwk&#10;G2GutGb5EevAXDIdRByhEmTuwJkckhsq9HjYFoFmdTtJbkI1whsZwkSyagDCHCjGa1bEWFYEzi3v&#10;rj/e4bZcsOvutHu+f7j5cfeyK/+ZTzev9+3x/vh4uz99//8BAAD//wMAUEsDBAoAAAAAAAAAIQAr&#10;55n8jgQAAI4EAAAUAAAAZHJzL21lZGlhL2ltYWdlMS5wbmeJUE5HDQoaCgAAAA1JSERSAAAANgAA&#10;AA4IBgAAAGRs7x0AAAAGYktHRAD/AP8A/6C9p5MAAAAJcEhZcwAADsQAAA7EAZUrDhsAAAQuSURB&#10;VEiJ1VZNSCNnGH7mJ6bVaBLNaogSraKBFHrRpiebjFHRBP/AQ1lRivZgUXEPpepF7KUteonsghcF&#10;S6seWuiyrGnprsa6J3G9CBaMRjsQt24qToxax2Rmvl46MAS7de2h9oXv8jzP+77f8828Hx8IIfi/&#10;rXg8bgRAhoeHv/g7DY1bHMXFxXxnZ+fXN8m91cbOz8+zRFF84ya5bDgcrjCZTPH8/PzY6urq+zs7&#10;O+Umkyne3Nz8SKfTpQBga2vr7bW1tfcAoKamZrmkpOTX9EKXl5f6xcVFvyAIZgAoKiqK1tXVPaFp&#10;WlE1kiSxe3t7pRaL5Sg3N/d4eXm5Zn9//y2dTpfy+XxBi8VyBACyLDORSKRMURT67OzMEA6HKwCA&#10;YRi5rKwskt5b3TfLslJDQ8OPBQUFLwGAdHd3zzQ1NT0CQNTlcrnWTk5OckZGRj6naVpWcaPRGN/d&#10;3S3T/s+CIJicTucWAEJRlEJRlAKANDQ0/JBKpVhVF41GCwGQoaGhL71e71NtP7vdzsdisTuEEMRi&#10;sTtaTl15eXlH2hkbHBwM+P3+x1qN1Wr97a8+IFlZWWddXV1fCYJgEkVRPzEx8QkA4vF4QpWVlc95&#10;nreLoqhfWlqqYVk25Xa7V9TNplIptra29glFUcrc3NxdQggkSWJGR0c/A0B6e3un0o0ZDIbT/v7+&#10;+/F43CiKon5mZqYbAGlvb/+WEAJZlmme5+1ms/nY7/c/5nnezvO8PRqNFmqNGQyG056enunj42Oz&#10;KIr6hYWFDyiKUhobG4MAQJxO51YymdRpv0JpaWkkIyPj8uDgwKbFOzo6vqFpWhZFUU8IQTAYbARA&#10;+vr6Hmh1iqJQHo8nBIDs7++XaI253e4VRVEord7r9T41mUyCFrNYLL+rZq+6FV0u15okSYyWa2lp&#10;eajT6ZI0AFRXVz9T50mNgoKClw6HY9tms73Q4lar9VBRFFqSJBYANjY2KgGgo6NjTqujKIqo2Pr6&#10;+rtazuv1LlEURbRYUVFRNJlMZqTXSJ8nbXAcF2IYRtZihYWFB6lUSke/qsA/FQYARVFoAMjOzj5N&#10;51RM1bxO3evoXsXf6uv+ugdwVfxrYzk5OQkA2NvbK03nIpFImVbzuvGfGvP5fEGGYeSxsbEx7Ywc&#10;Hh5aA4HAPaPReOJ2u3++0eZoWonH46ab5LI3SdJGRUVFOBAI3BsYGLjf1tb2fXt7+3eyLDNTU1Mf&#10;C4JgXlxc9GdmZv5xk9oej2dlfn7+bmtr68Pc3Nzj7Ozs08nJycHr5LIcx4UcDsd2OlFVVfX84uLi&#10;zXS8vLx8J/026u/vf5BIJHLGx8c/DQaDPgCw2WwvZmdnP6yvr/9J1en1+kuO40JXvVycTucvHo9n&#10;RYtNT09/lJ+fH9vc3HwnkUjkGI3GEwBgWVbiOC501SvE4XBscxwX+hND0Nz1WkKdCgAAAABJRU5E&#10;rkJgglBLAwQKAAAAAAAAACEAT0bH9pQBAACUAQAAFAAAAGRycy9tZWRpYS9pbWFnZTIucG5niVBO&#10;Rw0KGgoAAAANSUhEUgAAABEAAAASCAYAAAC9+TVUAAAABmJLR0QA/wD/AP+gvaeTAAAACXBIWXMA&#10;AA7EAAAOxAGVKw4bAAABNElEQVQ4jeWSMUvDUBSFj1JKO0VpXZqOFUGkQ0sLhQpu3UKGEJeMji4O&#10;/opCp25ZXaJLcHMrVBx8vAwSAiHZkkx5j9Sp4PJcrIRag4MdxAt3Oh+Hc7kHQgh8t6ZpXgAQURQ1&#10;i7hd/MJs36Tf7z+Px+NrSZJei7gdIcR2k/x0SmmaHlBKu47jdBaLxZ5hGDftdvtlHcyybN9xnA6l&#10;tMsYqyuKcj8cDh9XugAgKpXKEoCwLEvf9EZZluM8N5lMrj5fbFnWeRiGrdlsdlYUeTqdXnqed+z7&#10;/tGXc3RdvwUAxli9yERVVRsA4jhurmt/pGz/1KQ0n89POee1IAgOAYAQ0iuXy2/VanU5Go0eViAh&#10;pJckicw5rwGA67ontm2rAIDBYPCEj9bmt9FoJPnGapp2t4kDIN4B2k3BAuKQYyYAAAAASUVORK5C&#10;YIJQSwMECgAAAAAAAAAhAGB8A0xcBgAAXAYAABQAAABkcnMvbWVkaWEvaW1hZ2UzLnBuZ4lQTkcN&#10;ChoKAAAADUlIRFIAAABDAAAAEAgGAAAATdDCKgAAAAZiS0dEAP8A/wD/oL2nkwAAAAlwSFlzAAAO&#10;xAAADsQBlSsOGwAABfxJREFUWIXlV21MU1cYfm9vb9tbbEFRkAl0uBJpC2tZi/hBtBhFdBYwblJk&#10;icIPkARImL+cZj+Mzj8LCUK2zh/g4gAzQhA0CJsBRTYpVpSuggQRLQ5kxQLt+Lq37dmfneWuETVo&#10;thif5CT3Pu/Hfc9zz7nvuQRCCN4m6HQ6C8MwAqvV+uGbzs170wnfZvDxRX9/v6KxsTF9fn5eRFEU&#10;q1Ao+rdv335VKpW6sI/X6yWbmprSent71QAAfD7fs2fPnssajeYuN6nNZot1OByrkpOT27m81+sl&#10;29vbk2Uy2ePo6OhBAAC32y0xm82JMTEx91euXDlRU1NzwG63R1IUxe7du7dBqVT24fi2trZtbrdb&#10;wrIsdfXq1e2Y37x58y80Tc+ZzeZEgiDQ+vXru69du6bv7OxMkkgk7vT09MYHDx7IExISbgUGBk77&#10;i3D79m2t2+2WAEIIqqurD/B4PK9YLJ5RKBR9crl8kCRJT3JychtCCBBC4PP5iOzs7B8AAIWHh48o&#10;FIq+wMDAKYIgfLW1tUbshxCCrKysGpqmZ7kcQgimp6elAIBKSkpKMdfT0xMPAOjIkSNfr127digs&#10;LGxUJpM9IknSI5FIXFarNQ77SqXSaR6P5yUIwkfT9Cwew8PD7yOEQK1W39VoNHcyMzMv0DQ9Gxoa&#10;+nT16tVjXV1diQCATp069YV/TVNTU4FisXgmIyOjARoaGjJIkvTodLpbTqdzOXZyOp3Lm5ubd+H7&#10;o0ePfgUAqLi4uMzn8xF4ciqVyiYQCBauX7++5XXEEAgEC1VVVYcw39XVlSgUCue1Wq2Fm0Or1Vri&#10;4uKs/rmxGCRJevR6fbvL5ZIghGBmZkaM42Qy2SOv18vjxpSVlRUDAGptbU0BlUplk0gkrvHx8ZDn&#10;PQAnxKuGYRiKa7NarXEAgAwGQ9PriJGXl/edv7/RaKwFAOTxeEjM6XS6Wy8SQyQSzU1MTAT72yor&#10;K3MAAF2+fPljLq9UKu/J5fJBn89H8O7du6fatGnTryEhIX8s9mF58uRJ+OzsrHjHjh0/UxTFcm1x&#10;cXG/RUREjAwMDKxbLP5VEBsba/Pn8P5GCBGYIwjihe1v3bp1A8HBwc/8+aysrNrg4OBnJpPpMOY6&#10;Ojq29PX1KfPz878jCALxAAD8J7gYFvN71fg3gZeJsZhdJBLN5+bmVjY3N++22+2RAAAmk+mwUChc&#10;yMnJqQL4u7V6vV7yVQpZzO9V498EXibGi1BQUPAtAMDZs2fzHA7Hqvr6+n379+//Ea8kfnR09KDZ&#10;bE50uVxSbhvlIiwsbEwoFC50dHRsQQgR3IKGh4ej7HZ7ZEpKyk/cglmWpRiGEQgEAgbzQ0NDHyx1&#10;ItzcS42Niooa3rVr15XKyspcmqbnGIYRYIEAAHjHjx8/6XQ6V+zbt6+eYRgBNng8Hr7ZbE4EAJBI&#10;JO7c3NzKnp6ej06fPn0U+7AsS2VnZ1cTBIGKiorKMa9Wq3s9Hg+/tLT0c8w5nc4VBw8e/H6pE8EI&#10;CAiYsdvtkSMjIxFLiS8sLKwYGxsLO3HixJdqtbp348aNN/8xIoSgtLS0BABQaGjoU71e356UlHRD&#10;KpVOb9269Rr+6rIsy09NTb0CAEir1Vr0en17ZGTkYwBA5eXlhf7dR6fT3QIApNFo7mzYsOFmUFDQ&#10;5LFjx07CIt3kzJkzRf4dID8/3wQAiGVZPuZaW1tTRCLRHEEQPoqiGIqimIcPH0ZxzxmLdUV8XpLL&#10;5YMAgEwmUz7XRuB/k7a2tm0XL17MwEtbqVT2GQyGS2vWrPkdCzc3N0efO3fuEPcEajAYLu3cubPV&#10;/w04HI5VFRUVhePj46E0Tc8ZjcYLWq32dl1d3acxMTH34+Pj7wAATE5OLm9paUnV6XQWfCrFsFgs&#10;usHBwWij0XjBf2t2d3ev9/l8PACAtLS0poCAgJmWlpZUgiDQ8+rhYvfu3c2dnZ1Jo6Oj7y1btuzP&#10;f62Md2nY7fYIkiQ9BQUF3/jb/vfi/qvR3d2dUFdX90lSUtINkiQ9NptN9c6KkZmZeQEAUFBQ0OT5&#10;8+c/e57PX1aNDhBuUaGWAAAAAElFTkSuQmCCUEsDBBQABgAIAAAAIQAIomTs3AAAAAUBAAAPAAAA&#10;ZHJzL2Rvd25yZXYueG1sTI9Ba8JAEIXvhf6HZYTe6iaVVonZiEjbkxSqhdLbmIxJMDsbsmsS/33H&#10;XuxlmOE93nwvXY22UT11vnZsIJ5GoIhzV9RcGvjavz0uQPmAXGDjmAxcyMMqu79LMSncwJ/U70Kp&#10;JIR9ggaqENpEa59XZNFPXUss2tF1FoOcXamLDgcJt41+iqIXbbFm+VBhS5uK8tPubA28DzisZ/Fr&#10;vz0dN5ef/fPH9zYmYx4m43oJKtAYbma44gs6ZMJ0cGcuvGoMSJHwN6/afC41DrIsZhHoLNX/6bNf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DHx1SFMCsAAAQIAQAOAAAAAAAAAAAAAAAAADoCAABkcnMvZTJvRG9jLnhtbFBLAQItAAoA&#10;AAAAAAAAIQAr55n8jgQAAI4EAAAUAAAAAAAAAAAAAAAAAJYtAABkcnMvbWVkaWEvaW1hZ2UxLnBu&#10;Z1BLAQItAAoAAAAAAAAAIQBPRsf2lAEAAJQBAAAUAAAAAAAAAAAAAAAAAFYyAABkcnMvbWVkaWEv&#10;aW1hZ2UyLnBuZ1BLAQItAAoAAAAAAAAAIQBgfANMXAYAAFwGAAAUAAAAAAAAAAAAAAAAABw0AABk&#10;cnMvbWVkaWEvaW1hZ2UzLnBuZ1BLAQItABQABgAIAAAAIQAIomTs3AAAAAUBAAAPAAAAAAAAAAAA&#10;AAAAAKo6AABkcnMvZG93bnJldi54bWxQSwECLQAUAAYACAAAACEANydHYcwAAAApAgAAGQAAAAAA&#10;AAAAAAAAAACzOwAAZHJzL19yZWxzL2Uyb0RvYy54bWwucmVsc1BLBQYAAAAACAAIAAACAAC2PAAA&#10;AAA=&#10;">
                <v:line id="Line 75" o:spid="_x0000_s1027" style="position:absolute;visibility:visible;mso-wrap-style:square" from="106,1540" to="106,1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+WZwgAAANsAAAAPAAAAZHJzL2Rvd25yZXYueG1sRI/disIw&#10;FITvBd8hHME7TRQRqUZRcWHBvfHnAY7NsS02J6WJbfXpNwsLXg4z8w2z2nS2FA3VvnCsYTJWIIhT&#10;ZwrONFwvX6MFCB+QDZaOScOLPGzW/d4KE+NaPlFzDpmIEPYJashDqBIpfZqTRT92FXH07q62GKKs&#10;M2lqbCPclnKq1FxaLDgu5FjRPqf0cX5aDbv3rtlOfq6Xm2lppo7Hw+HxVFoPB912CSJQFz7h//a3&#10;0bCYw9+X+APk+hcAAP//AwBQSwECLQAUAAYACAAAACEA2+H2y+4AAACFAQAAEwAAAAAAAAAAAAAA&#10;AAAAAAAAW0NvbnRlbnRfVHlwZXNdLnhtbFBLAQItABQABgAIAAAAIQBa9CxbvwAAABUBAAALAAAA&#10;AAAAAAAAAAAAAB8BAABfcmVscy8ucmVsc1BLAQItABQABgAIAAAAIQDv5+WZwgAAANsAAAAPAAAA&#10;AAAAAAAAAAAAAAcCAABkcnMvZG93bnJldi54bWxQSwUGAAAAAAMAAwC3AAAA9gIAAAAA&#10;" strokeweight=".09761mm"/>
                <v:shape id="docshape223" o:spid="_x0000_s1028" style="position:absolute;left:80;top:1590;width:53;height:89;visibility:visible;mso-wrap-style:square;v-text-anchor:top" coordsize="53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f0vxAAAANsAAAAPAAAAZHJzL2Rvd25yZXYueG1sRI/RasJA&#10;FETfC/7DcoW+FLOxUhtSV1GLIIhIYz/gkr0mwezdkN3E9O9dQejjMDNnmMVqMLXoqXWVZQXTKAZB&#10;nFtdcaHg97ybJCCcR9ZYWyYFf+RgtRy9LDDV9sY/1Ge+EAHCLkUFpfdNKqXLSzLoItsQB+9iW4M+&#10;yLaQusVbgJtavsfxXBqsOCyU2NC2pPyadUZBlsjjtiu+u3xz2k358KZn/YdX6nU8rL9AeBr8f/jZ&#10;3msFySc8voQfIJd3AAAA//8DAFBLAQItABQABgAIAAAAIQDb4fbL7gAAAIUBAAATAAAAAAAAAAAA&#10;AAAAAAAAAABbQ29udGVudF9UeXBlc10ueG1sUEsBAi0AFAAGAAgAAAAhAFr0LFu/AAAAFQEAAAsA&#10;AAAAAAAAAAAAAAAAHwEAAF9yZWxzLy5yZWxzUEsBAi0AFAAGAAgAAAAhAOHZ/S/EAAAA2wAAAA8A&#10;AAAAAAAAAAAAAAAABwIAAGRycy9kb3ducmV2LnhtbFBLBQYAAAAAAwADALcAAAD4AgAAAAA=&#10;" path="m,15l,4,21,,33,r,11l21,11,,15xm33,79r-12,l21,11r12,l33,79xm53,89l2,89,2,79r51,l53,89xe" fillcolor="black" stroked="f">
                  <v:path arrowok="t" o:connecttype="custom" o:connectlocs="0,1605;0,1594;21,1590;33,1590;33,1601;21,1601;0,1605;33,1669;21,1669;21,1601;33,1601;33,1669;53,1679;2,1679;2,1669;53,1669;53,1679" o:connectangles="0,0,0,0,0,0,0,0,0,0,0,0,0,0,0,0,0"/>
                </v:shape>
                <v:shape id="docshape224" o:spid="_x0000_s1029" style="position:absolute;top:166;width:27;height:1082;visibility:visible;mso-wrap-style:square;v-text-anchor:top" coordsize="27,1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L6wQAAANsAAAAPAAAAZHJzL2Rvd25yZXYueG1sRE9Ni8Iw&#10;EL0L/ocwgjdNFVa0GmUVXJb1IHYXxNvYjG3ZZlKaWKu/3hwEj4/3vVi1phQN1a6wrGA0jEAQp1YX&#10;nCn4+90OpiCcR9ZYWiYFd3KwWnY7C4y1vfGBmsRnIoSwi1FB7n0VS+nSnAy6oa2IA3extUEfYJ1J&#10;XeMthJtSjqNoIg0WHBpyrGiTU/qfXI2C3XrzaNrUrPXP+cuePk5ydJztler32s85CE+tf4tf7m+t&#10;YBrGhi/hB8jlEwAA//8DAFBLAQItABQABgAIAAAAIQDb4fbL7gAAAIUBAAATAAAAAAAAAAAAAAAA&#10;AAAAAABbQ29udGVudF9UeXBlc10ueG1sUEsBAi0AFAAGAAgAAAAhAFr0LFu/AAAAFQEAAAsAAAAA&#10;AAAAAAAAAAAAHwEAAF9yZWxzLy5yZWxzUEsBAi0AFAAGAAgAAAAhAJMNIvrBAAAA2wAAAA8AAAAA&#10;AAAAAAAAAAAABwIAAGRycy9kb3ducmV2LnhtbFBLBQYAAAAAAwADALcAAAD1AgAAAAA=&#10;" path="m27,1081r-27,m27,541l,541m27,l,e" filled="f" strokeweight=".09761mm">
                  <v:path arrowok="t" o:connecttype="custom" o:connectlocs="27,1248;0,1248;27,708;0,708;27,167;0,167" o:connectangles="0,0,0,0,0,0"/>
                </v:shape>
                <v:shape id="docshape225" o:spid="_x0000_s1030" style="position:absolute;left:106;top:299;width:1592;height:981;visibility:visible;mso-wrap-style:square;v-text-anchor:top" coordsize="1592,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Py6xgAAANsAAAAPAAAAZHJzL2Rvd25yZXYueG1sRI9Pa8JA&#10;FMTvgt9heUJvZtMERKOr9A8VD/VgWtTjI/uahGbfptmNxm/fLRQ8DjPzG2a1GUwjLtS52rKCxygG&#10;QVxYXXOp4PPjbToH4TyyxsYyKbiRg816PFphpu2VD3TJfSkChF2GCirv20xKV1Rk0EW2JQ7el+0M&#10;+iC7UuoOrwFuGpnE8UwarDksVNjSS0XFd94bBT5N9v3s+H5+zk/7YthJ/tm+pko9TIanJQhPg7+H&#10;/9s7rWC+gL8v4QfI9S8AAAD//wMAUEsBAi0AFAAGAAgAAAAhANvh9svuAAAAhQEAABMAAAAAAAAA&#10;AAAAAAAAAAAAAFtDb250ZW50X1R5cGVzXS54bWxQSwECLQAUAAYACAAAACEAWvQsW78AAAAVAQAA&#10;CwAAAAAAAAAAAAAAAAAfAQAAX3JlbHMvLnJlbHNQSwECLQAUAAYACAAAACEAx9D8usYAAADbAAAA&#10;DwAAAAAAAAAAAAAAAAAHAgAAZHJzL2Rvd25yZXYueG1sUEsFBgAAAAADAAMAtwAAAPoCAAAAAA==&#10;" path="m,936l145,904r145,16l434,773r145,38l724,736,868,35,1013,r145,334l1302,569r145,411l1592,861e" filled="f" strokecolor="#1f77b3" strokeweight=".1171mm">
                  <v:path arrowok="t" o:connecttype="custom" o:connectlocs="0,1236;145,1204;290,1220;434,1073;579,1111;724,1036;868,335;1013,300;1158,634;1302,869;1447,1280;1592,1161" o:connectangles="0,0,0,0,0,0,0,0,0,0,0,0"/>
                </v:shape>
                <v:shape id="docshape226" o:spid="_x0000_s1031" style="position:absolute;left:106;top:602;width:1592;height:219;visibility:visible;mso-wrap-style:square;v-text-anchor:top" coordsize="159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pBZwQAAANsAAAAPAAAAZHJzL2Rvd25yZXYueG1sRE9NawIx&#10;EL0L/Q9hCt40Ww9St0axiuBJqC223sbNuFndTNYk6vrvzaHg8fG+x9PW1uJKPlSOFbz1MxDEhdMV&#10;lwp+vpe9dxAhImusHZOCOwWYTl46Y8y1u/EXXTexFCmEQ44KTIxNLmUoDFkMfdcQJ+7gvMWYoC+l&#10;9nhL4baWgywbSosVpwaDDc0NFafNxSo4mvV+u51F/7n6vfxldD6OdvVCqe5rO/sAEamNT/G/e6UV&#10;jNL69CX9ADl5AAAA//8DAFBLAQItABQABgAIAAAAIQDb4fbL7gAAAIUBAAATAAAAAAAAAAAAAAAA&#10;AAAAAABbQ29udGVudF9UeXBlc10ueG1sUEsBAi0AFAAGAAgAAAAhAFr0LFu/AAAAFQEAAAsAAAAA&#10;AAAAAAAAAAAAHwEAAF9yZWxzLy5yZWxzUEsBAi0AFAAGAAgAAAAhADX2kFnBAAAA2wAAAA8AAAAA&#10;AAAAAAAAAAAABwIAAGRycy9kb3ducmV2LnhtbFBLBQYAAAAAAwADALcAAAD1AgAAAAA=&#10;" path="m,187r145,32l290,200,434,174,579,55r145,63l868,209,1013,55,1158,20,1302,r145,133l1592,62e" filled="f" strokecolor="gray" strokeweight=".29283mm">
                  <v:stroke dashstyle="longDash"/>
                  <v:path arrowok="t" o:connecttype="custom" o:connectlocs="0,789;145,821;290,802;434,776;579,657;724,720;868,811;1013,657;1158,622;1302,602;1447,735;1592,664" o:connectangles="0,0,0,0,0,0,0,0,0,0,0,0"/>
                </v:shape>
                <v:line id="Line 80" o:spid="_x0000_s1032" style="position:absolute;visibility:visible;mso-wrap-style:square" from="27,1540" to="27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+swwwAAANsAAAAPAAAAZHJzL2Rvd25yZXYueG1sRI/RasJA&#10;FETfC/7DcgXf6m5ESo2uoqIg2JeqH3DNXpNg9m7Irkn067uFQh+HmTnDLFa9rURLjS8da0jGCgRx&#10;5kzJuYbLef/+CcIHZIOVY9LwJA+r5eBtgalxHX9Tewq5iBD2KWooQqhTKX1WkEU/djVx9G6usRii&#10;bHJpGuwi3FZyotSHtFhyXCiwpm1B2f30sBo2r027Tr4u56vpaKqOx93u/lBaj4b9eg4iUB/+w3/t&#10;g9EwS+D3S/wBcvkDAAD//wMAUEsBAi0AFAAGAAgAAAAhANvh9svuAAAAhQEAABMAAAAAAAAAAAAA&#10;AAAAAAAAAFtDb250ZW50X1R5cGVzXS54bWxQSwECLQAUAAYACAAAACEAWvQsW78AAAAVAQAACwAA&#10;AAAAAAAAAAAAAAAfAQAAX3JlbHMvLnJlbHNQSwECLQAUAAYACAAAACEA5dfrMMMAAADbAAAADwAA&#10;AAAAAAAAAAAAAAAHAgAAZHJzL2Rvd25yZXYueG1sUEsFBgAAAAADAAMAtwAAAPcCAAAAAA==&#10;" strokeweight=".09761mm"/>
                <v:line id="Line 81" o:spid="_x0000_s1033" style="position:absolute;visibility:visible;mso-wrap-style:square" from="396,1540" to="396,1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XVHwwAAANsAAAAPAAAAZHJzL2Rvd25yZXYueG1sRI/disIw&#10;FITvBd8hHGHvNFFk0WoUFYUF98afBzg2x7bYnJQmtt19+s2C4OUwM98wy3VnS9FQ7QvHGsYjBYI4&#10;dabgTMP1chjOQPiAbLB0TBp+yMN61e8tMTGu5RM155CJCGGfoIY8hCqR0qc5WfQjVxFH7+5qiyHK&#10;OpOmxjbCbSknSn1KiwXHhRwr2uWUPs5Pq2H7u2024+/r5WZamqrjcb9/PJXWH4NuswARqAvv8Kv9&#10;ZTTMJ/D/Jf4AufoDAAD//wMAUEsBAi0AFAAGAAgAAAAhANvh9svuAAAAhQEAABMAAAAAAAAAAAAA&#10;AAAAAAAAAFtDb250ZW50X1R5cGVzXS54bWxQSwECLQAUAAYACAAAACEAWvQsW78AAAAVAQAACwAA&#10;AAAAAAAAAAAAAAAfAQAAX3JlbHMvLnJlbHNQSwECLQAUAAYACAAAACEAFQV1R8MAAADbAAAADwAA&#10;AAAAAAAAAAAAAAAHAgAAZHJzL2Rvd25yZXYueG1sUEsFBgAAAAADAAMAtwAAAPcCAAAAAA==&#10;" strokeweight=".09761mm"/>
                <v:shape id="docshape227" o:spid="_x0000_s1034" style="position:absolute;left:366;top:1588;width:59;height:93;visibility:visible;mso-wrap-style:square;v-text-anchor:top" coordsize="59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sluxQAAANsAAAAPAAAAZHJzL2Rvd25yZXYueG1sRI/RasJA&#10;FETfC/2H5RZ8qxtTFJO6ikgLhiI0qR9wyd5uUrN3Q3ar8e/dgtDHYWbOMKvNaDtxpsG3jhXMpgkI&#10;4trplo2C49f78xKED8gaO8ek4EoeNuvHhxXm2l24pHMVjIgQ9jkqaELocyl93ZBFP3U9cfS+3WAx&#10;RDkYqQe8RLjtZJokC2mx5bjQYE+7hupT9WsVFNefZTjM38rsmBWmOnx8FmlqlJo8jdtXEIHG8B++&#10;t/daQfYCf1/iD5DrGwAAAP//AwBQSwECLQAUAAYACAAAACEA2+H2y+4AAACFAQAAEwAAAAAAAAAA&#10;AAAAAAAAAAAAW0NvbnRlbnRfVHlwZXNdLnhtbFBLAQItABQABgAIAAAAIQBa9CxbvwAAABUBAAAL&#10;AAAAAAAAAAAAAAAAAB8BAABfcmVscy8ucmVsc1BLAQItABQABgAIAAAAIQA5jsluxQAAANsAAAAP&#10;AAAAAAAAAAAAAAAAAAcCAABkcnMvZG93bnJldi54bWxQSwUGAAAAAAMAAwC3AAAA+QIAAAAA&#10;" path="m3,14l3,3,7,2,12,1,20,r3,l36,r7,2l53,10r-30,l19,10r-8,1l7,13,3,14xm53,81r-22,l37,80r8,-6l47,70r,-11l45,55,37,49,32,47r-17,l15,37r17,l37,36r6,-4l45,28r,-9l43,16,36,11,32,10r21,l54,10r2,5l56,27r-1,5l49,38r-4,3l40,42r6,1l50,46r7,8l59,58r,15l56,80r-3,1xm35,92r-15,l16,91,8,90,4,89,,87,,76r3,2l7,79r8,2l19,81r34,l43,89r-8,3xe" fillcolor="black" stroked="f">
                  <v:path arrowok="t" o:connecttype="custom" o:connectlocs="3,1603;3,1592;7,1591;12,1590;20,1589;23,1589;36,1589;43,1591;53,1599;23,1599;19,1599;11,1600;7,1602;3,1603;53,1670;31,1670;37,1669;45,1663;47,1659;47,1648;45,1644;37,1638;32,1636;15,1636;15,1626;32,1626;37,1625;43,1621;45,1617;45,1608;43,1605;36,1600;32,1599;53,1599;54,1599;56,1604;56,1616;55,1621;49,1627;45,1630;40,1631;46,1632;50,1635;57,1643;59,1647;59,1662;56,1669;53,1670;35,1681;20,1681;16,1680;8,1679;4,1678;0,1676;0,1665;3,1667;7,1668;15,1670;19,1670;53,1670;43,1678;35,1681" o:connectangles="0,0,0,0,0,0,0,0,0,0,0,0,0,0,0,0,0,0,0,0,0,0,0,0,0,0,0,0,0,0,0,0,0,0,0,0,0,0,0,0,0,0,0,0,0,0,0,0,0,0,0,0,0,0,0,0,0,0,0,0,0,0"/>
                </v:shape>
                <v:line id="Line 83" o:spid="_x0000_s1035" style="position:absolute;visibility:visible;mso-wrap-style:square" from="685,1540" to="685,1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EiowwAAANsAAAAPAAAAZHJzL2Rvd25yZXYueG1sRI/disIw&#10;FITvBd8hHGHvNFFk0WoUFYUF98afBzg2x7bYnJQmtt19+s2C4OUwM98wy3VnS9FQ7QvHGsYjBYI4&#10;dabgTMP1chjOQPiAbLB0TBp+yMN61e8tMTGu5RM155CJCGGfoIY8hCqR0qc5WfQjVxFH7+5qiyHK&#10;OpOmxjbCbSknSn1KiwXHhRwr2uWUPs5Pq2H7u2024+/r5WZamqrjcb9/PJXWH4NuswARqAvv8Kv9&#10;ZTTMp/D/Jf4AufoDAAD//wMAUEsBAi0AFAAGAAgAAAAhANvh9svuAAAAhQEAABMAAAAAAAAAAAAA&#10;AAAAAAAAAFtDb250ZW50X1R5cGVzXS54bWxQSwECLQAUAAYACAAAACEAWvQsW78AAAAVAQAACwAA&#10;AAAAAAAAAAAAAAAfAQAAX3JlbHMvLnJlbHNQSwECLQAUAAYACAAAACEA9aBIqMMAAADbAAAADwAA&#10;AAAAAAAAAAAAAAAHAgAAZHJzL2Rvd25yZXYueG1sUEsFBgAAAAADAAMAtwAAAPcCAAAAAA==&#10;" strokeweight=".09761mm"/>
                <v:shape id="docshape228" o:spid="_x0000_s1036" style="position:absolute;left:655;top:1590;width:58;height:91;visibility:visible;mso-wrap-style:square;v-text-anchor:top" coordsize="58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fW1wwAAANsAAAAPAAAAZHJzL2Rvd25yZXYueG1sRI9BawIx&#10;FITvBf9DeIK3mlVQ6moUCQr10lK33p+b52Zx87JsUl3765tCocdhZr5hVpveNeJGXag9K5iMMxDE&#10;pTc1Vwo+i/3zC4gQkQ02nknBgwJs1oOnFebG3/mDbsdYiQThkKMCG2ObSxlKSw7D2LfEybv4zmFM&#10;squk6fCe4K6R0yybS4c1pwWLLWlL5fX45RTsznN9Oei35mQKNy0WVr9/t1qp0bDfLkFE6uN/+K/9&#10;ahQsZvD7Jf0Auf4BAAD//wMAUEsBAi0AFAAGAAgAAAAhANvh9svuAAAAhQEAABMAAAAAAAAAAAAA&#10;AAAAAAAAAFtDb250ZW50X1R5cGVzXS54bWxQSwECLQAUAAYACAAAACEAWvQsW78AAAAVAQAACwAA&#10;AAAAAAAAAAAAAAAfAQAAX3JlbHMvLnJlbHNQSwECLQAUAAYACAAAACEA7OH1tcMAAADbAAAADwAA&#10;AAAAAAAAAAAAAAAHAgAAZHJzL2Rvd25yZXYueG1sUEsFBgAAAAADAAMAtwAAAPcCAAAAAA==&#10;" path="m3,45l3,,51,r,10l14,10r,22l40,32r3,1l50,40r-30,l16,41r-6,1l7,43,3,45xm40,32r-26,l16,31r2,l21,30r2,l35,30r5,2xm51,80r-21,l35,79r8,-8l45,67r,-13l43,49,35,42,30,40r20,l54,44r3,7l57,70r-3,7l51,80xm34,91r-15,l15,90,8,89,4,88,,87,,75r3,2l7,78r8,2l19,80r32,l42,88r-8,3xe" fillcolor="black" stroked="f">
                  <v:path arrowok="t" o:connecttype="custom" o:connectlocs="3,1635;3,1590;51,1590;51,1600;14,1600;14,1622;40,1622;43,1623;50,1630;20,1630;16,1631;10,1632;7,1633;3,1635;40,1622;14,1622;16,1621;18,1621;21,1620;23,1620;35,1620;40,1622;51,1670;30,1670;35,1669;43,1661;45,1657;45,1644;43,1639;35,1632;30,1630;50,1630;54,1634;57,1641;57,1660;54,1667;51,1670;34,1681;19,1681;15,1680;8,1679;4,1678;0,1677;0,1665;3,1667;7,1668;15,1670;19,1670;51,1670;42,1678;34,1681" o:connectangles="0,0,0,0,0,0,0,0,0,0,0,0,0,0,0,0,0,0,0,0,0,0,0,0,0,0,0,0,0,0,0,0,0,0,0,0,0,0,0,0,0,0,0,0,0,0,0,0,0,0,0"/>
                </v:shape>
                <v:line id="Line 85" o:spid="_x0000_s1037" style="position:absolute;visibility:visible;mso-wrap-style:square" from="974,1540" to="974,1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nNEwwAAANsAAAAPAAAAZHJzL2Rvd25yZXYueG1sRI/RisIw&#10;FETfF/yHcAXf1sRFZK1GUXFB0JdVP+DaXNtic1Oa2Nb9+o0g+DjMzBlmvuxsKRqqfeFYw2ioQBCn&#10;zhScaTiffj6/QfiAbLB0TBoe5GG56H3MMTGu5V9qjiETEcI+QQ15CFUipU9zsuiHriKO3tXVFkOU&#10;dSZNjW2E21J+KTWRFguOCzlWtMkpvR3vVsP6b92sRofz6WJaGqv9fru93ZXWg363moEI1IV3+NXe&#10;GQ3TCTy/xB8gF/8AAAD//wMAUEsBAi0AFAAGAAgAAAAhANvh9svuAAAAhQEAABMAAAAAAAAAAAAA&#10;AAAAAAAAAFtDb250ZW50X1R5cGVzXS54bWxQSwECLQAUAAYACAAAACEAWvQsW78AAAAVAQAACwAA&#10;AAAAAAAAAAAAAAAfAQAAX3JlbHMvLnJlbHNQSwECLQAUAAYACAAAACEAaj5zRMMAAADbAAAADwAA&#10;AAAAAAAAAAAAAAAHAgAAZHJzL2Rvd25yZXYueG1sUEsFBgAAAAADAAMAtwAAAPcCAAAAAA==&#10;" strokeweight=".09761mm"/>
                <v:shape id="docshape229" o:spid="_x0000_s1038" style="position:absolute;left:945;top:1590;width:58;height:89;visibility:visible;mso-wrap-style:square;v-text-anchor:top" coordsize="5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kwBxAAAANsAAAAPAAAAZHJzL2Rvd25yZXYueG1sRI9Pi8Iw&#10;FMTvwn6H8ARvmuhhtV2jiLDgHvbgnx68PZq3bbF5KU2sdT+9EQSPw8z8hlmue1uLjlpfOdYwnSgQ&#10;xLkzFRcaTsfv8QKED8gGa8ek4U4e1quPwRJT4268p+4QChEh7FPUUIbQpFL6vCSLfuIa4uj9udZi&#10;iLItpGnxFuG2ljOlPqXFiuNCiQ1tS8ovh6vVgHKrrosus+qc7DeJ+5/+1L+Z1qNhv/kCEagP7/Cr&#10;vTMakjk8v8QfIFcPAAAA//8DAFBLAQItABQABgAIAAAAIQDb4fbL7gAAAIUBAAATAAAAAAAAAAAA&#10;AAAAAAAAAABbQ29udGVudF9UeXBlc10ueG1sUEsBAi0AFAAGAAgAAAAhAFr0LFu/AAAAFQEAAAsA&#10;AAAAAAAAAAAAAAAAHwEAAF9yZWxzLy5yZWxzUEsBAi0AFAAGAAgAAAAhADpeTAHEAAAA2wAAAA8A&#10;AAAAAAAAAAAAAAAABwIAAGRycy9kb3ducmV2LnhtbFBLBQYAAAAAAwADALcAAAD4AgAAAAA=&#10;" path="m24,89r-12,l42,10,,10,,,57,r,5l24,89xe" fillcolor="black" stroked="f">
                  <v:path arrowok="t" o:connecttype="custom" o:connectlocs="24,1679;12,1679;42,1600;0,1600;0,1590;57,1590;57,1595;24,1679" o:connectangles="0,0,0,0,0,0,0,0"/>
                </v:shape>
                <v:shape id="docshape230" o:spid="_x0000_s1039" type="#_x0000_t75" style="position:absolute;left:698;top:1726;width:408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oyHwgAAANsAAAAPAAAAZHJzL2Rvd25yZXYueG1sRI/BisJA&#10;DIbvC77DEMHbOnV1RaujiCDqbdfVe+jEttjJlM6sVp/eHASP4c//Jd982bpKXakJpWcDg34Cijjz&#10;tuTcwPFv8zkBFSKyxcozGbhTgOWi8zHH1Pob/9L1EHMlEA4pGihirFOtQ1aQw9D3NbFkZ984jDI2&#10;ubYN3gTuKv2VJGPtsGS5UGBN64Kyy+HfGViHZD8Q+HRcZaPv0/Ax/Jnstsb0uu1qBipSG9/Lr/bO&#10;GpjKs+IiHqAXTwAAAP//AwBQSwECLQAUAAYACAAAACEA2+H2y+4AAACFAQAAEwAAAAAAAAAAAAAA&#10;AAAAAAAAW0NvbnRlbnRfVHlwZXNdLnhtbFBLAQItABQABgAIAAAAIQBa9CxbvwAAABUBAAALAAAA&#10;AAAAAAAAAAAAAB8BAABfcmVscy8ucmVsc1BLAQItABQABgAIAAAAIQAYOoyHwgAAANsAAAAPAAAA&#10;AAAAAAAAAAAAAAcCAABkcnMvZG93bnJldi54bWxQSwUGAAAAAAMAAwC3AAAA9gIAAAAA&#10;">
                  <v:imagedata r:id="rId113" o:title=""/>
                </v:shape>
                <v:line id="Line 88" o:spid="_x0000_s1040" style="position:absolute;visibility:visible;mso-wrap-style:square" from="1264,1540" to="1264,1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ec2wwAAANsAAAAPAAAAZHJzL2Rvd25yZXYueG1sRI/disIw&#10;FITvBd8hHME7TVxEtGsUXRQW3Bt/HuDYnG2LzUlpYlv36c2C4OUwM98wy3VnS9FQ7QvHGiZjBYI4&#10;dabgTMPlvB/NQfiAbLB0TBoe5GG96veWmBjX8pGaU8hEhLBPUEMeQpVI6dOcLPqxq4ij9+tqiyHK&#10;OpOmxjbCbSk/lJpJiwXHhRwr+sopvZ3uVsP2b9tsJj+X89W0NFWHw253uyuth4Nu8wkiUBfe4Vf7&#10;22hYLOD/S/wBcvUEAAD//wMAUEsBAi0AFAAGAAgAAAAhANvh9svuAAAAhQEAABMAAAAAAAAAAAAA&#10;AAAAAAAAAFtDb250ZW50X1R5cGVzXS54bWxQSwECLQAUAAYACAAAACEAWvQsW78AAAAVAQAACwAA&#10;AAAAAAAAAAAAAAAfAQAAX3JlbHMvLnJlbHNQSwECLQAUAAYACAAAACEAG6HnNsMAAADbAAAADwAA&#10;AAAAAAAAAAAAAAAHAgAAZHJzL2Rvd25yZXYueG1sUEsFBgAAAAADAAMAtwAAAPcCAAAAAA==&#10;" strokeweight=".09761mm"/>
                <v:shape id="docshape231" o:spid="_x0000_s1041" style="position:absolute;left:1232;top:1588;width:62;height:93;visibility:visible;mso-wrap-style:square;v-text-anchor:top" coordsize="62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92bxQAAANwAAAAPAAAAZHJzL2Rvd25yZXYueG1sRI9BTwJB&#10;DIXvJvyHSU28SUcOxiwMBAgSOalATLw1O2V3w05n3Rlh/ff2YOKtzXt97+tsMYTWXLhPTRQHD2ML&#10;hqWMvpHKwfHwfP8EJmUST20UdvDDCRbz0c2MCh+v8s6Xfa6MhkgqyEGdc1cgprLmQGkcOxbVTrEP&#10;lHXtK/Q9XTU8tDix9hEDNaINNXW8rrk877+Dg6XF1dvma7JtcLtbfew+8dSlV+fuboflFEzmIf+b&#10;/65fvOJbxddndAKc/wIAAP//AwBQSwECLQAUAAYACAAAACEA2+H2y+4AAACFAQAAEwAAAAAAAAAA&#10;AAAAAAAAAAAAW0NvbnRlbnRfVHlwZXNdLnhtbFBLAQItABQABgAIAAAAIQBa9CxbvwAAABUBAAAL&#10;AAAAAAAAAAAAAAAAAB8BAABfcmVscy8ucmVsc1BLAQItABQABgAIAAAAIQCH492bxQAAANwAAAAP&#10;AAAAAAAAAAAAAAAAAAcCAABkcnMvZG93bnJldi54bWxQSwUGAAAAAAMAAwC3AAAA+QIAAAAA&#10;" path="m33,60r-13,l13,57,2,46,,39,,21,2,13,13,2,20,,40,r7,3l51,9,24,9r-4,2l13,18r-1,5l12,36r1,5l20,49r4,1l48,50r-1,3l44,55r-7,4l33,60xm48,50r-13,l39,49r6,-8l47,36r,-13l45,18,39,11,35,9r16,l58,19r3,12l61,49r-12,l48,50xm49,81r-17,l38,79,46,68r2,-8l49,49r12,l61,60,58,71,49,81xm35,92r-14,l18,91,12,90,9,89,5,88,5,77r3,2l12,80r6,1l21,81r28,l44,87r-9,5xe" fillcolor="black" stroked="f">
                  <v:path arrowok="t" o:connecttype="custom" o:connectlocs="20,1649;2,1635;0,1610;13,1591;40,1589;51,1598;20,1600;12,1612;13,1630;24,1639;47,1642;37,1648;48,1639;39,1638;47,1625;45,1607;35,1598;58,1608;61,1638;48,1639;32,1670;46,1657;49,1638;61,1649;49,1670;21,1681;12,1679;5,1677;8,1668;18,1670;49,1670;35,1681" o:connectangles="0,0,0,0,0,0,0,0,0,0,0,0,0,0,0,0,0,0,0,0,0,0,0,0,0,0,0,0,0,0,0,0"/>
                </v:shape>
                <v:shape id="docshape232" o:spid="_x0000_s1042" type="#_x0000_t75" style="position:absolute;left:1489;top:1540;width:131;height: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nxHxAAAANwAAAAPAAAAZHJzL2Rvd25yZXYueG1sRE9Na8JA&#10;EL0L/odlhN7MRqG2pK6hiIrgpdr20NuQnSZpsrNhdzXRX98VCr3N433OMh9MKy7kfG1ZwSxJQRAX&#10;VtdcKvh4306fQfiArLG1TAqu5CFfjUdLzLTt+UiXUyhFDGGfoYIqhC6T0hcVGfSJ7Ygj922dwRCh&#10;K6V22Mdw08p5mi6kwZpjQ4UdrSsqmtPZKHiTRe0WT7dm2D5uDl/d57zHn51SD5Ph9QVEoCH8i//c&#10;ex3npzO4PxMvkKtfAAAA//8DAFBLAQItABQABgAIAAAAIQDb4fbL7gAAAIUBAAATAAAAAAAAAAAA&#10;AAAAAAAAAABbQ29udGVudF9UeXBlc10ueG1sUEsBAi0AFAAGAAgAAAAhAFr0LFu/AAAAFQEAAAsA&#10;AAAAAAAAAAAAAAAAHwEAAF9yZWxzLy5yZWxzUEsBAi0AFAAGAAgAAAAhAPU6fEfEAAAA3AAAAA8A&#10;AAAAAAAAAAAAAAAABwIAAGRycy9kb3ducmV2LnhtbFBLBQYAAAAAAwADALcAAAD4AgAAAAA=&#10;">
                  <v:imagedata r:id="rId114" o:title=""/>
                </v:shape>
                <v:line id="Line 91" o:spid="_x0000_s1043" style="position:absolute;visibility:visible;mso-wrap-style:square" from="27,1540" to="1777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J9QwgAAANwAAAAPAAAAZHJzL2Rvd25yZXYueG1sRE/NasJA&#10;EL4X+g7LFHqruwlFJHUVLRYK8WL0AabZaRLMzobsmqR9elcQvM3H9zvL9WRbMVDvG8cakpkCQVw6&#10;03Cl4XT8eluA8AHZYOuYNPyRh/Xq+WmJmXEjH2goQiViCPsMNdQhdJmUvqzJop+5jjhyv663GCLs&#10;K2l6HGO4bWWq1FxabDg21NjRZ03lubhYDdv/7bBJ9qfjjxnpXeX5bne+KK1fX6bNB4hAU3iI7+5v&#10;E+erFG7PxAvk6goAAP//AwBQSwECLQAUAAYACAAAACEA2+H2y+4AAACFAQAAEwAAAAAAAAAAAAAA&#10;AAAAAAAAW0NvbnRlbnRfVHlwZXNdLnhtbFBLAQItABQABgAIAAAAIQBa9CxbvwAAABUBAAALAAAA&#10;AAAAAAAAAAAAAB8BAABfcmVscy8ucmVsc1BLAQItABQABgAIAAAAIQC/PJ9QwgAAANwAAAAPAAAA&#10;AAAAAAAAAAAAAAcCAABkcnMvZG93bnJldi54bWxQSwUGAAAAAAMAAwC3AAAA9gIAAAAA&#10;" strokeweight=".09761mm"/>
                <v:shape id="docshape233" o:spid="_x0000_s1044" type="#_x0000_t75" style="position:absolute;left:470;top:3;width:497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01PxAAAANwAAAAPAAAAZHJzL2Rvd25yZXYueG1sRE/fa8Iw&#10;EH4f7H8IN9jbTKYwajXKGAg6hLFONnw7m7Otay41iVr/+2Uw2Nt9fD9vOu9tK87kQ+NYw+NAgSAu&#10;nWm40rD5WDxkIEJENtg6Jg1XCjCf3d5MMTfuwu90LmIlUgiHHDXUMXa5lKGsyWIYuI44cXvnLcYE&#10;fSWNx0sKt60cKvUkLTacGmrs6KWm8rs4WQ3NfrcaH0p1vOLWr98+X7MvVWRa39/1zxMQkfr4L/5z&#10;L02ar0bw+0y6QM5+AAAA//8DAFBLAQItABQABgAIAAAAIQDb4fbL7gAAAIUBAAATAAAAAAAAAAAA&#10;AAAAAAAAAABbQ29udGVudF9UeXBlc10ueG1sUEsBAi0AFAAGAAgAAAAhAFr0LFu/AAAAFQEAAAsA&#10;AAAAAAAAAAAAAAAAHwEAAF9yZWxzLy5yZWxzUEsBAi0AFAAGAAgAAAAhAJKnTU/EAAAA3AAAAA8A&#10;AAAAAAAAAAAAAAAABwIAAGRycy9kb3ducmV2LnhtbFBLBQYAAAAAAwADALcAAAD4AgAAAAA=&#10;">
                  <v:imagedata r:id="rId115" o:title=""/>
                </v:shape>
                <v:shape id="docshape234" o:spid="_x0000_s1045" style="position:absolute;left:1027;width:313;height:97;visibility:visible;mso-wrap-style:square;v-text-anchor:top" coordsize="313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uNlvgAAANwAAAAPAAAAZHJzL2Rvd25yZXYueG1sRE/dCgFB&#10;FL5X3mE6yh2zJGkZQpQo5SfXp51jd7NzZtsZLE9vlHJ3vr7fM5nVphAPqlxuWUGvG4EgTqzOOVVw&#10;Pq07IxDOI2ssLJOCFzmYTZuNCcbaPvlAj6NPRQhhF6OCzPsyltIlGRl0XVsSB+5qK4M+wCqVusJn&#10;CDeF7EfRUBrMOTRkWNIyo+R2vBsF/cve8/ldzJeLbQ+T3WW1GK5vSrVb9XwMwlPt/+Kfe6PD/GgA&#10;32fCBXL6AQAA//8DAFBLAQItABQABgAIAAAAIQDb4fbL7gAAAIUBAAATAAAAAAAAAAAAAAAAAAAA&#10;AABbQ29udGVudF9UeXBlc10ueG1sUEsBAi0AFAAGAAgAAAAhAFr0LFu/AAAAFQEAAAsAAAAAAAAA&#10;AAAAAAAAHwEAAF9yZWxzLy5yZWxzUEsBAi0AFAAGAAgAAAAhAFCy42W+AAAA3AAAAA8AAAAAAAAA&#10;AAAAAAAABwIAAGRycy9kb3ducmV2LnhtbFBLBQYAAAAAAwADALcAAADyAgAAAAA=&#10;" path="m83,63l,63,,74r83,l83,63xm83,37l,37,,47r83,l83,37xm225,l213,r,81l178,16,170,,152,r,97l165,97r,-81l208,97r17,l225,81,225,xm312,86r-47,l265,,252,r,97l312,97r,-11xe" fillcolor="black" stroked="f">
                  <v:path arrowok="t" o:connecttype="custom" o:connectlocs="83,63;0,63;0,74;83,74;83,63;83,37;0,37;0,47;83,47;83,37;225,0;213,0;213,81;178,16;170,0;152,0;152,97;165,97;165,16;208,97;225,97;225,81;225,0;312,86;265,86;265,0;252,0;252,97;312,97;312,86" o:connectangles="0,0,0,0,0,0,0,0,0,0,0,0,0,0,0,0,0,0,0,0,0,0,0,0,0,0,0,0,0,0"/>
                </v:shape>
                <w10:anchorlock/>
              </v:group>
            </w:pict>
          </mc:Fallback>
        </mc:AlternateContent>
      </w:r>
      <w:r w:rsidR="002A74E7">
        <w:rPr>
          <w:spacing w:val="85"/>
          <w:sz w:val="20"/>
        </w:rPr>
        <w:t xml:space="preserve"> </w:t>
      </w:r>
      <w:r>
        <w:rPr>
          <w:noProof/>
          <w:spacing w:val="85"/>
          <w:sz w:val="20"/>
        </w:rPr>
        <mc:AlternateContent>
          <mc:Choice Requires="wpg">
            <w:drawing>
              <wp:inline distT="0" distB="0" distL="0" distR="0" wp14:anchorId="32AB6BEC" wp14:editId="5656D191">
                <wp:extent cx="1129030" cy="1162685"/>
                <wp:effectExtent l="3810" t="0" r="635" b="3175"/>
                <wp:docPr id="81" name="docshapegroup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9030" cy="1162685"/>
                          <a:chOff x="0" y="0"/>
                          <a:chExt cx="1778" cy="1831"/>
                        </a:xfrm>
                      </wpg:grpSpPr>
                      <wps:wsp>
                        <wps:cNvPr id="82" name="docshape236"/>
                        <wps:cNvSpPr>
                          <a:spLocks/>
                        </wps:cNvSpPr>
                        <wps:spPr bwMode="auto">
                          <a:xfrm>
                            <a:off x="106" y="342"/>
                            <a:ext cx="1592" cy="486"/>
                          </a:xfrm>
                          <a:custGeom>
                            <a:avLst/>
                            <a:gdLst>
                              <a:gd name="T0" fmla="+- 0 106 106"/>
                              <a:gd name="T1" fmla="*/ T0 w 1592"/>
                              <a:gd name="T2" fmla="+- 0 462 343"/>
                              <a:gd name="T3" fmla="*/ 462 h 486"/>
                              <a:gd name="T4" fmla="+- 0 251 106"/>
                              <a:gd name="T5" fmla="*/ T4 w 1592"/>
                              <a:gd name="T6" fmla="+- 0 400 343"/>
                              <a:gd name="T7" fmla="*/ 400 h 486"/>
                              <a:gd name="T8" fmla="+- 0 396 106"/>
                              <a:gd name="T9" fmla="*/ T8 w 1592"/>
                              <a:gd name="T10" fmla="+- 0 591 343"/>
                              <a:gd name="T11" fmla="*/ 591 h 486"/>
                              <a:gd name="T12" fmla="+- 0 540 106"/>
                              <a:gd name="T13" fmla="*/ T12 w 1592"/>
                              <a:gd name="T14" fmla="+- 0 468 343"/>
                              <a:gd name="T15" fmla="*/ 468 h 486"/>
                              <a:gd name="T16" fmla="+- 0 685 106"/>
                              <a:gd name="T17" fmla="*/ T16 w 1592"/>
                              <a:gd name="T18" fmla="+- 0 452 343"/>
                              <a:gd name="T19" fmla="*/ 452 h 486"/>
                              <a:gd name="T20" fmla="+- 0 830 106"/>
                              <a:gd name="T21" fmla="*/ T20 w 1592"/>
                              <a:gd name="T22" fmla="+- 0 679 343"/>
                              <a:gd name="T23" fmla="*/ 679 h 486"/>
                              <a:gd name="T24" fmla="+- 0 974 106"/>
                              <a:gd name="T25" fmla="*/ T24 w 1592"/>
                              <a:gd name="T26" fmla="+- 0 828 343"/>
                              <a:gd name="T27" fmla="*/ 828 h 486"/>
                              <a:gd name="T28" fmla="+- 0 1119 106"/>
                              <a:gd name="T29" fmla="*/ T28 w 1592"/>
                              <a:gd name="T30" fmla="+- 0 571 343"/>
                              <a:gd name="T31" fmla="*/ 571 h 486"/>
                              <a:gd name="T32" fmla="+- 0 1264 106"/>
                              <a:gd name="T33" fmla="*/ T32 w 1592"/>
                              <a:gd name="T34" fmla="+- 0 354 343"/>
                              <a:gd name="T35" fmla="*/ 354 h 486"/>
                              <a:gd name="T36" fmla="+- 0 1408 106"/>
                              <a:gd name="T37" fmla="*/ T36 w 1592"/>
                              <a:gd name="T38" fmla="+- 0 343 343"/>
                              <a:gd name="T39" fmla="*/ 343 h 486"/>
                              <a:gd name="T40" fmla="+- 0 1553 106"/>
                              <a:gd name="T41" fmla="*/ T40 w 1592"/>
                              <a:gd name="T42" fmla="+- 0 396 343"/>
                              <a:gd name="T43" fmla="*/ 396 h 486"/>
                              <a:gd name="T44" fmla="+- 0 1698 106"/>
                              <a:gd name="T45" fmla="*/ T44 w 1592"/>
                              <a:gd name="T46" fmla="+- 0 560 343"/>
                              <a:gd name="T47" fmla="*/ 560 h 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2" h="486">
                                <a:moveTo>
                                  <a:pt x="0" y="119"/>
                                </a:moveTo>
                                <a:lnTo>
                                  <a:pt x="145" y="57"/>
                                </a:lnTo>
                                <a:lnTo>
                                  <a:pt x="290" y="248"/>
                                </a:lnTo>
                                <a:lnTo>
                                  <a:pt x="434" y="125"/>
                                </a:lnTo>
                                <a:lnTo>
                                  <a:pt x="579" y="109"/>
                                </a:lnTo>
                                <a:lnTo>
                                  <a:pt x="724" y="336"/>
                                </a:lnTo>
                                <a:lnTo>
                                  <a:pt x="868" y="485"/>
                                </a:lnTo>
                                <a:lnTo>
                                  <a:pt x="1013" y="228"/>
                                </a:lnTo>
                                <a:lnTo>
                                  <a:pt x="1158" y="11"/>
                                </a:lnTo>
                                <a:lnTo>
                                  <a:pt x="1302" y="0"/>
                                </a:lnTo>
                                <a:lnTo>
                                  <a:pt x="1447" y="53"/>
                                </a:lnTo>
                                <a:lnTo>
                                  <a:pt x="1592" y="217"/>
                                </a:lnTo>
                              </a:path>
                            </a:pathLst>
                          </a:custGeom>
                          <a:noFill/>
                          <a:ln w="4216">
                            <a:solidFill>
                              <a:srgbClr val="1F77B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docshape237"/>
                        <wps:cNvSpPr>
                          <a:spLocks/>
                        </wps:cNvSpPr>
                        <wps:spPr bwMode="auto">
                          <a:xfrm>
                            <a:off x="106" y="636"/>
                            <a:ext cx="1592" cy="303"/>
                          </a:xfrm>
                          <a:custGeom>
                            <a:avLst/>
                            <a:gdLst>
                              <a:gd name="T0" fmla="+- 0 106 106"/>
                              <a:gd name="T1" fmla="*/ T0 w 1592"/>
                              <a:gd name="T2" fmla="+- 0 901 636"/>
                              <a:gd name="T3" fmla="*/ 901 h 303"/>
                              <a:gd name="T4" fmla="+- 0 251 106"/>
                              <a:gd name="T5" fmla="*/ T4 w 1592"/>
                              <a:gd name="T6" fmla="+- 0 939 636"/>
                              <a:gd name="T7" fmla="*/ 939 h 303"/>
                              <a:gd name="T8" fmla="+- 0 396 106"/>
                              <a:gd name="T9" fmla="*/ T8 w 1592"/>
                              <a:gd name="T10" fmla="+- 0 864 636"/>
                              <a:gd name="T11" fmla="*/ 864 h 303"/>
                              <a:gd name="T12" fmla="+- 0 540 106"/>
                              <a:gd name="T13" fmla="*/ T12 w 1592"/>
                              <a:gd name="T14" fmla="+- 0 828 636"/>
                              <a:gd name="T15" fmla="*/ 828 h 303"/>
                              <a:gd name="T16" fmla="+- 0 685 106"/>
                              <a:gd name="T17" fmla="*/ T16 w 1592"/>
                              <a:gd name="T18" fmla="+- 0 695 636"/>
                              <a:gd name="T19" fmla="*/ 695 h 303"/>
                              <a:gd name="T20" fmla="+- 0 830 106"/>
                              <a:gd name="T21" fmla="*/ T20 w 1592"/>
                              <a:gd name="T22" fmla="+- 0 736 636"/>
                              <a:gd name="T23" fmla="*/ 736 h 303"/>
                              <a:gd name="T24" fmla="+- 0 974 106"/>
                              <a:gd name="T25" fmla="*/ T24 w 1592"/>
                              <a:gd name="T26" fmla="+- 0 790 636"/>
                              <a:gd name="T27" fmla="*/ 790 h 303"/>
                              <a:gd name="T28" fmla="+- 0 1119 106"/>
                              <a:gd name="T29" fmla="*/ T28 w 1592"/>
                              <a:gd name="T30" fmla="+- 0 648 636"/>
                              <a:gd name="T31" fmla="*/ 648 h 303"/>
                              <a:gd name="T32" fmla="+- 0 1264 106"/>
                              <a:gd name="T33" fmla="*/ T32 w 1592"/>
                              <a:gd name="T34" fmla="+- 0 644 636"/>
                              <a:gd name="T35" fmla="*/ 644 h 303"/>
                              <a:gd name="T36" fmla="+- 0 1408 106"/>
                              <a:gd name="T37" fmla="*/ T36 w 1592"/>
                              <a:gd name="T38" fmla="+- 0 636 636"/>
                              <a:gd name="T39" fmla="*/ 636 h 303"/>
                              <a:gd name="T40" fmla="+- 0 1553 106"/>
                              <a:gd name="T41" fmla="*/ T40 w 1592"/>
                              <a:gd name="T42" fmla="+- 0 832 636"/>
                              <a:gd name="T43" fmla="*/ 832 h 303"/>
                              <a:gd name="T44" fmla="+- 0 1698 106"/>
                              <a:gd name="T45" fmla="*/ T44 w 1592"/>
                              <a:gd name="T46" fmla="+- 0 786 636"/>
                              <a:gd name="T47" fmla="*/ 786 h 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2" h="303">
                                <a:moveTo>
                                  <a:pt x="0" y="265"/>
                                </a:moveTo>
                                <a:lnTo>
                                  <a:pt x="145" y="303"/>
                                </a:lnTo>
                                <a:lnTo>
                                  <a:pt x="290" y="228"/>
                                </a:lnTo>
                                <a:lnTo>
                                  <a:pt x="434" y="192"/>
                                </a:lnTo>
                                <a:lnTo>
                                  <a:pt x="579" y="59"/>
                                </a:lnTo>
                                <a:lnTo>
                                  <a:pt x="724" y="100"/>
                                </a:lnTo>
                                <a:lnTo>
                                  <a:pt x="868" y="154"/>
                                </a:lnTo>
                                <a:lnTo>
                                  <a:pt x="1013" y="12"/>
                                </a:lnTo>
                                <a:lnTo>
                                  <a:pt x="1158" y="8"/>
                                </a:lnTo>
                                <a:lnTo>
                                  <a:pt x="1302" y="0"/>
                                </a:lnTo>
                                <a:lnTo>
                                  <a:pt x="1447" y="196"/>
                                </a:lnTo>
                                <a:lnTo>
                                  <a:pt x="1592" y="150"/>
                                </a:lnTo>
                              </a:path>
                            </a:pathLst>
                          </a:custGeom>
                          <a:noFill/>
                          <a:ln w="10542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docshape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" cy="18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730099" id="docshapegroup235" o:spid="_x0000_s1026" style="width:88.9pt;height:91.55pt;mso-position-horizontal-relative:char;mso-position-vertical-relative:line" coordsize="1778,1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s2DwtAcAALchAAAOAAAAZHJzL2Uyb0RvYy54bWzsWu1u2zYU/T9g7yDo&#10;54bGor4sGXWKrmmLAt1WrN4D0JJsCZVFjZLjZE+/e0lRJh2qdrukA4YicCSbx1eH515SPKKfv7jb&#10;1c5twbuKNUuXXHmuUzQZy6tmu3T/XL15lrhO19MmpzVriqV7X3Tui+sff3h+aBeFz0pW5wV3IEjT&#10;LQ7t0i37vl3MZl1WFjvaXbG2aKBxw/iO9vCWb2c5pweIvqtnvufFswPjectZVnQdfHojG91rEX+z&#10;KbL+982mK3qnXrrArRf/ufi/xv+z6+d0seW0LatsoEG/gsWOVg1cdAx1Q3vq7Hn1INSuyjjr2Ka/&#10;ythuxjabKitEH6A3xDvpzVvO9q3oy3Zx2LajTCDtiU5fHTb77fYDd6p86SbEdRq6gxzlLOtK2hZb&#10;vLwfRCjSod0uAPuWtx/bD1z2FE7fs+xTB82z03Z8v5VgZ334leUQl+57JkS62/AdhoDuO3ciF/dj&#10;Loq73sngQ0L81AsgZRm0ERL7cSKI0EVWQkoffC8rX6tvzudQdOJrSUCQ/Iwu5CUFzYEW9glqrjvK&#10;2v07WT+iZiJbHUqlZPVPZfWDWCoqYErOTtdSa0GSHUh+VkXixa4DWgWhL6t6VDJKgQPqESbiyqMc&#10;oOW+698WTGSD3r7vejkecjgTOc6HklhBIja7GobGz88cz4Fr4UteZzuCoIIk6KeZs/Kcg0Pw0kNI&#10;FQm4aJHC2HeCMDgFBQoEkRBSOgN3GGHj5UIFEpz8iNg4RQqEnMIJTqCczsnzbJzmCoScAGLlBJWn&#10;RQpSq06pAiGnZIITMSWPUmIjRXTNEWNlRUzRo1Ck8FR0oqu+Iv4UMVP3ME6sxHThEWMnZioPY9yW&#10;Q6JLvyLxFDFT/DCylhbR1UeMlZhvqp8EVsV8Xf2VP1nypvzxPLUp5uvyI8ZOzFQ/nYc2xXxd/ZU/&#10;Vfe+KX/iW1Pp6/Ijxk7MVJ8QklqZ6fKvIJh9lsCZXxtI0dxa/TC9DygYSYixMgtM+YkfWzULdP1X&#10;wVT5B2YCgii0JRPumkdmiLEzM/UnoZfYNAv0BKyCqfoPzAzAtGplpicAMVZmoak/iaLAxizUE7CC&#10;acWeTbgl6dnEadEy6cNtQNMMMHZmpv4kTq2ahXoCVuHUCAjNDESxdeoP9QQgZmQG99KtulvSUt1A&#10;s7tmuIPCmUNxLeyJlU/LOly5rEA2uB+vxH0PQgAKb7cTYOgJguc4X58FQ3YRDPeFS9A45Qu4WFud&#10;DY4TsYCnF0XH6RHhMLNdQgYnLQG/rKf+0NVxjfd5FXF4Y3S5nj3bVRxzAn5ZV3EgIFwuZc5Gx+oU&#10;cKOr8mtD5XDwLqeuhbsOuJY1qkkXLe2x4NSpc4B1sljqlXKlhw07dlusmID0xyUzTM1DQo7tdaPj&#10;yEAwUvxUszq2Ihws0UU//DAZAqp2dZS4ECdN6C+BFMtKUO3qKHHRXOaUeIqgaldHiZv7Ml4gl9Kg&#10;m2pXR4lLYpgS4bqh9A6TOOINA8H3P98RQiIZcRxf6oLqKC9MAg+mPLiycJjT1w1xZgFYpEaICqOO&#10;QziRV8D5MAJ1ASEyloGYF8Z6gA/1dX3D3lR1LUqmbrBKQp/EYjbqWF3l2IgF0vHt+lXNnVsKVpm8&#10;mc9/UZwMGHjCJhfByoLmr4fznla1PBd9FYZQ+hZps9YsvwcPw5k04PDAAE5Kxv92nQOY76Xb/bWn&#10;vHCd+l0DNiwlId6AevEmjOa4GuN6y1pvoU0GoZZu78JUi6eveunw9y2vtiVciYjuNuwlONBNhSYH&#10;nGC3kKyGN+AEv5UlhJnIdNo+zDZACjmBc3x0SxjLYUIXDy1h4KksK1Oul85/YglTjzgj46Pb0xcH&#10;CCmdgfu3sIRpkNo46csChFg5nazKHs8SJrCOtQhlWELEWFk9pSVEj2AjBjc9uaaH1br0EZYUwtyk&#10;rxUf1RLGaWQlpi+JEWNV7Ckt4RwW9RbFDEuIGDsxc0X8qJZwnnpWYnrlI8ZOzCz9x7WEcWgtMsMS&#10;IsbK7EktYQxuw5JMwxIixs7MLP/HtYTAysrMqP+pMntSS5iA37ZoZlhCxFg1C80B8LiWcJ5YNTMs&#10;IWJGZrAC+m4Jp7zsd0s4pcxTW0K81U5bQj9WzuycJTyuGJVHUUfpVUZPeMZKjZ5QbhEI3yAtqBlP&#10;ecLoMktIvM9bLmUJSRQaTupoIQfLpSwhLJTQLxzbTXqjIzxjHL/QEJJUbdWoy6njiSMkkdlfIPrl&#10;jpB4ETyiEy5w0hImHv4NWhiWsOVdf0O7UlrHeovniKOL/7dZbKtsAa9hWxbOHuwfnt++hm/1ezS+&#10;cgt8d1GMHeWf9u0z2EGGVFfrqq76e7EbDilEUs3thyrDXVp8o21Fwm3y1HeKqlUw+SUooCoTG7tO&#10;w16V8PSyeNm18DQKffTxI87ZAR8BgF2XzxrNKDN8axBZ11WrHjbg+dBlsOonm9kW1eRG+Q3L9rui&#10;6eXOPy9q6D1rurJqO3g+sCh26yJfuvxdLgjhI43sD+AtSrHredFn8KSELjbwxGP4HEbL2CAYH0ki&#10;/4s2XuUjMDEyNIc9vQkN+sKAwV1XB0+AMHAUg0/ZbRzDAwT5jg9wBEPkBPMR0oOXeHghfh0g5qjh&#10;lwz48wP9vUAdf29x/Q8AAAD//wMAUEsDBAoAAAAAAAAAIQCU64vdeCMAAHgjAAAUAAAAZHJzL21l&#10;ZGlhL2ltYWdlMS5wbmeJUE5HDQoaCgAAAA1JSERSAAAA7QAAAPQIBgAAAHeUodwAAAAGYktHRAD/&#10;AP8A/6C9p5MAAAAJcEhZcwAADsQAAA7EAZUrDhsAACAASURBVHic7d13WBTn+jfwe7bALh2RDiId&#10;EUWwACpSxAaCqChGRYk1scSSGI3hNeqJieYoMUo8saBgRQXFAmKiKCpNUUSFANKbINKWtrDszu8P&#10;zySbfVE5FoaR+3Ndz3XBM8/M3jvsl92dCiRJArae3drb27mXL1/2ysnJsaC7lndtly9f9ho5cmRi&#10;bGzspM6m379/337kyJGJoaGhC6T7c3JyLNzc3OI5HI4IAEgOhyOysLDI+eSTT04mJSU50f28urNx&#10;APV4DQ0NqpMnT768cePGH7Zt2/Yt3fW8i6qqKu2kpKSRVVVV2p1Nb2hoUE1KSho5bty4P6i+xMTE&#10;UZMnT74sFAp5q1at+sXExKSgo6ODk5GRYRsXFzfR2Ni40MnJKbn7ngW9MLSox9uyZct3DQ0Nqvfu&#10;3Rs+dOjQ+9LTxGIxu7y8XJ+u2ujQ60N74cKFKQcOHFhSW1vbh81mi01NTfN9fHwuTp8+PYoaU1dX&#10;p75169ZNqampDiRJEmw2Wzxp0qQr69ev38HhcDqoccePH5+bl5dntnnz5s3Sj/HixYu+O3bsWO/j&#10;43PR2dn5NgBARkaG7fHjx+cuXbp0f15entmePXu+qKurU1dWVm7cuHHjD66urjcBAAoKCkyCg4PX&#10;AgDEx8e7r1u37t8AAIaGhqVffPHFnqqqKu2dO3d+5evrG81isSTBwcFry8vL9ZctW7avvLxcn8vl&#10;itauXRss+7ypx58zZ86JIUOGPPwQ6/Z9qaurU+fxeELZwAIAsNlscb9+/UroqIsuLLoLoNOhQ4cW&#10;TZ069XxBQYHJsGHD0oYMGfKwtLTUUPpF3tbWJu/r6xsdEhKyon///kXDhw+/p6amVh8UFPT9Z599&#10;9pv08i5evOizd+/elbKPU1dXp75z586v7t27N5zqy87Ottq5c+dX33zzzY9Lliw5oKenVzFgwIA/&#10;Hzx4YO/j43PxyZMnNgAAra2t/Ly8PDMAgJqaGo2cnBzLnJwcy+LiYiMAgOrqas2dO3d+tW3btm89&#10;PT1jqRdxU1OTUk1NjcZXX321s6CgwES2ph07dqwPCQlZwYQXvJycXLtQKOSlpaUNo7uWHoHuL9V0&#10;tatXr45nsVhiR0fH5JaWFr70tMrKSm3q5+XLl4cAABkcHLxGesy8efPCAYDct2/f51TfjBkzzvTp&#10;06dG9rFyc3PNAYDctWvXWqovIiLCHwBIc3Pz3OfPn2tS/SkpKQ4sFks8Z86c41TfixcvNACA3Lhx&#10;4zbZZT9+/NgGAEg+n9+SlpY2VHpaXl6eKUEQkg0bNvwo3f/ixQsNeXl5YUBAwNE3raft27ev19HR&#10;edaVFhQU9K83LS80NHQBAJBHjhwJ7Gx6fHy8GwCQ33333Waq78iRI4HUc5w1a9ap4ODgNQkJCWMa&#10;GhpU6H4d0dF67cfjAwcOLCFJkoiIiJjF5/Nbpadpa2tXAQBIJBLWiRMn5lhbW2etWbPmZ+kxISEh&#10;K06fPu1/9OjReZ9//vl/3raOrVu3btLU1KymfndwcEi1sLDIlX53JAiCfNNyPvvss99kPz6amprm&#10;jx8//vcjR458unXr1k1cLlcEABAWFhbY1tYmL/tJoTO2trYZs2fPPtmV59LZx9f3ITAwMIzNZou/&#10;/fbbbREREbMiIiJmAbz8aDxjxoyzhw4dWqSoqNj8IR67J+q1oa2srNTR1NSsNjIyKn7VGJFIxK2v&#10;r1ebNGnSFdlpysrKjWZmZnnPnz/Xepc6pANLkZOTa5f+vSuhNTY2Luys//PPP/+Pr69v9IULF6b4&#10;+flFAgAcPHhwsY2NzZORI0cmvWm5EydOjJs4cWLcm8Z9aAEBAccCAgKOFRYWGj948MD+wYMH9qdO&#10;nfokIiJiVkVFhV58fLw7m80W011nd+i1oe0tJk+efNnQ0LB0//79S/38/CJv3rzpmpOTY9nZd+/O&#10;pKen22VkZNh2Zay1tXXWiBEj7r5bxa9nbGxcaGxsXDh9+vSo9evX7xgzZsytW7dujUlKShpJbeT7&#10;2PXa0BIEQQqFQp5EImGxWCzJq8YAvNwY1Nn0lpYWhVfN+z515Z32VdhstnjJkiUHNm3atLWgoMDk&#10;wIEDSxQUFFoCAgKOdWX+qKio6V3dN7xy5cq9bwrtm9Yp1d+V56yioiKYNGnSlYyMDFuBQKDSlRo/&#10;Br1267Gjo2OKQCBQOXfu3LRXjZGTk2u3trbOunnzpmt1dbWm9LS0tLRhhYWFxvb29g+oPi6XK2ps&#10;bFRubm5WlB5769atMe9SK/UCJkmSeJv5Fy1adIjD4XT8+OOP35w7d26av7//aVVV1YauzLthw4bt&#10;z5490+1K60q4Bw4cmAnwcldbZ9Ojo6N9AQBsbGyeUH1NTU1Kr1reixcv+gIAdMc/zx6D7i1hdLVn&#10;z57pmJqa5ikqKjb98ccfHlR/fn6+yd69e1dQv587d24qQRCScePG/U5trSwrK9M3MzN7qqSk1Jie&#10;nj6EGnvo0KGFAEAuWLAgtK2tTY4kSYiLi5vQt2/fanjF1uNr166Nla1t8ODBGU5OTknU7yKRiKOo&#10;qNg0cODAJ4mJiSPv379vn52dbUmSf2893rNnz8rXPd8ZM2acAQASAMiUlBQHOte9j4/PBQAg161b&#10;91Ntba16a2srr7GxUWnXrl1rAYB0dHRMbm1t5VHjPT09YxYuXHjoypUrE+vq6tRaW1t5z58/19y0&#10;adMWNpvd0bdv32qBQKBM92uquxrtBdDZCgsL+xsYGJQCAMnj8Vrl5OTaAIAcMGBAlvS4n3/+eTX8&#10;93hXHo/XymKxxFwut/3KlSsTpcdJJBJi+vTpkVQ4AIDU1tauPHz48KfvElpqvLy8vJBa7tChQ9NI&#10;suuhpXal2NraPqR7vQuFQvmJEydekV5P0s+rvr5eVXr8xo0btykqKjZ1Nt7e3v5+QUGBMd3PqTsb&#10;QZJv/XXpo9Da2sqPiYnxamhoUGWz2WJzc/OnI0aMuEvtHqFkZmYOlD4iysPD45qBgUGZ7PJEIhE3&#10;NjbW88WLF30VFRWbvby8Yng8nrCkpKRf3759X1AfS5ubmxUrKyt19PT0KmR3OZWVlRkQBEHq6+uX&#10;S/dT8wAA8Hg8ob6+fnl7e7tcaWmpoaamZrWKiorgVc8zPj7efezYsdf37du37F12Ub0vJEkSiYmJ&#10;o3Jyciypvn79+pW4u7vHd7YVuL29Xe7Ro0eDc3JyLIVCIY8gCNLExKRg1KhRibJ/q49drw9tbzFz&#10;5swzMTExXs+ePdN9XbhRz9drtx73Bk1NTUo7duxYX1xcbHT27NkZq1at+gUDy3x/vdM2NzcrPn36&#10;1NzExKQA/7AfhxcvXvQdO3bsdYIgyLFjx17fvn37ht72UfJj9Fdo7969O8LBwSE1JibGy9PTM5bm&#10;uhBCr9Br99MixFQYWoQYBkOLEMNwrly5MgkAICcnx4LuYhBCb8bBjU4IMQsnJSXFEQAgMzPTeuHC&#10;hYfpLggh9HocBweHVIB3O/0LIdR9cEMUQgyDoUWIYTC0CDEMhhYhhsHQIsQwGFqEGAZDixDDYGgR&#10;YhgMLUIMg6FFiGEwtAgxDIYWIYbB0CLEMBhahBgGQ4sQw2BoEWIYDC1CDIOhRYhhMLQIMQyGFiGG&#10;wdAixDAYWoQYBkOLEMNgaBFiGAwtQgyDoUWIYTC0CDEMhhYhhsHQIsQwGFqEGAZDixDDYGgRYhgM&#10;LUIMg6FFiGEwtAgxDIYWIYbB0CLEMBhahBgGQ4sQw2BoEWIYDC1CDIOhRYhhMLQIMQyGFiGGwdAi&#10;xDAYWoQYBkOLEMNgaBFiGAwtQgyDoUWIYTC0CDEMhhYhhsHQIsQwGFqEGAZDixDDYGgRYhgMLUIM&#10;g6FFiGEwtAgxDIYWIYbB0CLEMBhahBgGQ4sQw2BoEWIYDC1CDIOhRYhhMLQIMQyGFiGG4aSmpjoA&#10;AGRmZlrTXQxC6M04jo6OKXQXgRDqOk5sbKwnAEBOTo7FmjVrdtNdEELo9TiTJk26AgCgoaFRQ3cx&#10;CKE3ww1RCDEMhhYhhsHQIsQwGFqEGAZDixDDYGgRYhgMLUIMg6FFiGEwtAgxDIYWIYbB0CLEMBha&#10;hBgGQ4sQw2BoEWIYDC1CDIOhRYhhMLQIMQyGFiGGwdAixDAYWoQYBkOLEMNgaBFiGAwtQgyDoUWI&#10;YTC0CDEMhhYhhsHQIsQwGFqEGAZDixDDYGgRYhgMLUIMg6FFiGEwtAgxDIYWIYbB0CLEMBhahBgG&#10;Q4sQw2BoEWIYDC1CDIOhRYhhMLQIMQyGFiGGwdAixDAYWoQYBkOLEMNgaBFiGAwtQgyDoUWIYTC0&#10;CDEMhhYhhsHQIsQwGFqEGAZDixDDYGgRYhgMLUIMg6FFiGEwtAgxDIYWIYbB0CLEMBhahBgGQ4sQ&#10;w2BoEWIYDC1CDIOhRYhhMLQIMQyGFiGGwdAixDAYWoQYhpObm2sBAFBSUmJIdzEIoTfjWFpa5tBd&#10;BEKo6zgnTpyYAwCQn59vumnTpq1vmoEkSTbgx+regiQIooPuItA/ESRJAgDA3bt3Rzg4OKTGxMR4&#10;eXp6xnY2WCgUmpeUlPxHLBardWuViC5ifX39b1RUVOLpLgT9jdPVgWKxWLGkpOQ/BEG0a2pq7vuQ&#10;RaGeoampaUx5efmPXC43kM/n/0l3PeilLoeWJEmeWCxW09HR2aGurn72QxaFegZFRcWUoqKiox0d&#10;HZoAgKHtId7mu6nkvVeBeiSCIPBv3QPhBiWEGAZDixDDYGgRYhgMLUIMg6FFiGEwtAgxTJf3037M&#10;GhoaVK9fvz42IyPDtrW1la+goNDi7+9/esCAAX/tm4yJifHS1tauGjZsWJrs/JcuXfLW19cvt7e3&#10;fwAAQJIkcenSJe/ExMRRJEkSfD6/dfbs2Selj/MuLi42SktLG+bt7X0pMTFx1LVr1zz09fXLly1b&#10;tq+9vV0uISHBJS0tbVhdXZ06m80WT5gw4aqrq+tN2cd+8OCB/dmzZ2dIJBLWwIEDM2fPnn3y+vXr&#10;Y7W0tJ7b2dmlU+PEYjE7MjLS7/79+0MBAJSVlRvnzZt31MjIqPg9r070oZEkCSRJQmpq6ggAIGNi&#10;YjypPukmEok0srKy0mpra6d3Np3JbfTo0bd1dHSeTZw48Yq3t/dFAwODUmVlZUFKSooDNcbf3z/C&#10;yMioSCKRENLzPnr0aBAAkMeOHZtL9a1du3YXQRASZ2fnW97e3hctLCxyVFRUGtLT04dQY0JDQxcA&#10;ABkYGHjEwMCg1NnZ+Zanp2cMSZLw5Zdf7lRWVha4u7tf9/b2vmhjY/OYIAhJaGjoAunHvnv37nB5&#10;eXmhubl57tSpU8+NGTMmYfTo0beNjIyKli5d+hs1TiKREAEBAUfZbHaHm5tbvLe390UjI6MiLS2t&#10;qry8PNNXrZfW1larrKysNIFAMIbuvxG2v9tfP7xraMvLy4cVFRU5v6o1NTVpSi2L97qxRUVFzh0d&#10;HVxqfGNjo87rxlZUVNi9y0p4/PixjfTvjY2NSq6urjf69+9fSPVduXJlIgCQ8fHxbtJj165du0tF&#10;RaWhublZgSRJ2Lt37woWiyWWDrFQKJR3c3OL19XVrRAKhfIk+XdoR40adaetrU1OepnZ2dmW0n0S&#10;iYRYsWLFXhaLJa6oqNAlSRJaWlr4BgYGpYMGDXrU0tLCp8auXr36ZwAgpUMbFBT0L3l5eaH031Yg&#10;ECjb29vfHzBgQNar1guGtme29/bxOCoq6mRtba35q6b7+fn5Dxw48AwAQFNTk3ZYWNit1y3v66+/&#10;7sPn8+sAAHJzcydfunTp4KvG6urq3l+yZMmwt63dxsbmCQBAc3OzokQiYQEAzJgx4+zy5ct/ramp&#10;0dDQ0KgZN27cH3p6ehVhYWGBbm5uNwAAOjo6OCdOnJgzY8aMswoKCi0AAHv27PnCzc3txty5c49T&#10;y5eXl2/bsmXLd2PGjLmVnJzsJP0xd+/evSvl5OTapeuhPkYLhUKeSCTiAgDMmzfvaEhIyIr09HQ7&#10;XV3dZ7du3RpTVlZmsH///qV8Pr+Vmnf79u0bDhw4sIT6XSKRsH799dfl06ZNOyd9IoiysnLjxo0b&#10;f/Dz84vMysqytra2znrb9Ye613sLLZvNFrHZ7PZXTZc9JO51Yzub93Xj2Wy2qKvL6sytW7fGLF26&#10;dH92draV7DSSJIn/PoY4ICDgWEhIyIpff/11uZKSUlNcXNzEqqoq7cDAwDBqfGVlpU5bW5u8n59f&#10;pPT89fX1agAvgyi9fAMDgzLZxywsLDT+9NNPj9y+fduZ+iciWw+1PNnvpPLy8m06OjqV1O9tbW3y&#10;dXV16mlpacNka6qqqtLurCbUs7230C5btmxgV8eqqakVBwUFyXd1vJ2d3WE7O7vDb1fZ6927d2+4&#10;u7t7/MyZM8+cOXNmppaW1nMAgIiIiFmrV6/eLT02MDAwbMeOHesjIyP9AgMDw8LDw+ebmZnljR49&#10;+o70OH19/XIHB4dU2ceaOHFinJWVVfbr6hEIBCrDhw+/Z25u/jQhIcHF3Nz8KQBAbm6uxZgxY177&#10;6eR1+vfvX9RZTVOmTLnQ2T8O1HP1+q3HqampDmKxmH3w4MHFioqKzVS/7DscAICVlVW2g4NDanh4&#10;+HwfH5+Lly5d8g4KCvpeegyPxxNqa2tXrVu37t9vU092drZVTU2NxpkzZ2ZK/zPIz883lR6nqqra&#10;APByK/TAgQMzqf62tjZ56h0UAIDD4XRwOJyO/v37F71tTahn6fX7aVkslgQAoLq6WpPqq66u1ty7&#10;d+/KzsYHBgaGJSQkuGzfvn2DSCTizps376j0dD8/v8jY2FjP69evj5Wdt6amRuNt6hGLxeytW7du&#10;kh7n4uKSoK+vX75hw4btra2tfKr/m2+++bG5uVmR+p3L5Yp8fHwuRkREzEpLS/v/vvd3pSbUs/T6&#10;d9rx48f/rqqq2uDh4XFtyZIlB1gsliQ8PHy+pqZmdWFhobHs+FmzZkWsWbPm5507d37l7u4e369f&#10;vxLp6cHBwWsLCgpMJk+efHnp0qX79fT0Ktra2uTv3r074t69e8MrKyt1XlfP4MGDHw0YMODPJUuW&#10;HMjOzrZSUVERXL16dUJdXZ269Dg+n98aFRU13cXFJcHOzi7dxsbmSU1NjUZ7e7uc7PfcI0eOfDph&#10;woSrHh4e1xYvXnxQU1OzuqWlRSE5OdmprKzMIDMzs8tfbRD9en1ozczM8m7evOkaFBT0/fnz56eq&#10;qanVb968eXO/fv1KTp8+7U9tFaaoqanV7969e/XTp0/NfXx8Lsouj8fjCaOjo323b9++4dq1ax5i&#10;sZjN5/NbBw8e/GjVqlW/UOMGDRr0+Msvv9wlu3w5Obn2hIQElzVr1vwcFxc3kcfjCadMmXLBz88v&#10;cvfu3atNTEwKqLEODg6pd+7cGU0dXOHl5RUzd+7c4+bm5k8JgiCpcVTwt23b9u2dO3dGSyQSlpKS&#10;UtOQIUMefvfdd1ve7xpFHxy176c3H1zxMbV79+4NAwDyl19++eJdl4X7aXtm6/XvtEx2+/Zt52PH&#10;jgV4eHhcU1FREVRUVOitX79+h62tbcb8+fPD6a4PfRgYWgbT09OrqKys1Fm/fv2OxsZGZYIgSEdH&#10;x5SDBw8uprYuo48PhpbBTE1N8y9evOhDdx2oe/X6XT4IMQ2GFiGGwdAixDAYWoQYpssbogiCEBEE&#10;0VZXVzedzWY3AgD5xpkQowkEgnEAAGw2u4nuWtDfuhxaNpstMDAw+LKsrGxXeXn5Dx+yKNRzaGlp&#10;7VZQUHhAdx3ob//TLh8lJaUUU1PTaRKJRPHNoxHTEQTRIScnV/Lmkag7/c/7ablcbtWHKAQh1DW4&#10;IQohhsHQIsQwGFqEGAZDixDD/LUhqrm5WQEAICsra4Camlo9fSUhhF7nr9AWFRX1BwBYt27dTtqq&#10;QQi9EUGSLw9sKikpMTxx4sQcMzOz/Dedi/nLL7+sSk5OdoyIiPikW6rsIolEwpo0adKVefPmhc+Z&#10;M+ck3fVIu3Dhgs++ffuWnzlzZoaqqqqA7nqkLV68+ICRkVGJ7JUl6fbo0aNB69at2/nTTz99bWtr&#10;m0F3PdJ++OGHjfn5+SahoaGLuv3B3+ZyF0uWLNmvo6PzjO7Lbsi2jo4ONgCQW7du/X901yLb9u7d&#10;uwIAyOrq6r501yLbrK2tM/38/M7SXYdsu3nzpgt0ciuWntD8/f0jLC0ts+l4bNwQhRDD/PXx+H/R&#10;0tKiIBKJuD3tkiYkSRINDQ2qPB5PyOPxhHTXI62trU2+tbWVr6KiIqCubdxTCAQCFTabLZa+WHtP&#10;0NHRwWlqalJSVFRs5nK573Trl/etublZUSwWs1VUVLr9q85bhRYhRJ+P6hpRbW1t8i0tLQpcLlek&#10;pKSEp5MxXH19vRpJkgT+Pf+py6Gtra3tc/z48bn3798f+vDhwyEtLS0K0dHRvtL3kaHLmjVrfj5/&#10;/vzUkpKSfiRJEgRBkM7OzrfDw8Pn9+/fv4iuumpra/t0dtMrAIDz589PpW6xSQcHB4fU2traPp1N&#10;Gz9+/O+//vrr8u6uiZKXl2c2bdq0c48fPx4E8PJWKYGBgWGHDh1aJH0R9g8pNzfXIioqanpaWtqw&#10;rKwsa4IgyKysLGvZca2trfzw8PD5aWlpw9LT0+0EAoHKb7/99tnYsWOvf6jauhzaP//8c8DatWuD&#10;raysshUUFFoePXo0uKfcIrGpqUlp0aJFh2xsbJ7w+fzW3Nxci6CgoO+HDh16Pysry1pbW5uWM5M6&#10;Ojo4eXl5Zr6+vtF2dnbp0tM0NDRq6KiJMnPmzDPS9/wBAMjMzBx45syZmStXrtxLV11lZWUG7u7u&#10;8QRBkFevXp2goaFRc+3aNY8NGzZsHzRo0GPZOxl+KBcvXvTZunXrJltb24yOjg4OdRyDrOfPn2st&#10;W7Zsn7m5+VNNTc3qBw8e2Dc1NSl90OK6upm5paWFT93tnLqLeVpa2lC6N72/qkVERPgDABkVFTWN&#10;rhqqqqq0AIAMDQ1dQPf66EqbP39+mLy8vLCmpqYPXTV8/fXXOwCATE1NHSHd/9lnn/2Hx+O1lpSU&#10;GHZHHfX19aoikYhDkiQsWrToIIfDEXU2rr29ndvQ0KBCkiTExcVNAAAyOjp6yoesrcu7fPh8fqvs&#10;fWd6MupQzJ621bGnamxsVI6MjPSbMmXKhT59+tTSVUdFRYWenJxc+4gRI+5K9zs7O98WCoW833//&#10;fXx31KGqqtrA4XA63jSOy+WKunsL8ke1n5YkSYIkSaKgoMBk8+bNmwcMGPCnu7t7PN117dmz54tB&#10;gwY9trKyyvb29r704MEDe7prkhURETGrublZceHChaF019IZ8r93r5e9T29v9NGENi8vz4zFYklY&#10;LJbE1NQ0v7GxUTk2NtaT7n2PlpaWOU5OTsnTp0+P8vT0jE1OTnZyc3O7kZCQ4EJnXbIOHz68oF+/&#10;fiUeHh7X6KzD0NCwtL29Xe7GjRtu0v1xcXETAf4Ob2/20ezy0dXVfXb+/PmpAC9PftiyZct306ZN&#10;O3f79m1nuoKrqalZnZ2dbSXdt3Tp0v2urq43AwICjhUVFfXvCQdaZGVlWaekpDhu2rRpK931rFix&#10;IuTUqVOf+Pv7nw4ODl6roaFRc/369bGXLl3yBgDorq3HPdlH806rqKjY7OvrG+3r6xu9evXq3Tdv&#10;3nRNT0+327Vr15d01dTZC8zS0jJn9uzZJ0tLSw1lbxRNl9DQ0IUEQZCffvrpEbpr0dPTq4iPj3e3&#10;sLDIXbx48cHp06dHPXr0aPDJkydnAwCw2Wwx3TXS7aN5p5Vla2ubwWKxJGVlZQZ01yJLTk6une4a&#10;KCKRiHv8+PG57u7u8XTu05ZmbGxceOfOndHSfbGxsZ4AL//p0VNVz/HRvNPKKi0tNZRIJKyeFBAA&#10;ALFYzE5MTBwlJyfXzufzW+mu59KlS97Pnz/X6qkboABe/mP54YcfNmppaT338vKKobseuv1P77Th&#10;4eHzAQCSkpJGAgBcvnx58pMnT2z69OlT6+3tfelDFPgm2dnZViEhISu8vLxiTE1N86kjV1atWvUL&#10;j8cTzp079zgddQEA7N69ezUAwOjRo++oqqo2CAQClc2bN2++ffu287p16/7dE3ahhYaGLlRXV6+b&#10;OnXqebproWzfvn2Dg4NDqoGBQZlQKOT9+OOP36Smpjpcu3bNQ11dva47aqiurtak3t2fPn1qTpIk&#10;Qb3+LS0tcxwdHVOosZGRkX7Nzc2KT548sQEAuHHjhlt9fb0aj8cT+vv7n37vxf0vO3W5XG57Z23o&#10;0KFpdO2MLy4u7mdlZfUnvLxNyV/NxMQk//79+/Z01UWSJPz000/reDxeq3RdXC63vaec7/vs2TMd&#10;Pp/fsnLlyj101yLdRo0adUd6nSkqKjYdOHBgcXfWkJKS4vCq1/vy5ctDpMcaGxsXdDZOV1e34kPU&#10;9tGc5VNbW9unuLjYSCwWsxUVFZutrKyye8KWxo6ODk5BQYGJQCBQIQiCNDMzy+tppzT2RBUVFXrP&#10;nj3TJUmSMDU1ze+ud1gm+GhCi1Bv8dFuiELoY4WhRYhhMLQIMQyGFiGGwdCiLgsJCVnh4+Nzke46&#10;ejsMLfqHkydPzp46der5hoYGVdlpGRkZtpcvX55MR13obxha9A9ZWVnW0dHRvm1tbfJ014I699Ge&#10;MMAUQqGQV1hYaCwvL99mYmJSQPVLJBJWfn6+qUgk4hoaGpYqKys3djZ/fX29WkVFhR7Ay6uLGBsb&#10;F77u8To6Ojj5+fmmYrGYbWRkVPy2py2S/73YQFtbm7yOjk4lnVe76HXoPmStN7ahQ4emTZkyJTos&#10;LGx+nz59auC/h+uNGzfu95qamj6pqakjrK2tM6l+NTW1uocPH9rKLmf37t2r+Hx+C0gd8ufq6nqj&#10;sbFRSXrchAkT4kaOHJkYGxs7qV+/fsXUWFVV1fq7d+8Op8YFBAQcpQ67VFNTq1NXV69VV1evPX36&#10;9EySfHmtJIIgJA8fPrQdMmRIOrUcfxx/SgAAAwxJREFUOTm5tlOnTs2ie732lkZ7Ab2xmZqa5mlr&#10;a1daWFjkxMTEeCYnJzt+//333wIA6e/vH6Grq1tx6NChhcnJyY5RUVHTlJSUGk1NTfPa29u51DJO&#10;nTo1iyAIiYeHxx+pqakjHj58aBscHLwGAMgJEybEURclI0kSnJyckjQ0NF4YGhqWnD171i85Odkx&#10;MjJyurKyskBXV7dCIBAokyQJd+/eHT5z5szTAEAePXo04MKFCz4XLlzwKS0tNSDJv0NrbGxc8Ntv&#10;vy1NTk52vHr16nhjY+MCHo/Xmp2dbUn3uu0NjfYCemMzNTXN4/P5LXl5eabS/W5ubvEAQIaFhc2X&#10;7t+2bdtGACCTkpKcSJIEoVAor6ysLDA0NCypra1Vlx67evXqn0HmCpBOTk5JBEFIpN9VSZKEPXv2&#10;rAQAMiYmxpPqCwoK+hcAkFVVVVqydS9atOggAJDh4eHzpPuvX7/uDgDkTz/9tI7uddsbGm6Iosmw&#10;YcPSTE1N86X7qBO8Z82aFdFZf2NjozIAQHp6ul1jY6PyvHnzjsoeSL9mzZqfAQBkr0FlYWGRO3z4&#10;8HvSfdTF0qWv0/umkywIgiBnz579j9uIdrYc9OFgaGnyustzvunSnSKRiAsA0Ldv3xey06g+akxX&#10;l0npyplRXV0W+jAwtOgfesLpjOj1MLQMRF3xorS01FB2GtX3trtyMLQ9H4aWgezs7NL19PQqDh8+&#10;vKC4uNhIelpQUND3AABvey0l6hKq1Pdn1PPgwRUMxGKxJJGRkX7u7u7xXl5eMV999dVOeXn5ths3&#10;brhFRkb6LV26dL+vr2/02yx71KhRiQRBkFOnTj3v7Ox8GwBg/vz54bK36UD0wdDSwMHBIbWzO/lZ&#10;WFjkuri4JMh+RNXS0nru4uKSIH3UkZOTU/LZs2dnrF69ejd1vWIejydctmzZvj179nwhPb+9vf0D&#10;2TvkAQCoq6vXubi4JGhpaT2n+tzd3eNPnz7tf/jw4QWZmZkDAQCo45AtLS1zXF1db8ouR05Ort3F&#10;xSXhTUdjoffj/wBdWkrJ3aVyJQAAAABJRU5ErkJgglBLAwQUAAYACAAAACEAUCKGO9wAAAAFAQAA&#10;DwAAAGRycy9kb3ducmV2LnhtbEyPQWvCQBCF74X+h2WE3uomlVaJ2YhI25MUqoXS25iMSTA7G7Jr&#10;Ev99x17sZZjhPd58L12NtlE9db52bCCeRqCIc1fUXBr42r89LkD5gFxg45gMXMjDKru/SzEp3MCf&#10;1O9CqSSEfYIGqhDaRGufV2TRT11LLNrRdRaDnF2piw4HCbeNfoqiF22xZvlQYUubivLT7mwNvA84&#10;rGfxa789HTeXn/3zx/c2JmMeJuN6CSrQGG5muOILOmTCdHBnLrxqDEiR8Dev2nwuNQ6yLGYx6CzV&#10;/+mzX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Bs2DwtAcA&#10;ALchAAAOAAAAAAAAAAAAAAAAADoCAABkcnMvZTJvRG9jLnhtbFBLAQItAAoAAAAAAAAAIQCU64vd&#10;eCMAAHgjAAAUAAAAAAAAAAAAAAAAABoKAABkcnMvbWVkaWEvaW1hZ2UxLnBuZ1BLAQItABQABgAI&#10;AAAAIQBQIoY73AAAAAUBAAAPAAAAAAAAAAAAAAAAAMQtAABkcnMvZG93bnJldi54bWxQSwECLQAU&#10;AAYACAAAACEAqiYOvrwAAAAhAQAAGQAAAAAAAAAAAAAAAADNLgAAZHJzL19yZWxzL2Uyb0RvYy54&#10;bWwucmVsc1BLBQYAAAAABgAGAHwBAADALwAAAAA=&#10;">
                <v:shape id="docshape236" o:spid="_x0000_s1027" style="position:absolute;left:106;top:342;width:1592;height:486;visibility:visible;mso-wrap-style:square;v-text-anchor:top" coordsize="1592,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OCxAAAANsAAAAPAAAAZHJzL2Rvd25yZXYueG1sRI9BawIx&#10;FITvgv8hPMGL1Kx70HVrFBGs9ljbQ3t7bF53UzcvS5Lq+u9NoeBxmJlvmNWmt624kA/GsYLZNANB&#10;XDltuFbw8b5/KkCEiKyxdUwKbhRgsx4OVlhqd+U3upxiLRKEQ4kKmhi7UspQNWQxTF1HnLxv5y3G&#10;JH0ttcdrgttW5lk2lxYNp4UGO9o1VJ1Pv1YBvk5+ll8v5niefOqDNLfFMi+8UuNRv30GEamPj/B/&#10;+6gVFDn8fUk/QK7vAAAA//8DAFBLAQItABQABgAIAAAAIQDb4fbL7gAAAIUBAAATAAAAAAAAAAAA&#10;AAAAAAAAAABbQ29udGVudF9UeXBlc10ueG1sUEsBAi0AFAAGAAgAAAAhAFr0LFu/AAAAFQEAAAsA&#10;AAAAAAAAAAAAAAAAHwEAAF9yZWxzLy5yZWxzUEsBAi0AFAAGAAgAAAAhAMPFA4LEAAAA2wAAAA8A&#10;AAAAAAAAAAAAAAAABwIAAGRycy9kb3ducmV2LnhtbFBLBQYAAAAAAwADALcAAAD4AgAAAAA=&#10;" path="m,119l145,57,290,248,434,125,579,109,724,336,868,485,1013,228,1158,11,1302,r145,53l1592,217e" filled="f" strokecolor="#1f77b3" strokeweight=".1171mm">
                  <v:path arrowok="t" o:connecttype="custom" o:connectlocs="0,462;145,400;290,591;434,468;579,452;724,679;868,828;1013,571;1158,354;1302,343;1447,396;1592,560" o:connectangles="0,0,0,0,0,0,0,0,0,0,0,0"/>
                </v:shape>
                <v:shape id="docshape237" o:spid="_x0000_s1028" style="position:absolute;left:106;top:636;width:1592;height:303;visibility:visible;mso-wrap-style:square;v-text-anchor:top" coordsize="1592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KoowQAAANsAAAAPAAAAZHJzL2Rvd25yZXYueG1sRI9Bi8Iw&#10;FITvwv6H8Ba8aarCUqpRpLDgZYWq4PXRPNNi8lKaqPXfG0HY4zAz3zCrzeCsuFMfWs8KZtMMBHHt&#10;dctGwen4O8lBhIis0XomBU8KsFl/jVZYaP/giu6HaESCcChQQRNjV0gZ6oYchqnviJN38b3DmGRv&#10;pO7xkeDOynmW/UiHLaeFBjsqG6qvh5tTUM3t3223P++lzkNlZufSbG2p1Ph72C5BRBrif/jT3mkF&#10;+QLeX9IPkOsXAAAA//8DAFBLAQItABQABgAIAAAAIQDb4fbL7gAAAIUBAAATAAAAAAAAAAAAAAAA&#10;AAAAAABbQ29udGVudF9UeXBlc10ueG1sUEsBAi0AFAAGAAgAAAAhAFr0LFu/AAAAFQEAAAsAAAAA&#10;AAAAAAAAAAAAHwEAAF9yZWxzLy5yZWxzUEsBAi0AFAAGAAgAAAAhAHs0qijBAAAA2wAAAA8AAAAA&#10;AAAAAAAAAAAABwIAAGRycy9kb3ducmV2LnhtbFBLBQYAAAAAAwADALcAAAD1AgAAAAA=&#10;" path="m,265r145,38l290,228,434,192,579,59r145,41l868,154,1013,12,1158,8,1302,r145,196l1592,150e" filled="f" strokecolor="gray" strokeweight=".29283mm">
                  <v:stroke dashstyle="longDash"/>
                  <v:path arrowok="t" o:connecttype="custom" o:connectlocs="0,901;145,939;290,864;434,828;579,695;724,736;868,790;1013,648;1158,644;1302,636;1447,832;1592,786" o:connectangles="0,0,0,0,0,0,0,0,0,0,0,0"/>
                </v:shape>
                <v:shape id="docshape238" o:spid="_x0000_s1029" type="#_x0000_t75" style="position:absolute;width:1778;height:1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GVawwAAANsAAAAPAAAAZHJzL2Rvd25yZXYueG1sRI9Ba8JA&#10;FITvQv/D8gq96UYRCamrSEshPSgYpefH7jMJzb4N2aem/74rFHocZuYbZr0dfaduNMQ2sIH5LANF&#10;bINruTZwPn1Mc1BRkB12gcnAD0XYbp4mayxcuPORbpXUKkE4FmigEekLraNtyGOchZ44eZcweJQk&#10;h1q7Ae8J7ju9yLKV9thyWmiwp7eG7Hd19QYOl6/T53t55OU+r3ZzEXsuM2vMy/O4ewUlNMp/+K9d&#10;OgP5Eh5f0g/Qm18AAAD//wMAUEsBAi0AFAAGAAgAAAAhANvh9svuAAAAhQEAABMAAAAAAAAAAAAA&#10;AAAAAAAAAFtDb250ZW50X1R5cGVzXS54bWxQSwECLQAUAAYACAAAACEAWvQsW78AAAAVAQAACwAA&#10;AAAAAAAAAAAAAAAfAQAAX3JlbHMvLnJlbHNQSwECLQAUAAYACAAAACEAaPRlWsMAAADbAAAADwAA&#10;AAAAAAAAAAAAAAAHAgAAZHJzL2Rvd25yZXYueG1sUEsFBgAAAAADAAMAtwAAAPcCAAAAAA==&#10;">
                  <v:imagedata r:id="rId117" o:title=""/>
                </v:shape>
                <w10:anchorlock/>
              </v:group>
            </w:pict>
          </mc:Fallback>
        </mc:AlternateContent>
      </w:r>
    </w:p>
    <w:p w14:paraId="3AB722C7" w14:textId="77777777" w:rsidR="0045732C" w:rsidRDefault="002A74E7">
      <w:pPr>
        <w:pStyle w:val="BodyText"/>
        <w:spacing w:before="163" w:line="249" w:lineRule="auto"/>
        <w:ind w:left="167" w:right="171" w:firstLine="6"/>
      </w:pPr>
      <w:bookmarkStart w:id="54" w:name="_bookmark4"/>
      <w:bookmarkEnd w:id="54"/>
      <w:r>
        <w:rPr>
          <w:rFonts w:ascii="Arial"/>
          <w:b/>
        </w:rPr>
        <w:t>Figure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4.</w:t>
      </w:r>
      <w:r>
        <w:rPr>
          <w:rFonts w:ascii="Arial"/>
          <w:b/>
          <w:spacing w:val="8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occurrence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tinnitus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Switzerland</w:t>
      </w:r>
      <w:r>
        <w:rPr>
          <w:spacing w:val="-4"/>
        </w:rPr>
        <w:t xml:space="preserve"> </w:t>
      </w:r>
      <w:r>
        <w:t>(CH),</w:t>
      </w:r>
      <w:r>
        <w:rPr>
          <w:spacing w:val="-4"/>
        </w:rPr>
        <w:t xml:space="preserve"> </w:t>
      </w:r>
      <w:r>
        <w:t>Germany</w:t>
      </w:r>
      <w:r>
        <w:rPr>
          <w:spacing w:val="-4"/>
        </w:rPr>
        <w:t xml:space="preserve"> </w:t>
      </w:r>
      <w:r>
        <w:t>(DE),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United</w:t>
      </w:r>
      <w:r>
        <w:rPr>
          <w:spacing w:val="-4"/>
        </w:rPr>
        <w:t xml:space="preserve"> </w:t>
      </w:r>
      <w:r>
        <w:t>States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America</w:t>
      </w:r>
      <w:r>
        <w:rPr>
          <w:spacing w:val="-47"/>
        </w:rPr>
        <w:t xml:space="preserve"> </w:t>
      </w:r>
      <w:r>
        <w:t>(US), the United Kingdom of Great Britain &amp; Northern Ireland (GB), and the Netherlands. The x-axis shows the month, the</w:t>
      </w:r>
      <w:r>
        <w:rPr>
          <w:spacing w:val="1"/>
        </w:rPr>
        <w:t xml:space="preserve"> </w:t>
      </w:r>
      <w:r>
        <w:t>y-axis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probability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tinnitus</w:t>
      </w:r>
      <w:r>
        <w:rPr>
          <w:spacing w:val="-9"/>
        </w:rPr>
        <w:t xml:space="preserve"> </w:t>
      </w:r>
      <w:r>
        <w:t>occurrence.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dashed</w:t>
      </w:r>
      <w:r>
        <w:rPr>
          <w:spacing w:val="-10"/>
        </w:rPr>
        <w:t xml:space="preserve"> </w:t>
      </w:r>
      <w:r>
        <w:t>grey</w:t>
      </w:r>
      <w:r>
        <w:rPr>
          <w:spacing w:val="-9"/>
        </w:rPr>
        <w:t xml:space="preserve"> </w:t>
      </w:r>
      <w:r>
        <w:t>lines</w:t>
      </w:r>
      <w:r>
        <w:rPr>
          <w:spacing w:val="-9"/>
        </w:rPr>
        <w:t xml:space="preserve"> </w:t>
      </w:r>
      <w:r>
        <w:t>show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average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tinnitus</w:t>
      </w:r>
      <w:r>
        <w:rPr>
          <w:spacing w:val="-9"/>
        </w:rPr>
        <w:t xml:space="preserve"> </w:t>
      </w:r>
      <w:r>
        <w:t>occurrence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i/>
        </w:rPr>
        <w:t>except</w:t>
      </w:r>
      <w:r>
        <w:rPr>
          <w:i/>
          <w:spacing w:val="-4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country</w:t>
      </w:r>
      <w:r>
        <w:rPr>
          <w:spacing w:val="-12"/>
        </w:rPr>
        <w:t xml:space="preserve"> </w:t>
      </w:r>
      <w:r>
        <w:t>plotted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axis.</w:t>
      </w:r>
      <w:r>
        <w:rPr>
          <w:spacing w:val="-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graph</w:t>
      </w:r>
      <w:r>
        <w:rPr>
          <w:spacing w:val="-11"/>
        </w:rPr>
        <w:t xml:space="preserve"> </w:t>
      </w:r>
      <w:r>
        <w:t>indicates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people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nations</w:t>
      </w:r>
      <w:r>
        <w:rPr>
          <w:spacing w:val="-11"/>
        </w:rPr>
        <w:t xml:space="preserve"> </w:t>
      </w:r>
      <w:r>
        <w:t>perceive</w:t>
      </w:r>
      <w:r>
        <w:rPr>
          <w:spacing w:val="-12"/>
        </w:rPr>
        <w:t xml:space="preserve"> </w:t>
      </w:r>
      <w:r>
        <w:t>tinnitus</w:t>
      </w:r>
      <w:r>
        <w:rPr>
          <w:spacing w:val="-12"/>
        </w:rPr>
        <w:t xml:space="preserve"> </w:t>
      </w:r>
      <w:r>
        <w:t>differently</w:t>
      </w:r>
      <w:r>
        <w:rPr>
          <w:spacing w:val="-11"/>
        </w:rPr>
        <w:t xml:space="preserve"> </w:t>
      </w:r>
      <w:r>
        <w:t>throughout</w:t>
      </w:r>
      <w:r>
        <w:rPr>
          <w:spacing w:val="-1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year.</w:t>
      </w:r>
    </w:p>
    <w:p w14:paraId="1EBE12CC" w14:textId="1990D0C3" w:rsidR="0045732C" w:rsidRDefault="00A42D52">
      <w:pPr>
        <w:pStyle w:val="BodyText"/>
        <w:spacing w:before="8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08ED70E5" wp14:editId="1B3D4BC7">
                <wp:simplePos x="0" y="0"/>
                <wp:positionH relativeFrom="page">
                  <wp:posOffset>2014220</wp:posOffset>
                </wp:positionH>
                <wp:positionV relativeFrom="paragraph">
                  <wp:posOffset>181610</wp:posOffset>
                </wp:positionV>
                <wp:extent cx="3743960" cy="1270"/>
                <wp:effectExtent l="0" t="0" r="0" b="0"/>
                <wp:wrapTopAndBottom/>
                <wp:docPr id="80" name="docshape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43960" cy="1270"/>
                        </a:xfrm>
                        <a:custGeom>
                          <a:avLst/>
                          <a:gdLst>
                            <a:gd name="T0" fmla="*/ 0 w 5896"/>
                            <a:gd name="T1" fmla="*/ 0 h 1270"/>
                            <a:gd name="T2" fmla="*/ 2147483646 w 5896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5896" h="1270">
                              <a:moveTo>
                                <a:pt x="0" y="0"/>
                              </a:moveTo>
                              <a:lnTo>
                                <a:pt x="5896" y="0"/>
                              </a:lnTo>
                            </a:path>
                          </a:pathLst>
                        </a:custGeom>
                        <a:noFill/>
                        <a:ln w="1012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A39F1" id="docshape239" o:spid="_x0000_s1026" style="position:absolute;margin-left:158.6pt;margin-top:14.3pt;width:294.8pt;height:.1pt;z-index:-15705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asFuQIAAAYGAAAOAAAAZHJzL2Uyb0RvYy54bWysVNtu2zAMfR+wfxD0OGD1JY5zQZ1iaNdh&#10;QLcVaPYBiiTHxmTRk5Q43deXkp3Uabc9DPODQZnHh+ShyMurQ6PIXhpbgy5ochFTIjUHUettQb+v&#10;b9/PKbGOacEUaFnQR2np1ertm8uuXcoUKlBCGoIk2i67tqCVc+0yiiyvZMPsBbRSo7ME0zCHR7ON&#10;hGEdsjcqSuM4jzowojXApbX49aZ30lXgL0vJ3beytNIRVVDMzYW3Ce+Nf0erS7bcGtZWNR/SYP+Q&#10;RcNqjUFPVDfMMbIz9SuqpuYGLJTugkMTQVnWXIYasJokflHNQ8VaGWpBcWx7ksn+P1r+dX9vSC0K&#10;Okd5NGuwRwK49ZHTycLr07V2ibCH9t74Cm17B/yHRUd05vEHixiy6b6AQBq2cxA0OZSm8X9iteQQ&#10;pH88SS8PjnD8OJllk0WOKXD0JeksdCZiy+O/fGfdJwmBh+3vrOsbJ9AKsosh9zVSlI3CHr6LSEw6&#10;Mp0v8qHLJ0xyhqnIMR6274RJR5g0yWbZfJJn+R8IJyNwTH5PmJ1h8hgfkk+nk1fZTf8GREm2x6JZ&#10;ddSBH/QgBFqE+dlbZ0H7FqzX3MuCwq4TLwVyIMzL9oyenqGxeI+ejNH9X0MYg4P1cqQMJThSm17s&#10;ljmfnQ/iTdIVNHSCVEN7vaeBvVxDwLgXNwOjPXuVHqN6nuMVQmDvRsNHCuWdovukRzdHw22tVLg6&#10;SvuckjhJ01C6BVUL7/XpWLPdXCtD9syvjfAMUpzBDOy0CGyVZOLjYDtWq94OuQ1z4kejn6UNiEcc&#10;EwP9MsLliUYF5hclHS6igtqfO2YkJeqzxklfJFmG3XPhkE1nKR7M2LMZe5jmSFVQR/EaePPa9dtu&#10;15p6W2GkJJSr4QOOZ1n7OQpz3Gc1HHDZBB2Hxei32fgcUM/re/UEAAD//wMAUEsDBBQABgAIAAAA&#10;IQAYrfvQ3wAAAAkBAAAPAAAAZHJzL2Rvd25yZXYueG1sTI9RS8MwEMffBb9DOME3l7RC7bqmQyYi&#10;DGVYZc9pczbV5lKabKt+erMnfby7H//7/cv1bAd2xMn3jiQkCwEMqXW6p07C+9vjTQ7MB0VaDY5Q&#10;wjd6WFeXF6UqtDvRKx7r0LEYQr5QEkwIY8G5bw1a5RduRIq3DzdZFeI4dVxP6hTD7cBTITJuVU/x&#10;g1Ejbgy2X/XBStj9DGazfaK+fnbJpxfNy/Zhv5Ty+mq+XwELOIc/GM76UR2q6NS4A2nPBgm3yV0a&#10;UQlpngGLwFJksUtzXuTAq5L/b1D9AgAA//8DAFBLAQItABQABgAIAAAAIQC2gziS/gAAAOEBAAAT&#10;AAAAAAAAAAAAAAAAAAAAAABbQ29udGVudF9UeXBlc10ueG1sUEsBAi0AFAAGAAgAAAAhADj9If/W&#10;AAAAlAEAAAsAAAAAAAAAAAAAAAAALwEAAF9yZWxzLy5yZWxzUEsBAi0AFAAGAAgAAAAhADpdqwW5&#10;AgAABgYAAA4AAAAAAAAAAAAAAAAALgIAAGRycy9lMm9Eb2MueG1sUEsBAi0AFAAGAAgAAAAhABit&#10;+9DfAAAACQEAAA8AAAAAAAAAAAAAAAAAEwUAAGRycy9kb3ducmV2LnhtbFBLBQYAAAAABAAEAPMA&#10;AAAfBgAAAAA=&#10;" path="m,l5896,e" filled="f" strokeweight=".28117mm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7CE3E22A" w14:textId="77777777" w:rsidR="0045732C" w:rsidRDefault="002A74E7">
      <w:pPr>
        <w:pStyle w:val="Heading2"/>
        <w:tabs>
          <w:tab w:val="left" w:pos="903"/>
          <w:tab w:val="left" w:pos="1618"/>
          <w:tab w:val="left" w:pos="2369"/>
          <w:tab w:val="left" w:pos="2918"/>
          <w:tab w:val="left" w:pos="3497"/>
          <w:tab w:val="left" w:pos="4135"/>
          <w:tab w:val="left" w:pos="4772"/>
          <w:tab w:val="left" w:pos="5410"/>
        </w:tabs>
        <w:spacing w:before="36"/>
        <w:ind w:left="0" w:right="117"/>
        <w:jc w:val="center"/>
        <w:rPr>
          <w:rFonts w:ascii="Times New Roman"/>
        </w:rPr>
      </w:pPr>
      <w:bookmarkStart w:id="55" w:name="_bookmark5"/>
      <w:bookmarkEnd w:id="55"/>
      <w:r>
        <w:rPr>
          <w:rFonts w:ascii="Times New Roman"/>
        </w:rPr>
        <w:t>country</w:t>
      </w:r>
      <w:r>
        <w:rPr>
          <w:rFonts w:ascii="Times New Roman"/>
        </w:rPr>
        <w:tab/>
        <w:t>count</w:t>
      </w:r>
      <w:r>
        <w:rPr>
          <w:rFonts w:ascii="Times New Roman"/>
        </w:rPr>
        <w:tab/>
        <w:t>mean</w:t>
      </w:r>
      <w:r>
        <w:rPr>
          <w:rFonts w:ascii="Times New Roman"/>
        </w:rPr>
        <w:tab/>
        <w:t>std</w:t>
      </w:r>
      <w:r>
        <w:rPr>
          <w:rFonts w:ascii="Times New Roman"/>
        </w:rPr>
        <w:tab/>
        <w:t>min</w:t>
      </w:r>
      <w:r>
        <w:rPr>
          <w:rFonts w:ascii="Times New Roman"/>
        </w:rPr>
        <w:tab/>
        <w:t>25%</w:t>
      </w:r>
      <w:r>
        <w:rPr>
          <w:rFonts w:ascii="Times New Roman"/>
        </w:rPr>
        <w:tab/>
        <w:t>50%</w:t>
      </w:r>
      <w:r>
        <w:rPr>
          <w:rFonts w:ascii="Times New Roman"/>
        </w:rPr>
        <w:tab/>
        <w:t>75%</w:t>
      </w:r>
      <w:r>
        <w:rPr>
          <w:rFonts w:ascii="Times New Roman"/>
        </w:rPr>
        <w:tab/>
        <w:t>max</w:t>
      </w:r>
    </w:p>
    <w:p w14:paraId="4D685F17" w14:textId="77777777" w:rsidR="0045732C" w:rsidRDefault="0045732C">
      <w:pPr>
        <w:pStyle w:val="BodyText"/>
        <w:spacing w:before="10"/>
        <w:rPr>
          <w:b/>
          <w:sz w:val="5"/>
        </w:rPr>
      </w:pPr>
    </w:p>
    <w:tbl>
      <w:tblPr>
        <w:tblStyle w:val="TableNormal1"/>
        <w:tblW w:w="0" w:type="auto"/>
        <w:tblInd w:w="2219" w:type="dxa"/>
        <w:tblLayout w:type="fixed"/>
        <w:tblLook w:val="01E0" w:firstRow="1" w:lastRow="1" w:firstColumn="1" w:lastColumn="1" w:noHBand="0" w:noVBand="0"/>
      </w:tblPr>
      <w:tblGrid>
        <w:gridCol w:w="692"/>
        <w:gridCol w:w="792"/>
        <w:gridCol w:w="659"/>
        <w:gridCol w:w="1846"/>
        <w:gridCol w:w="637"/>
        <w:gridCol w:w="637"/>
        <w:gridCol w:w="629"/>
      </w:tblGrid>
      <w:tr w:rsidR="0045732C" w14:paraId="419B30BE" w14:textId="77777777">
        <w:trPr>
          <w:trHeight w:val="280"/>
        </w:trPr>
        <w:tc>
          <w:tcPr>
            <w:tcW w:w="692" w:type="dxa"/>
            <w:tcBorders>
              <w:top w:val="single" w:sz="4" w:space="0" w:color="000000"/>
            </w:tcBorders>
          </w:tcPr>
          <w:p w14:paraId="3814DCAF" w14:textId="77777777" w:rsidR="0045732C" w:rsidRDefault="002A74E7">
            <w:pPr>
              <w:pStyle w:val="TableParagraph"/>
              <w:spacing w:before="36" w:line="225" w:lineRule="exact"/>
              <w:ind w:left="182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CH</w:t>
            </w:r>
          </w:p>
        </w:tc>
        <w:tc>
          <w:tcPr>
            <w:tcW w:w="792" w:type="dxa"/>
            <w:tcBorders>
              <w:top w:val="single" w:sz="4" w:space="0" w:color="000000"/>
            </w:tcBorders>
          </w:tcPr>
          <w:p w14:paraId="1362EB8F" w14:textId="77777777" w:rsidR="0045732C" w:rsidRDefault="002A74E7">
            <w:pPr>
              <w:pStyle w:val="TableParagraph"/>
              <w:spacing w:before="36" w:line="225" w:lineRule="exact"/>
              <w:ind w:righ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12.00</w:t>
            </w:r>
          </w:p>
        </w:tc>
        <w:tc>
          <w:tcPr>
            <w:tcW w:w="659" w:type="dxa"/>
            <w:tcBorders>
              <w:top w:val="single" w:sz="4" w:space="0" w:color="000000"/>
            </w:tcBorders>
          </w:tcPr>
          <w:p w14:paraId="54F39973" w14:textId="77777777" w:rsidR="0045732C" w:rsidRDefault="002A74E7">
            <w:pPr>
              <w:pStyle w:val="TableParagraph"/>
              <w:spacing w:before="36" w:line="225" w:lineRule="exact"/>
              <w:ind w:left="115" w:right="15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0.68</w:t>
            </w:r>
          </w:p>
        </w:tc>
        <w:tc>
          <w:tcPr>
            <w:tcW w:w="1846" w:type="dxa"/>
            <w:tcBorders>
              <w:top w:val="single" w:sz="4" w:space="0" w:color="000000"/>
            </w:tcBorders>
          </w:tcPr>
          <w:p w14:paraId="2052BC14" w14:textId="77777777" w:rsidR="0045732C" w:rsidRDefault="002A74E7">
            <w:pPr>
              <w:pStyle w:val="TableParagraph"/>
              <w:tabs>
                <w:tab w:val="left" w:pos="587"/>
                <w:tab w:val="left" w:pos="1175"/>
              </w:tabs>
              <w:spacing w:before="36" w:line="225" w:lineRule="exact"/>
              <w:ind w:right="14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0.08</w:t>
            </w:r>
            <w:r>
              <w:rPr>
                <w:rFonts w:ascii="Times New Roman"/>
                <w:sz w:val="20"/>
              </w:rPr>
              <w:tab/>
              <w:t>0.53</w:t>
            </w:r>
            <w:r>
              <w:rPr>
                <w:rFonts w:ascii="Times New Roman"/>
                <w:sz w:val="20"/>
              </w:rPr>
              <w:tab/>
              <w:t>0.64</w:t>
            </w:r>
          </w:p>
        </w:tc>
        <w:tc>
          <w:tcPr>
            <w:tcW w:w="637" w:type="dxa"/>
            <w:tcBorders>
              <w:top w:val="single" w:sz="4" w:space="0" w:color="000000"/>
            </w:tcBorders>
          </w:tcPr>
          <w:p w14:paraId="210602F1" w14:textId="77777777" w:rsidR="0045732C" w:rsidRDefault="002A74E7">
            <w:pPr>
              <w:pStyle w:val="TableParagraph"/>
              <w:spacing w:before="36" w:line="225" w:lineRule="exact"/>
              <w:ind w:left="146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0.67</w:t>
            </w:r>
          </w:p>
        </w:tc>
        <w:tc>
          <w:tcPr>
            <w:tcW w:w="637" w:type="dxa"/>
            <w:tcBorders>
              <w:top w:val="single" w:sz="4" w:space="0" w:color="000000"/>
            </w:tcBorders>
          </w:tcPr>
          <w:p w14:paraId="7EAB8973" w14:textId="77777777" w:rsidR="0045732C" w:rsidRDefault="002A74E7">
            <w:pPr>
              <w:pStyle w:val="TableParagraph"/>
              <w:spacing w:before="36" w:line="225" w:lineRule="exact"/>
              <w:ind w:left="126" w:right="12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0.74</w:t>
            </w:r>
          </w:p>
        </w:tc>
        <w:tc>
          <w:tcPr>
            <w:tcW w:w="629" w:type="dxa"/>
            <w:tcBorders>
              <w:top w:val="single" w:sz="4" w:space="0" w:color="000000"/>
            </w:tcBorders>
          </w:tcPr>
          <w:p w14:paraId="15C4FFEF" w14:textId="77777777" w:rsidR="0045732C" w:rsidRDefault="002A74E7">
            <w:pPr>
              <w:pStyle w:val="TableParagraph"/>
              <w:spacing w:before="36" w:line="225" w:lineRule="exact"/>
              <w:ind w:righ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0.79</w:t>
            </w:r>
          </w:p>
        </w:tc>
      </w:tr>
      <w:tr w:rsidR="0045732C" w14:paraId="6698F8ED" w14:textId="77777777">
        <w:trPr>
          <w:trHeight w:val="239"/>
        </w:trPr>
        <w:tc>
          <w:tcPr>
            <w:tcW w:w="692" w:type="dxa"/>
          </w:tcPr>
          <w:p w14:paraId="79A9B659" w14:textId="77777777" w:rsidR="0045732C" w:rsidRDefault="002A74E7">
            <w:pPr>
              <w:pStyle w:val="TableParagraph"/>
              <w:spacing w:line="219" w:lineRule="exact"/>
              <w:ind w:left="193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DE</w:t>
            </w:r>
          </w:p>
        </w:tc>
        <w:tc>
          <w:tcPr>
            <w:tcW w:w="792" w:type="dxa"/>
          </w:tcPr>
          <w:p w14:paraId="7EC55F8D" w14:textId="77777777" w:rsidR="0045732C" w:rsidRDefault="002A74E7">
            <w:pPr>
              <w:pStyle w:val="TableParagraph"/>
              <w:spacing w:line="219" w:lineRule="exact"/>
              <w:ind w:righ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12.00</w:t>
            </w:r>
          </w:p>
        </w:tc>
        <w:tc>
          <w:tcPr>
            <w:tcW w:w="659" w:type="dxa"/>
          </w:tcPr>
          <w:p w14:paraId="74EFA1BA" w14:textId="77777777" w:rsidR="0045732C" w:rsidRDefault="002A74E7">
            <w:pPr>
              <w:pStyle w:val="TableParagraph"/>
              <w:spacing w:line="219" w:lineRule="exact"/>
              <w:ind w:left="115" w:right="15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0.79</w:t>
            </w:r>
          </w:p>
        </w:tc>
        <w:tc>
          <w:tcPr>
            <w:tcW w:w="1846" w:type="dxa"/>
          </w:tcPr>
          <w:p w14:paraId="281C4000" w14:textId="77777777" w:rsidR="0045732C" w:rsidRDefault="002A74E7">
            <w:pPr>
              <w:pStyle w:val="TableParagraph"/>
              <w:tabs>
                <w:tab w:val="left" w:pos="587"/>
                <w:tab w:val="left" w:pos="1175"/>
              </w:tabs>
              <w:spacing w:line="219" w:lineRule="exact"/>
              <w:ind w:right="14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0.04</w:t>
            </w:r>
            <w:r>
              <w:rPr>
                <w:rFonts w:ascii="Times New Roman"/>
                <w:sz w:val="20"/>
              </w:rPr>
              <w:tab/>
              <w:t>0.73</w:t>
            </w:r>
            <w:r>
              <w:rPr>
                <w:rFonts w:ascii="Times New Roman"/>
                <w:sz w:val="20"/>
              </w:rPr>
              <w:tab/>
              <w:t>0.76</w:t>
            </w:r>
          </w:p>
        </w:tc>
        <w:tc>
          <w:tcPr>
            <w:tcW w:w="637" w:type="dxa"/>
          </w:tcPr>
          <w:p w14:paraId="5ED01B56" w14:textId="77777777" w:rsidR="0045732C" w:rsidRDefault="002A74E7">
            <w:pPr>
              <w:pStyle w:val="TableParagraph"/>
              <w:spacing w:line="219" w:lineRule="exact"/>
              <w:ind w:left="146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0.78</w:t>
            </w:r>
          </w:p>
        </w:tc>
        <w:tc>
          <w:tcPr>
            <w:tcW w:w="637" w:type="dxa"/>
          </w:tcPr>
          <w:p w14:paraId="70B59C30" w14:textId="77777777" w:rsidR="0045732C" w:rsidRDefault="002A74E7">
            <w:pPr>
              <w:pStyle w:val="TableParagraph"/>
              <w:spacing w:line="219" w:lineRule="exact"/>
              <w:ind w:left="126" w:right="12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0.82</w:t>
            </w:r>
          </w:p>
        </w:tc>
        <w:tc>
          <w:tcPr>
            <w:tcW w:w="629" w:type="dxa"/>
          </w:tcPr>
          <w:p w14:paraId="0235D780" w14:textId="77777777" w:rsidR="0045732C" w:rsidRDefault="002A74E7">
            <w:pPr>
              <w:pStyle w:val="TableParagraph"/>
              <w:spacing w:line="219" w:lineRule="exact"/>
              <w:ind w:righ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0.87</w:t>
            </w:r>
          </w:p>
        </w:tc>
      </w:tr>
      <w:tr w:rsidR="0045732C" w14:paraId="38E8C3FD" w14:textId="77777777">
        <w:trPr>
          <w:trHeight w:val="239"/>
        </w:trPr>
        <w:tc>
          <w:tcPr>
            <w:tcW w:w="692" w:type="dxa"/>
          </w:tcPr>
          <w:p w14:paraId="15929B7B" w14:textId="77777777" w:rsidR="0045732C" w:rsidRDefault="002A74E7">
            <w:pPr>
              <w:pStyle w:val="TableParagraph"/>
              <w:spacing w:line="219" w:lineRule="exact"/>
              <w:ind w:left="188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GB</w:t>
            </w:r>
          </w:p>
        </w:tc>
        <w:tc>
          <w:tcPr>
            <w:tcW w:w="792" w:type="dxa"/>
          </w:tcPr>
          <w:p w14:paraId="34638012" w14:textId="77777777" w:rsidR="0045732C" w:rsidRDefault="002A74E7">
            <w:pPr>
              <w:pStyle w:val="TableParagraph"/>
              <w:spacing w:line="219" w:lineRule="exact"/>
              <w:ind w:righ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12.00</w:t>
            </w:r>
          </w:p>
        </w:tc>
        <w:tc>
          <w:tcPr>
            <w:tcW w:w="659" w:type="dxa"/>
          </w:tcPr>
          <w:p w14:paraId="683509D4" w14:textId="77777777" w:rsidR="0045732C" w:rsidRDefault="002A74E7">
            <w:pPr>
              <w:pStyle w:val="TableParagraph"/>
              <w:spacing w:line="219" w:lineRule="exact"/>
              <w:ind w:left="115" w:right="15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0.80</w:t>
            </w:r>
          </w:p>
        </w:tc>
        <w:tc>
          <w:tcPr>
            <w:tcW w:w="1846" w:type="dxa"/>
          </w:tcPr>
          <w:p w14:paraId="55C6FB4E" w14:textId="77777777" w:rsidR="0045732C" w:rsidRDefault="002A74E7">
            <w:pPr>
              <w:pStyle w:val="TableParagraph"/>
              <w:tabs>
                <w:tab w:val="left" w:pos="587"/>
                <w:tab w:val="left" w:pos="1175"/>
              </w:tabs>
              <w:spacing w:line="219" w:lineRule="exact"/>
              <w:ind w:right="14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0.16</w:t>
            </w:r>
            <w:r>
              <w:rPr>
                <w:rFonts w:ascii="Times New Roman"/>
                <w:sz w:val="20"/>
              </w:rPr>
              <w:tab/>
              <w:t>0.52</w:t>
            </w:r>
            <w:r>
              <w:rPr>
                <w:rFonts w:ascii="Times New Roman"/>
                <w:sz w:val="20"/>
              </w:rPr>
              <w:tab/>
              <w:t>0.69</w:t>
            </w:r>
          </w:p>
        </w:tc>
        <w:tc>
          <w:tcPr>
            <w:tcW w:w="637" w:type="dxa"/>
          </w:tcPr>
          <w:p w14:paraId="4DA3D1C0" w14:textId="77777777" w:rsidR="0045732C" w:rsidRDefault="002A74E7">
            <w:pPr>
              <w:pStyle w:val="TableParagraph"/>
              <w:spacing w:line="219" w:lineRule="exact"/>
              <w:ind w:left="146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0.81</w:t>
            </w:r>
          </w:p>
        </w:tc>
        <w:tc>
          <w:tcPr>
            <w:tcW w:w="637" w:type="dxa"/>
          </w:tcPr>
          <w:p w14:paraId="20B29A9A" w14:textId="77777777" w:rsidR="0045732C" w:rsidRDefault="002A74E7">
            <w:pPr>
              <w:pStyle w:val="TableParagraph"/>
              <w:spacing w:line="219" w:lineRule="exact"/>
              <w:ind w:left="126" w:right="12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0.94</w:t>
            </w:r>
          </w:p>
        </w:tc>
        <w:tc>
          <w:tcPr>
            <w:tcW w:w="629" w:type="dxa"/>
          </w:tcPr>
          <w:p w14:paraId="7EE1D657" w14:textId="77777777" w:rsidR="0045732C" w:rsidRDefault="002A74E7">
            <w:pPr>
              <w:pStyle w:val="TableParagraph"/>
              <w:spacing w:line="219" w:lineRule="exact"/>
              <w:ind w:righ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0.99</w:t>
            </w:r>
          </w:p>
        </w:tc>
      </w:tr>
      <w:tr w:rsidR="0045732C" w14:paraId="4E820DA9" w14:textId="77777777">
        <w:trPr>
          <w:trHeight w:val="239"/>
        </w:trPr>
        <w:tc>
          <w:tcPr>
            <w:tcW w:w="692" w:type="dxa"/>
          </w:tcPr>
          <w:p w14:paraId="54B38877" w14:textId="77777777" w:rsidR="0045732C" w:rsidRDefault="002A74E7">
            <w:pPr>
              <w:pStyle w:val="TableParagraph"/>
              <w:spacing w:line="219" w:lineRule="exact"/>
              <w:ind w:left="193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NL</w:t>
            </w:r>
          </w:p>
        </w:tc>
        <w:tc>
          <w:tcPr>
            <w:tcW w:w="792" w:type="dxa"/>
          </w:tcPr>
          <w:p w14:paraId="068728FB" w14:textId="77777777" w:rsidR="0045732C" w:rsidRDefault="002A74E7">
            <w:pPr>
              <w:pStyle w:val="TableParagraph"/>
              <w:spacing w:line="219" w:lineRule="exact"/>
              <w:ind w:righ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12.00</w:t>
            </w:r>
          </w:p>
        </w:tc>
        <w:tc>
          <w:tcPr>
            <w:tcW w:w="659" w:type="dxa"/>
          </w:tcPr>
          <w:p w14:paraId="0A3BE04E" w14:textId="77777777" w:rsidR="0045732C" w:rsidRDefault="002A74E7">
            <w:pPr>
              <w:pStyle w:val="TableParagraph"/>
              <w:spacing w:line="219" w:lineRule="exact"/>
              <w:ind w:left="115" w:right="15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0.71</w:t>
            </w:r>
          </w:p>
        </w:tc>
        <w:tc>
          <w:tcPr>
            <w:tcW w:w="1846" w:type="dxa"/>
          </w:tcPr>
          <w:p w14:paraId="3618CFE0" w14:textId="77777777" w:rsidR="0045732C" w:rsidRDefault="002A74E7">
            <w:pPr>
              <w:pStyle w:val="TableParagraph"/>
              <w:tabs>
                <w:tab w:val="left" w:pos="587"/>
                <w:tab w:val="left" w:pos="1175"/>
              </w:tabs>
              <w:spacing w:line="219" w:lineRule="exact"/>
              <w:ind w:right="14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0.13</w:t>
            </w:r>
            <w:r>
              <w:rPr>
                <w:rFonts w:ascii="Times New Roman"/>
                <w:sz w:val="20"/>
              </w:rPr>
              <w:tab/>
              <w:t>0.59</w:t>
            </w:r>
            <w:r>
              <w:rPr>
                <w:rFonts w:ascii="Times New Roman"/>
                <w:sz w:val="20"/>
              </w:rPr>
              <w:tab/>
              <w:t>0.61</w:t>
            </w:r>
          </w:p>
        </w:tc>
        <w:tc>
          <w:tcPr>
            <w:tcW w:w="637" w:type="dxa"/>
          </w:tcPr>
          <w:p w14:paraId="70EB9F69" w14:textId="77777777" w:rsidR="0045732C" w:rsidRDefault="002A74E7">
            <w:pPr>
              <w:pStyle w:val="TableParagraph"/>
              <w:spacing w:line="219" w:lineRule="exact"/>
              <w:ind w:left="146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0.66</w:t>
            </w:r>
          </w:p>
        </w:tc>
        <w:tc>
          <w:tcPr>
            <w:tcW w:w="637" w:type="dxa"/>
          </w:tcPr>
          <w:p w14:paraId="1A4F7396" w14:textId="77777777" w:rsidR="0045732C" w:rsidRDefault="002A74E7">
            <w:pPr>
              <w:pStyle w:val="TableParagraph"/>
              <w:spacing w:line="219" w:lineRule="exact"/>
              <w:ind w:left="126" w:right="12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0.76</w:t>
            </w:r>
          </w:p>
        </w:tc>
        <w:tc>
          <w:tcPr>
            <w:tcW w:w="629" w:type="dxa"/>
          </w:tcPr>
          <w:p w14:paraId="7511FF74" w14:textId="77777777" w:rsidR="0045732C" w:rsidRDefault="002A74E7">
            <w:pPr>
              <w:pStyle w:val="TableParagraph"/>
              <w:spacing w:line="219" w:lineRule="exact"/>
              <w:ind w:righ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0.95</w:t>
            </w:r>
          </w:p>
        </w:tc>
      </w:tr>
      <w:tr w:rsidR="0045732C" w14:paraId="43BEBB5B" w14:textId="77777777">
        <w:trPr>
          <w:trHeight w:val="285"/>
        </w:trPr>
        <w:tc>
          <w:tcPr>
            <w:tcW w:w="692" w:type="dxa"/>
            <w:tcBorders>
              <w:bottom w:val="single" w:sz="8" w:space="0" w:color="000000"/>
            </w:tcBorders>
          </w:tcPr>
          <w:p w14:paraId="6E52E46F" w14:textId="77777777" w:rsidR="0045732C" w:rsidRDefault="002A74E7">
            <w:pPr>
              <w:pStyle w:val="TableParagraph"/>
              <w:spacing w:line="224" w:lineRule="exact"/>
              <w:ind w:left="204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US</w:t>
            </w:r>
          </w:p>
        </w:tc>
        <w:tc>
          <w:tcPr>
            <w:tcW w:w="792" w:type="dxa"/>
            <w:tcBorders>
              <w:bottom w:val="single" w:sz="8" w:space="0" w:color="000000"/>
            </w:tcBorders>
          </w:tcPr>
          <w:p w14:paraId="7D126092" w14:textId="77777777" w:rsidR="0045732C" w:rsidRDefault="002A74E7">
            <w:pPr>
              <w:pStyle w:val="TableParagraph"/>
              <w:spacing w:line="224" w:lineRule="exact"/>
              <w:ind w:righ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12.00</w:t>
            </w:r>
          </w:p>
        </w:tc>
        <w:tc>
          <w:tcPr>
            <w:tcW w:w="659" w:type="dxa"/>
            <w:tcBorders>
              <w:bottom w:val="single" w:sz="8" w:space="0" w:color="000000"/>
            </w:tcBorders>
          </w:tcPr>
          <w:p w14:paraId="450FB0C2" w14:textId="77777777" w:rsidR="0045732C" w:rsidRDefault="002A74E7">
            <w:pPr>
              <w:pStyle w:val="TableParagraph"/>
              <w:spacing w:line="224" w:lineRule="exact"/>
              <w:ind w:left="115" w:right="15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0.87</w:t>
            </w:r>
          </w:p>
        </w:tc>
        <w:tc>
          <w:tcPr>
            <w:tcW w:w="1846" w:type="dxa"/>
            <w:tcBorders>
              <w:bottom w:val="single" w:sz="8" w:space="0" w:color="000000"/>
            </w:tcBorders>
          </w:tcPr>
          <w:p w14:paraId="05FCD5BA" w14:textId="77777777" w:rsidR="0045732C" w:rsidRDefault="002A74E7">
            <w:pPr>
              <w:pStyle w:val="TableParagraph"/>
              <w:tabs>
                <w:tab w:val="left" w:pos="587"/>
                <w:tab w:val="left" w:pos="1175"/>
              </w:tabs>
              <w:spacing w:line="224" w:lineRule="exact"/>
              <w:ind w:right="14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0.05</w:t>
            </w:r>
            <w:r>
              <w:rPr>
                <w:rFonts w:ascii="Times New Roman"/>
                <w:sz w:val="20"/>
              </w:rPr>
              <w:tab/>
              <w:t>0.76</w:t>
            </w:r>
            <w:r>
              <w:rPr>
                <w:rFonts w:ascii="Times New Roman"/>
                <w:sz w:val="20"/>
              </w:rPr>
              <w:tab/>
              <w:t>0.85</w:t>
            </w:r>
          </w:p>
        </w:tc>
        <w:tc>
          <w:tcPr>
            <w:tcW w:w="637" w:type="dxa"/>
            <w:tcBorders>
              <w:bottom w:val="single" w:sz="8" w:space="0" w:color="000000"/>
            </w:tcBorders>
          </w:tcPr>
          <w:p w14:paraId="4F9FEC7A" w14:textId="77777777" w:rsidR="0045732C" w:rsidRDefault="002A74E7">
            <w:pPr>
              <w:pStyle w:val="TableParagraph"/>
              <w:spacing w:line="224" w:lineRule="exact"/>
              <w:ind w:left="146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0.89</w:t>
            </w:r>
          </w:p>
        </w:tc>
        <w:tc>
          <w:tcPr>
            <w:tcW w:w="637" w:type="dxa"/>
            <w:tcBorders>
              <w:bottom w:val="single" w:sz="8" w:space="0" w:color="000000"/>
            </w:tcBorders>
          </w:tcPr>
          <w:p w14:paraId="453FEF18" w14:textId="77777777" w:rsidR="0045732C" w:rsidRDefault="002A74E7">
            <w:pPr>
              <w:pStyle w:val="TableParagraph"/>
              <w:spacing w:line="224" w:lineRule="exact"/>
              <w:ind w:left="126" w:right="12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0.91</w:t>
            </w:r>
          </w:p>
        </w:tc>
        <w:tc>
          <w:tcPr>
            <w:tcW w:w="629" w:type="dxa"/>
            <w:tcBorders>
              <w:bottom w:val="single" w:sz="8" w:space="0" w:color="000000"/>
            </w:tcBorders>
          </w:tcPr>
          <w:p w14:paraId="40C43F57" w14:textId="77777777" w:rsidR="0045732C" w:rsidRDefault="002A74E7">
            <w:pPr>
              <w:pStyle w:val="TableParagraph"/>
              <w:spacing w:line="224" w:lineRule="exact"/>
              <w:ind w:righ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0.94</w:t>
            </w:r>
          </w:p>
        </w:tc>
      </w:tr>
    </w:tbl>
    <w:p w14:paraId="0726683B" w14:textId="77777777" w:rsidR="0045732C" w:rsidRDefault="002A74E7">
      <w:pPr>
        <w:pStyle w:val="BodyText"/>
        <w:spacing w:before="174" w:line="249" w:lineRule="auto"/>
        <w:ind w:left="173" w:right="172" w:hanging="7"/>
        <w:jc w:val="both"/>
      </w:pPr>
      <w:r>
        <w:rPr>
          <w:rFonts w:ascii="Arial"/>
          <w:b/>
          <w:w w:val="95"/>
        </w:rPr>
        <w:t xml:space="preserve">Table 3. </w:t>
      </w:r>
      <w:r>
        <w:rPr>
          <w:w w:val="95"/>
        </w:rPr>
        <w:t>Statistics for the occurrence of tinnitus throughout the year grouped by country. For this data set, momentary tinnitus</w:t>
      </w:r>
      <w:r>
        <w:rPr>
          <w:spacing w:val="1"/>
          <w:w w:val="95"/>
        </w:rPr>
        <w:t xml:space="preserve"> </w:t>
      </w:r>
      <w:r>
        <w:t>occurred</w:t>
      </w:r>
      <w:r>
        <w:rPr>
          <w:spacing w:val="-2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Switzerland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March</w:t>
      </w:r>
      <w:r>
        <w:rPr>
          <w:spacing w:val="-1"/>
        </w:rPr>
        <w:t xml:space="preserve"> </w:t>
      </w:r>
      <w:r>
        <w:t>(53</w:t>
      </w:r>
      <w:r>
        <w:rPr>
          <w:spacing w:val="-1"/>
        </w:rPr>
        <w:t xml:space="preserve"> </w:t>
      </w:r>
      <w:r>
        <w:t>%),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August</w:t>
      </w:r>
      <w:r>
        <w:rPr>
          <w:spacing w:val="-2"/>
        </w:rPr>
        <w:t xml:space="preserve"> </w:t>
      </w:r>
      <w:r>
        <w:t>(98</w:t>
      </w:r>
      <w:r>
        <w:rPr>
          <w:spacing w:val="-1"/>
        </w:rPr>
        <w:t xml:space="preserve"> </w:t>
      </w:r>
      <w:r>
        <w:t>%).</w:t>
      </w:r>
    </w:p>
    <w:p w14:paraId="67794E90" w14:textId="77777777" w:rsidR="0045732C" w:rsidRDefault="0045732C">
      <w:pPr>
        <w:pStyle w:val="BodyText"/>
        <w:rPr>
          <w:sz w:val="24"/>
        </w:rPr>
      </w:pPr>
    </w:p>
    <w:p w14:paraId="33C7CDD1" w14:textId="77777777" w:rsidR="0045732C" w:rsidRDefault="002A74E7">
      <w:pPr>
        <w:spacing w:before="191" w:line="249" w:lineRule="auto"/>
        <w:ind w:left="158" w:right="136" w:firstLine="14"/>
        <w:jc w:val="both"/>
        <w:rPr>
          <w:sz w:val="20"/>
        </w:rPr>
      </w:pPr>
      <w:r>
        <w:rPr>
          <w:rFonts w:ascii="Arial"/>
          <w:b/>
          <w:sz w:val="18"/>
        </w:rPr>
        <w:t>RQ24: The question arose, whether country- and season-specific differences of the reported worst symptom can be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</w:rPr>
        <w:t>identified.</w:t>
      </w:r>
      <w:r>
        <w:rPr>
          <w:rFonts w:ascii="Arial"/>
          <w:b/>
          <w:spacing w:val="1"/>
          <w:sz w:val="18"/>
        </w:rPr>
        <w:t xml:space="preserve"> </w:t>
      </w:r>
      <w:r>
        <w:rPr>
          <w:sz w:val="20"/>
        </w:rPr>
        <w:t xml:space="preserve">To answer this research question, we again focused on the five countries </w:t>
      </w:r>
      <w:r>
        <w:rPr>
          <w:rFonts w:ascii="Courier New"/>
          <w:sz w:val="20"/>
        </w:rPr>
        <w:t>[CH, DE, GB, NL, US]</w:t>
      </w:r>
      <w:r>
        <w:rPr>
          <w:sz w:val="20"/>
        </w:rPr>
        <w:t>. When</w:t>
      </w:r>
      <w:r>
        <w:rPr>
          <w:spacing w:val="1"/>
          <w:sz w:val="20"/>
        </w:rPr>
        <w:t xml:space="preserve"> </w:t>
      </w:r>
      <w:r>
        <w:rPr>
          <w:sz w:val="20"/>
        </w:rPr>
        <w:t>registering</w:t>
      </w:r>
      <w:r>
        <w:rPr>
          <w:spacing w:val="-12"/>
          <w:sz w:val="20"/>
        </w:rPr>
        <w:t xml:space="preserve"> </w:t>
      </w:r>
      <w:r>
        <w:rPr>
          <w:sz w:val="20"/>
        </w:rPr>
        <w:t>on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TYT</w:t>
      </w:r>
      <w:r>
        <w:rPr>
          <w:spacing w:val="-12"/>
          <w:sz w:val="20"/>
        </w:rPr>
        <w:t xml:space="preserve"> </w:t>
      </w:r>
      <w:r>
        <w:rPr>
          <w:sz w:val="20"/>
        </w:rPr>
        <w:t>platform,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question</w:t>
      </w:r>
      <w:r>
        <w:rPr>
          <w:spacing w:val="-12"/>
          <w:sz w:val="20"/>
        </w:rPr>
        <w:t xml:space="preserve"> </w:t>
      </w:r>
      <w:r>
        <w:rPr>
          <w:sz w:val="20"/>
        </w:rPr>
        <w:t>about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worst</w:t>
      </w:r>
      <w:r>
        <w:rPr>
          <w:spacing w:val="-12"/>
          <w:sz w:val="20"/>
        </w:rPr>
        <w:t xml:space="preserve"> </w:t>
      </w:r>
      <w:r>
        <w:rPr>
          <w:sz w:val="20"/>
        </w:rPr>
        <w:t>tinnitus</w:t>
      </w:r>
      <w:r>
        <w:rPr>
          <w:spacing w:val="-11"/>
          <w:sz w:val="20"/>
        </w:rPr>
        <w:t xml:space="preserve"> </w:t>
      </w:r>
      <w:r>
        <w:rPr>
          <w:sz w:val="20"/>
        </w:rPr>
        <w:t>symptom</w:t>
      </w:r>
      <w:r>
        <w:rPr>
          <w:spacing w:val="-12"/>
          <w:sz w:val="20"/>
        </w:rPr>
        <w:t xml:space="preserve"> </w:t>
      </w:r>
      <w:r>
        <w:rPr>
          <w:sz w:val="20"/>
        </w:rPr>
        <w:t>is</w:t>
      </w:r>
      <w:r>
        <w:rPr>
          <w:spacing w:val="-12"/>
          <w:sz w:val="20"/>
        </w:rPr>
        <w:t xml:space="preserve"> </w:t>
      </w:r>
      <w:r>
        <w:rPr>
          <w:sz w:val="20"/>
        </w:rPr>
        <w:t>asked</w:t>
      </w:r>
      <w:r>
        <w:rPr>
          <w:spacing w:val="-11"/>
          <w:sz w:val="20"/>
        </w:rPr>
        <w:t xml:space="preserve"> </w:t>
      </w:r>
      <w:r>
        <w:rPr>
          <w:sz w:val="20"/>
        </w:rPr>
        <w:t>once.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2"/>
          <w:sz w:val="20"/>
        </w:rPr>
        <w:t xml:space="preserve"> </w:t>
      </w:r>
      <w:r>
        <w:rPr>
          <w:sz w:val="20"/>
        </w:rPr>
        <w:t>each</w:t>
      </w:r>
      <w:r>
        <w:rPr>
          <w:spacing w:val="-12"/>
          <w:sz w:val="20"/>
        </w:rPr>
        <w:t xml:space="preserve"> </w:t>
      </w:r>
      <w:r>
        <w:rPr>
          <w:sz w:val="20"/>
        </w:rPr>
        <w:t>country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season,</w:t>
      </w:r>
      <w:r>
        <w:rPr>
          <w:spacing w:val="-12"/>
          <w:sz w:val="20"/>
        </w:rPr>
        <w:t xml:space="preserve"> </w:t>
      </w:r>
      <w:r>
        <w:rPr>
          <w:sz w:val="20"/>
        </w:rPr>
        <w:t>we</w:t>
      </w:r>
      <w:r>
        <w:rPr>
          <w:spacing w:val="-47"/>
          <w:sz w:val="20"/>
        </w:rPr>
        <w:t xml:space="preserve"> </w:t>
      </w:r>
      <w:r>
        <w:rPr>
          <w:sz w:val="20"/>
        </w:rPr>
        <w:t>calculated the relative number of answers within a country to compare which symptom is more likely in which season. Each</w:t>
      </w:r>
      <w:r>
        <w:rPr>
          <w:spacing w:val="1"/>
          <w:sz w:val="20"/>
        </w:rPr>
        <w:t xml:space="preserve"> </w:t>
      </w:r>
      <w:r>
        <w:rPr>
          <w:sz w:val="20"/>
        </w:rPr>
        <w:t>column adds up to 100 %. The 1,310 users from Germany have the lowest standard deviation (.94 std). The Netherlands with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175 users has the largest standard deviation (2.01 std). </w:t>
      </w:r>
      <w:r>
        <w:rPr>
          <w:i/>
          <w:sz w:val="20"/>
        </w:rPr>
        <w:t xml:space="preserve">I find it harder to relax </w:t>
      </w:r>
      <w:r>
        <w:rPr>
          <w:sz w:val="20"/>
        </w:rPr>
        <w:t>is the most likely symptom in the Netherlands</w:t>
      </w:r>
      <w:r>
        <w:rPr>
          <w:spacing w:val="-47"/>
          <w:sz w:val="20"/>
        </w:rPr>
        <w:t xml:space="preserve"> </w:t>
      </w:r>
      <w:r>
        <w:rPr>
          <w:sz w:val="20"/>
        </w:rPr>
        <w:t>in fall, with 8.57 %, and, at the same time, with a global maximum.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 xml:space="preserve">Feeling depressed </w:t>
      </w:r>
      <w:r>
        <w:rPr>
          <w:sz w:val="20"/>
        </w:rPr>
        <w:t>ranks second for the UK and the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 xml:space="preserve">Netherlands. For the U.S., the two worst symptoms are </w:t>
      </w:r>
      <w:r>
        <w:rPr>
          <w:i/>
          <w:w w:val="95"/>
          <w:sz w:val="20"/>
        </w:rPr>
        <w:t xml:space="preserve">difficulty following a movie or conversation </w:t>
      </w:r>
      <w:r>
        <w:rPr>
          <w:w w:val="95"/>
          <w:sz w:val="20"/>
        </w:rPr>
        <w:t xml:space="preserve">and </w:t>
      </w:r>
      <w:r>
        <w:rPr>
          <w:i/>
          <w:w w:val="95"/>
          <w:sz w:val="20"/>
        </w:rPr>
        <w:t>concentration problems</w:t>
      </w:r>
      <w:r>
        <w:rPr>
          <w:w w:val="95"/>
          <w:sz w:val="20"/>
        </w:rPr>
        <w:t>.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 xml:space="preserve">For the U.S., however, there is little variation between seasons within these two worst symptoms. </w:t>
      </w:r>
      <w:r>
        <w:rPr>
          <w:i/>
          <w:sz w:val="20"/>
        </w:rPr>
        <w:t>None of these symptoms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ranks</w:t>
      </w:r>
      <w:r>
        <w:rPr>
          <w:spacing w:val="-3"/>
          <w:sz w:val="20"/>
        </w:rPr>
        <w:t xml:space="preserve"> </w:t>
      </w:r>
      <w:r>
        <w:rPr>
          <w:sz w:val="20"/>
        </w:rPr>
        <w:t>second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Switzerland.</w:t>
      </w:r>
      <w:r>
        <w:rPr>
          <w:spacing w:val="10"/>
          <w:sz w:val="20"/>
        </w:rPr>
        <w:t xml:space="preserve"> </w:t>
      </w:r>
      <w:r>
        <w:rPr>
          <w:i/>
          <w:sz w:val="20"/>
        </w:rPr>
        <w:t>Irritability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with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friends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family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least</w:t>
      </w:r>
      <w:r>
        <w:rPr>
          <w:spacing w:val="-2"/>
          <w:sz w:val="20"/>
        </w:rPr>
        <w:t xml:space="preserve"> </w:t>
      </w:r>
      <w:r>
        <w:rPr>
          <w:sz w:val="20"/>
        </w:rPr>
        <w:t>indicated</w:t>
      </w:r>
      <w:r>
        <w:rPr>
          <w:spacing w:val="-2"/>
          <w:sz w:val="20"/>
        </w:rPr>
        <w:t xml:space="preserve"> </w:t>
      </w:r>
      <w:r>
        <w:rPr>
          <w:sz w:val="20"/>
        </w:rPr>
        <w:t>worst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symptom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countries.</w:t>
      </w:r>
    </w:p>
    <w:p w14:paraId="132FAD29" w14:textId="77777777" w:rsidR="0045732C" w:rsidRDefault="002A74E7">
      <w:pPr>
        <w:pStyle w:val="BodyText"/>
        <w:spacing w:line="247" w:lineRule="auto"/>
        <w:ind w:left="173" w:right="171" w:firstLine="298"/>
        <w:jc w:val="both"/>
      </w:pPr>
      <w:r>
        <w:t>In a similar approach, we disregarded countries and investigated the evolution of the worst tinnitus symptom between</w:t>
      </w:r>
      <w:r>
        <w:rPr>
          <w:spacing w:val="1"/>
        </w:rPr>
        <w:t xml:space="preserve"> </w:t>
      </w:r>
      <w:r>
        <w:rPr>
          <w:w w:val="95"/>
        </w:rPr>
        <w:t xml:space="preserve">seasons. Thus, we examined whether there are different worst symptoms per season. </w:t>
      </w:r>
      <w:r>
        <w:rPr>
          <w:i/>
          <w:w w:val="95"/>
        </w:rPr>
        <w:t>Because of the tinnitus I am more irritable</w:t>
      </w:r>
      <w:r>
        <w:rPr>
          <w:i/>
          <w:spacing w:val="1"/>
          <w:w w:val="95"/>
        </w:rPr>
        <w:t xml:space="preserve"> </w:t>
      </w:r>
      <w:r>
        <w:rPr>
          <w:i/>
        </w:rPr>
        <w:t xml:space="preserve">with my family, friends and colleagues </w:t>
      </w:r>
      <w:r>
        <w:t>is the most unlikely symptom (mean = 5.9 %, std = 1.0 %. The most likely symptom</w:t>
      </w:r>
      <w:r>
        <w:rPr>
          <w:spacing w:val="1"/>
        </w:rPr>
        <w:t xml:space="preserve"> </w:t>
      </w:r>
      <w:r>
        <w:t>constitutes</w:t>
      </w:r>
      <w:r>
        <w:rPr>
          <w:spacing w:val="-11"/>
        </w:rPr>
        <w:t xml:space="preserve"> </w:t>
      </w:r>
      <w:r>
        <w:rPr>
          <w:i/>
        </w:rPr>
        <w:t>I</w:t>
      </w:r>
      <w:r>
        <w:rPr>
          <w:i/>
          <w:spacing w:val="-10"/>
        </w:rPr>
        <w:t xml:space="preserve"> </w:t>
      </w:r>
      <w:r>
        <w:rPr>
          <w:i/>
        </w:rPr>
        <w:t>find</w:t>
      </w:r>
      <w:r>
        <w:rPr>
          <w:i/>
          <w:spacing w:val="-11"/>
        </w:rPr>
        <w:t xml:space="preserve"> </w:t>
      </w:r>
      <w:r>
        <w:rPr>
          <w:i/>
        </w:rPr>
        <w:t>it</w:t>
      </w:r>
      <w:r>
        <w:rPr>
          <w:i/>
          <w:spacing w:val="-10"/>
        </w:rPr>
        <w:t xml:space="preserve"> </w:t>
      </w:r>
      <w:r>
        <w:rPr>
          <w:i/>
        </w:rPr>
        <w:t>harder</w:t>
      </w:r>
      <w:r>
        <w:rPr>
          <w:i/>
          <w:spacing w:val="-10"/>
        </w:rPr>
        <w:t xml:space="preserve"> </w:t>
      </w:r>
      <w:r>
        <w:rPr>
          <w:i/>
        </w:rPr>
        <w:t>to</w:t>
      </w:r>
      <w:r>
        <w:rPr>
          <w:i/>
          <w:spacing w:val="-11"/>
        </w:rPr>
        <w:t xml:space="preserve"> </w:t>
      </w:r>
      <w:r>
        <w:rPr>
          <w:i/>
        </w:rPr>
        <w:t>relax</w:t>
      </w:r>
      <w:r>
        <w:rPr>
          <w:i/>
          <w:spacing w:val="-10"/>
        </w:rPr>
        <w:t xml:space="preserve"> </w:t>
      </w:r>
      <w:r>
        <w:rPr>
          <w:i/>
        </w:rPr>
        <w:t>because</w:t>
      </w:r>
      <w:r>
        <w:rPr>
          <w:i/>
          <w:spacing w:val="-11"/>
        </w:rPr>
        <w:t xml:space="preserve"> </w:t>
      </w:r>
      <w:r>
        <w:rPr>
          <w:i/>
        </w:rPr>
        <w:t>of</w:t>
      </w:r>
      <w:r>
        <w:rPr>
          <w:i/>
          <w:spacing w:val="-10"/>
        </w:rPr>
        <w:t xml:space="preserve"> </w:t>
      </w:r>
      <w:r>
        <w:rPr>
          <w:i/>
        </w:rPr>
        <w:t>the</w:t>
      </w:r>
      <w:r>
        <w:rPr>
          <w:i/>
          <w:spacing w:val="-11"/>
        </w:rPr>
        <w:t xml:space="preserve"> </w:t>
      </w:r>
      <w:r>
        <w:rPr>
          <w:i/>
        </w:rPr>
        <w:t>tinnitus</w:t>
      </w:r>
      <w:r>
        <w:rPr>
          <w:i/>
          <w:spacing w:val="-10"/>
        </w:rPr>
        <w:t xml:space="preserve"> </w:t>
      </w:r>
      <w:r>
        <w:t>(mean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17.7</w:t>
      </w:r>
      <w:r>
        <w:rPr>
          <w:spacing w:val="-10"/>
        </w:rPr>
        <w:t xml:space="preserve"> </w:t>
      </w:r>
      <w:r>
        <w:t>%,</w:t>
      </w:r>
      <w:r>
        <w:rPr>
          <w:spacing w:val="-11"/>
        </w:rPr>
        <w:t xml:space="preserve"> </w:t>
      </w:r>
      <w:r>
        <w:t>std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1.9</w:t>
      </w:r>
      <w:r>
        <w:rPr>
          <w:spacing w:val="-11"/>
        </w:rPr>
        <w:t xml:space="preserve"> </w:t>
      </w:r>
      <w:r>
        <w:t>%). Details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given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Fig.</w:t>
      </w:r>
      <w:r>
        <w:rPr>
          <w:spacing w:val="-10"/>
        </w:rPr>
        <w:t xml:space="preserve"> </w:t>
      </w:r>
      <w:hyperlink w:anchor="_bookmark6" w:history="1">
        <w:r>
          <w:rPr>
            <w:color w:val="0000FF"/>
          </w:rPr>
          <w:t>5</w:t>
        </w:r>
      </w:hyperlink>
      <w:r>
        <w:t>.</w:t>
      </w:r>
      <w:r>
        <w:rPr>
          <w:spacing w:val="-1"/>
        </w:rPr>
        <w:t xml:space="preserve"> </w:t>
      </w:r>
      <w:r>
        <w:t>Difficulties</w:t>
      </w:r>
      <w:r>
        <w:rPr>
          <w:spacing w:val="-48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relaxing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worst</w:t>
      </w:r>
      <w:r>
        <w:rPr>
          <w:spacing w:val="17"/>
        </w:rPr>
        <w:t xml:space="preserve"> </w:t>
      </w:r>
      <w:r>
        <w:t>symptom</w:t>
      </w:r>
      <w:r>
        <w:rPr>
          <w:spacing w:val="17"/>
        </w:rPr>
        <w:t xml:space="preserve"> </w:t>
      </w:r>
      <w:r>
        <w:t>across</w:t>
      </w:r>
      <w:r>
        <w:rPr>
          <w:spacing w:val="17"/>
        </w:rPr>
        <w:t xml:space="preserve"> </w:t>
      </w:r>
      <w:r>
        <w:t>all</w:t>
      </w:r>
      <w:r>
        <w:rPr>
          <w:spacing w:val="17"/>
        </w:rPr>
        <w:t xml:space="preserve"> </w:t>
      </w:r>
      <w:r>
        <w:t>seasons.</w:t>
      </w:r>
      <w:r>
        <w:rPr>
          <w:spacing w:val="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further</w:t>
      </w:r>
      <w:r>
        <w:rPr>
          <w:spacing w:val="17"/>
        </w:rPr>
        <w:t xml:space="preserve"> </w:t>
      </w:r>
      <w:r>
        <w:t>indicates</w:t>
      </w:r>
      <w:r>
        <w:rPr>
          <w:spacing w:val="17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feelings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depression</w:t>
      </w:r>
      <w:r>
        <w:rPr>
          <w:spacing w:val="17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stronger</w:t>
      </w:r>
      <w:r>
        <w:rPr>
          <w:spacing w:val="17"/>
        </w:rPr>
        <w:t xml:space="preserve"> </w:t>
      </w:r>
      <w:r>
        <w:t>in</w:t>
      </w:r>
      <w:r>
        <w:rPr>
          <w:spacing w:val="-48"/>
        </w:rPr>
        <w:t xml:space="preserve"> </w:t>
      </w:r>
      <w:r>
        <w:t>the months of autumn and winter. Difficulties in following conversations are more pronounced in summer. Irritability with</w:t>
      </w:r>
      <w:r>
        <w:rPr>
          <w:spacing w:val="1"/>
        </w:rPr>
        <w:t xml:space="preserve"> </w:t>
      </w:r>
      <w:r>
        <w:t>colleagues or family is the least selected symptom. However, a chi-square test of independence showed that there was no</w:t>
      </w:r>
      <w:r>
        <w:rPr>
          <w:spacing w:val="1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association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worst</w:t>
      </w:r>
      <w:r>
        <w:rPr>
          <w:spacing w:val="-1"/>
        </w:rPr>
        <w:t xml:space="preserve"> </w:t>
      </w:r>
      <w:r>
        <w:t>symptom and</w:t>
      </w:r>
      <w:r>
        <w:rPr>
          <w:spacing w:val="-1"/>
        </w:rPr>
        <w:t xml:space="preserve"> </w:t>
      </w:r>
      <w:r>
        <w:t>season,</w:t>
      </w:r>
      <w:r>
        <w:rPr>
          <w:spacing w:val="4"/>
        </w:rPr>
        <w:t xml:space="preserve"> </w:t>
      </w:r>
      <w:r>
        <w:rPr>
          <w:rFonts w:ascii="Calibri" w:hAnsi="Calibri"/>
          <w:i/>
        </w:rPr>
        <w:t>χ</w:t>
      </w:r>
      <w:r>
        <w:rPr>
          <w:position w:val="7"/>
          <w:sz w:val="14"/>
        </w:rPr>
        <w:t>2</w:t>
      </w:r>
      <w:r>
        <w:t>(24,</w:t>
      </w:r>
      <w:r>
        <w:rPr>
          <w:spacing w:val="-1"/>
        </w:rPr>
        <w:t xml:space="preserve"> </w:t>
      </w:r>
      <w:r>
        <w:t>N =</w:t>
      </w:r>
      <w:r>
        <w:rPr>
          <w:spacing w:val="-1"/>
        </w:rPr>
        <w:t xml:space="preserve"> </w:t>
      </w:r>
      <w:r>
        <w:t>4)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0, 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NS.</w:t>
      </w:r>
    </w:p>
    <w:p w14:paraId="2712B664" w14:textId="77777777" w:rsidR="0045732C" w:rsidRDefault="0045732C">
      <w:pPr>
        <w:pStyle w:val="BodyText"/>
        <w:spacing w:before="11"/>
        <w:rPr>
          <w:sz w:val="26"/>
        </w:rPr>
      </w:pPr>
    </w:p>
    <w:p w14:paraId="13EBF286" w14:textId="77777777" w:rsidR="0045732C" w:rsidRDefault="002A74E7">
      <w:pPr>
        <w:pStyle w:val="Heading1"/>
      </w:pPr>
      <w:r>
        <w:t>Discussion</w:t>
      </w:r>
    </w:p>
    <w:p w14:paraId="5DC3AA23" w14:textId="77777777" w:rsidR="0045732C" w:rsidRDefault="002A74E7">
      <w:pPr>
        <w:pStyle w:val="BodyText"/>
        <w:spacing w:before="111" w:line="249" w:lineRule="auto"/>
        <w:ind w:left="166" w:right="146" w:firstLine="1"/>
        <w:jc w:val="both"/>
      </w:pPr>
      <w:r>
        <w:t>The present work investigated the differences of momentary tinnitus in relation to seasons and temperatures. Although we</w:t>
      </w:r>
      <w:r>
        <w:rPr>
          <w:spacing w:val="1"/>
        </w:rPr>
        <w:t xml:space="preserve"> </w:t>
      </w:r>
      <w:r>
        <w:t>found</w:t>
      </w:r>
      <w:r>
        <w:rPr>
          <w:spacing w:val="-7"/>
        </w:rPr>
        <w:t xml:space="preserve"> </w:t>
      </w:r>
      <w:r>
        <w:t>significant</w:t>
      </w:r>
      <w:r>
        <w:rPr>
          <w:spacing w:val="-7"/>
        </w:rPr>
        <w:t xml:space="preserve"> </w:t>
      </w:r>
      <w:r>
        <w:t>differences</w:t>
      </w:r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seasons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countries,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does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establish</w:t>
      </w:r>
      <w:r>
        <w:rPr>
          <w:spacing w:val="-7"/>
        </w:rPr>
        <w:t xml:space="preserve"> </w:t>
      </w:r>
      <w:r>
        <w:t>causality</w:t>
      </w:r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variables.</w:t>
      </w:r>
      <w:r>
        <w:rPr>
          <w:spacing w:val="4"/>
        </w:rPr>
        <w:t xml:space="preserve"> </w:t>
      </w:r>
      <w:r>
        <w:t>Although</w:t>
      </w:r>
      <w:r>
        <w:rPr>
          <w:spacing w:val="-47"/>
        </w:rPr>
        <w:t xml:space="preserve"> </w:t>
      </w:r>
      <w:r>
        <w:t>our findings potentially provide important insights for further tinnitus research, there are a few limitations that should be</w:t>
      </w:r>
      <w:r>
        <w:rPr>
          <w:spacing w:val="1"/>
        </w:rPr>
        <w:t xml:space="preserve"> </w:t>
      </w:r>
      <w:r>
        <w:t>discussed.</w:t>
      </w:r>
      <w:r>
        <w:rPr>
          <w:spacing w:val="5"/>
        </w:rPr>
        <w:t xml:space="preserve"> </w:t>
      </w:r>
      <w:r>
        <w:t>First,</w:t>
      </w:r>
      <w:r>
        <w:rPr>
          <w:spacing w:val="-7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myriad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reasons</w:t>
      </w:r>
      <w:r>
        <w:rPr>
          <w:spacing w:val="-6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t>tinnitus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likely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countries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summer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 xml:space="preserve">winter. Influencing factors could be, for example, air pressure, the stress </w:t>
      </w:r>
      <w:proofErr w:type="gramStart"/>
      <w:r>
        <w:t>level</w:t>
      </w:r>
      <w:proofErr w:type="gramEnd"/>
      <w:r>
        <w:t xml:space="preserve"> or the number of hours of sunshine. Second,</w:t>
      </w:r>
      <w:r>
        <w:rPr>
          <w:spacing w:val="1"/>
        </w:rPr>
        <w:t xml:space="preserve"> </w:t>
      </w:r>
      <w:r>
        <w:t>user numbers vary widely between countries.</w:t>
      </w:r>
      <w:r>
        <w:rPr>
          <w:spacing w:val="50"/>
        </w:rPr>
        <w:t xml:space="preserve"> </w:t>
      </w:r>
      <w:r>
        <w:t>This can lead to a selection bias in the evaluation.</w:t>
      </w:r>
      <w:r>
        <w:rPr>
          <w:spacing w:val="50"/>
        </w:rPr>
        <w:t xml:space="preserve"> </w:t>
      </w:r>
      <w:r>
        <w:t>That means,</w:t>
      </w:r>
      <w:r>
        <w:rPr>
          <w:spacing w:val="50"/>
        </w:rPr>
        <w:t xml:space="preserve"> </w:t>
      </w:r>
      <w:r>
        <w:t>if one user</w:t>
      </w:r>
      <w:r>
        <w:rPr>
          <w:spacing w:val="1"/>
        </w:rPr>
        <w:t xml:space="preserve"> </w:t>
      </w:r>
      <w:r>
        <w:t>was particularly active in filling out the daily questionnaire, and the other 29+x users were not, this might lead to a selection</w:t>
      </w:r>
      <w:r>
        <w:rPr>
          <w:spacing w:val="1"/>
        </w:rPr>
        <w:t xml:space="preserve"> </w:t>
      </w:r>
      <w:r>
        <w:t>bias.</w:t>
      </w:r>
      <w:r>
        <w:rPr>
          <w:spacing w:val="20"/>
        </w:rPr>
        <w:t xml:space="preserve"> </w:t>
      </w:r>
      <w:r>
        <w:t>Third,</w:t>
      </w:r>
      <w:r>
        <w:rPr>
          <w:spacing w:val="6"/>
        </w:rPr>
        <w:t xml:space="preserve"> </w:t>
      </w:r>
      <w:r>
        <w:t>although</w:t>
      </w:r>
      <w:r>
        <w:rPr>
          <w:spacing w:val="6"/>
        </w:rPr>
        <w:t xml:space="preserve"> </w:t>
      </w:r>
      <w:r>
        <w:t>our</w:t>
      </w:r>
      <w:r>
        <w:rPr>
          <w:spacing w:val="7"/>
        </w:rPr>
        <w:t xml:space="preserve"> </w:t>
      </w:r>
      <w:r>
        <w:t>research</w:t>
      </w:r>
      <w:r>
        <w:rPr>
          <w:spacing w:val="6"/>
        </w:rPr>
        <w:t xml:space="preserve"> </w:t>
      </w:r>
      <w:r>
        <w:t>results</w:t>
      </w:r>
      <w:r>
        <w:rPr>
          <w:spacing w:val="7"/>
        </w:rPr>
        <w:t xml:space="preserve"> </w:t>
      </w:r>
      <w:r>
        <w:t>indicate</w:t>
      </w:r>
      <w:r>
        <w:rPr>
          <w:spacing w:val="6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seasonal</w:t>
      </w:r>
      <w:r>
        <w:rPr>
          <w:spacing w:val="7"/>
        </w:rPr>
        <w:t xml:space="preserve"> </w:t>
      </w:r>
      <w:r>
        <w:t>trends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tinnitus</w:t>
      </w:r>
      <w:r>
        <w:rPr>
          <w:spacing w:val="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countries,</w:t>
      </w:r>
      <w:r>
        <w:rPr>
          <w:spacing w:val="6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t>be</w:t>
      </w:r>
    </w:p>
    <w:p w14:paraId="3662E80B" w14:textId="77777777" w:rsidR="0045732C" w:rsidRDefault="0045732C">
      <w:pPr>
        <w:spacing w:line="249" w:lineRule="auto"/>
        <w:jc w:val="both"/>
        <w:sectPr w:rsidR="0045732C">
          <w:pgSz w:w="12240" w:h="15840"/>
          <w:pgMar w:top="1420" w:right="960" w:bottom="840" w:left="960" w:header="0" w:footer="648" w:gutter="0"/>
          <w:cols w:space="720"/>
        </w:sectPr>
      </w:pPr>
    </w:p>
    <w:tbl>
      <w:tblPr>
        <w:tblStyle w:val="TableNormal1"/>
        <w:tblW w:w="0" w:type="auto"/>
        <w:tblInd w:w="1732" w:type="dxa"/>
        <w:tblLayout w:type="fixed"/>
        <w:tblLook w:val="01E0" w:firstRow="1" w:lastRow="1" w:firstColumn="1" w:lastColumn="1" w:noHBand="0" w:noVBand="0"/>
      </w:tblPr>
      <w:tblGrid>
        <w:gridCol w:w="2021"/>
        <w:gridCol w:w="650"/>
        <w:gridCol w:w="828"/>
        <w:gridCol w:w="908"/>
        <w:gridCol w:w="828"/>
        <w:gridCol w:w="821"/>
        <w:gridCol w:w="812"/>
      </w:tblGrid>
      <w:tr w:rsidR="0045732C" w14:paraId="5ADA40FB" w14:textId="77777777">
        <w:trPr>
          <w:trHeight w:val="358"/>
        </w:trPr>
        <w:tc>
          <w:tcPr>
            <w:tcW w:w="2021" w:type="dxa"/>
            <w:tcBorders>
              <w:bottom w:val="double" w:sz="6" w:space="0" w:color="000000"/>
              <w:right w:val="single" w:sz="6" w:space="0" w:color="000000"/>
            </w:tcBorders>
          </w:tcPr>
          <w:p w14:paraId="0B6CB3FC" w14:textId="77777777" w:rsidR="0045732C" w:rsidRDefault="002A74E7">
            <w:pPr>
              <w:pStyle w:val="TableParagraph"/>
              <w:spacing w:before="3"/>
              <w:ind w:right="2"/>
              <w:rPr>
                <w:b/>
                <w:sz w:val="14"/>
              </w:rPr>
            </w:pPr>
            <w:proofErr w:type="spellStart"/>
            <w:r>
              <w:rPr>
                <w:b/>
                <w:sz w:val="14"/>
              </w:rPr>
              <w:lastRenderedPageBreak/>
              <w:t>worst_symptom</w:t>
            </w:r>
            <w:proofErr w:type="spellEnd"/>
          </w:p>
        </w:tc>
        <w:tc>
          <w:tcPr>
            <w:tcW w:w="650" w:type="dxa"/>
            <w:tcBorders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14:paraId="644170AF" w14:textId="77777777" w:rsidR="0045732C" w:rsidRDefault="002A74E7">
            <w:pPr>
              <w:pStyle w:val="TableParagraph"/>
              <w:spacing w:before="3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season</w:t>
            </w:r>
          </w:p>
        </w:tc>
        <w:tc>
          <w:tcPr>
            <w:tcW w:w="1736" w:type="dxa"/>
            <w:gridSpan w:val="2"/>
            <w:tcBorders>
              <w:left w:val="single" w:sz="6" w:space="0" w:color="000000"/>
              <w:bottom w:val="double" w:sz="6" w:space="0" w:color="000000"/>
            </w:tcBorders>
          </w:tcPr>
          <w:p w14:paraId="3D8CD4DF" w14:textId="77777777" w:rsidR="0045732C" w:rsidRDefault="002A74E7">
            <w:pPr>
              <w:pStyle w:val="TableParagraph"/>
              <w:tabs>
                <w:tab w:val="left" w:pos="864"/>
              </w:tabs>
              <w:spacing w:before="11"/>
              <w:ind w:right="2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CH</w:t>
            </w:r>
            <w:r>
              <w:rPr>
                <w:b/>
                <w:sz w:val="14"/>
              </w:rPr>
              <w:tab/>
              <w:t>DE</w:t>
            </w:r>
          </w:p>
          <w:p w14:paraId="5ECF4D0C" w14:textId="77777777" w:rsidR="0045732C" w:rsidRDefault="002A74E7">
            <w:pPr>
              <w:pStyle w:val="TableParagraph"/>
              <w:tabs>
                <w:tab w:val="left" w:pos="835"/>
              </w:tabs>
              <w:spacing w:before="14" w:line="145" w:lineRule="exact"/>
              <w:ind w:left="1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(n=114)</w:t>
            </w:r>
            <w:r>
              <w:rPr>
                <w:b/>
                <w:sz w:val="14"/>
              </w:rPr>
              <w:tab/>
              <w:t>(n=1310)</w:t>
            </w:r>
          </w:p>
        </w:tc>
        <w:tc>
          <w:tcPr>
            <w:tcW w:w="828" w:type="dxa"/>
            <w:tcBorders>
              <w:bottom w:val="double" w:sz="6" w:space="0" w:color="000000"/>
            </w:tcBorders>
          </w:tcPr>
          <w:p w14:paraId="51CB9DA0" w14:textId="77777777" w:rsidR="0045732C" w:rsidRDefault="002A74E7">
            <w:pPr>
              <w:pStyle w:val="TableParagraph"/>
              <w:spacing w:before="11"/>
              <w:ind w:left="152" w:right="140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GB</w:t>
            </w:r>
          </w:p>
          <w:p w14:paraId="0B6ADBEB" w14:textId="77777777" w:rsidR="0045732C" w:rsidRDefault="002A74E7">
            <w:pPr>
              <w:pStyle w:val="TableParagraph"/>
              <w:spacing w:before="14" w:line="145" w:lineRule="exact"/>
              <w:ind w:left="152" w:right="140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(n=201)</w:t>
            </w:r>
          </w:p>
        </w:tc>
        <w:tc>
          <w:tcPr>
            <w:tcW w:w="821" w:type="dxa"/>
            <w:tcBorders>
              <w:bottom w:val="double" w:sz="6" w:space="0" w:color="000000"/>
            </w:tcBorders>
          </w:tcPr>
          <w:p w14:paraId="1D838337" w14:textId="77777777" w:rsidR="0045732C" w:rsidRDefault="002A74E7">
            <w:pPr>
              <w:pStyle w:val="TableParagraph"/>
              <w:spacing w:before="11"/>
              <w:ind w:left="146" w:right="13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NL</w:t>
            </w:r>
          </w:p>
          <w:p w14:paraId="594D9B56" w14:textId="77777777" w:rsidR="0045732C" w:rsidRDefault="002A74E7">
            <w:pPr>
              <w:pStyle w:val="TableParagraph"/>
              <w:spacing w:before="14" w:line="145" w:lineRule="exact"/>
              <w:ind w:left="147" w:right="13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(n=175)</w:t>
            </w:r>
          </w:p>
        </w:tc>
        <w:tc>
          <w:tcPr>
            <w:tcW w:w="812" w:type="dxa"/>
            <w:tcBorders>
              <w:bottom w:val="double" w:sz="6" w:space="0" w:color="000000"/>
            </w:tcBorders>
          </w:tcPr>
          <w:p w14:paraId="114D2197" w14:textId="77777777" w:rsidR="0045732C" w:rsidRDefault="002A74E7">
            <w:pPr>
              <w:pStyle w:val="TableParagraph"/>
              <w:spacing w:before="11"/>
              <w:ind w:left="142" w:right="13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US</w:t>
            </w:r>
          </w:p>
          <w:p w14:paraId="570E4E2F" w14:textId="77777777" w:rsidR="0045732C" w:rsidRDefault="002A74E7">
            <w:pPr>
              <w:pStyle w:val="TableParagraph"/>
              <w:spacing w:before="14" w:line="145" w:lineRule="exact"/>
              <w:ind w:left="142" w:right="13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(n=537)</w:t>
            </w:r>
          </w:p>
        </w:tc>
      </w:tr>
      <w:tr w:rsidR="0045732C" w14:paraId="5E3252B0" w14:textId="77777777">
        <w:trPr>
          <w:trHeight w:val="350"/>
        </w:trPr>
        <w:tc>
          <w:tcPr>
            <w:tcW w:w="2021" w:type="dxa"/>
            <w:vMerge w:val="restart"/>
            <w:tcBorders>
              <w:top w:val="double" w:sz="6" w:space="0" w:color="000000"/>
              <w:bottom w:val="single" w:sz="6" w:space="0" w:color="000000"/>
              <w:right w:val="single" w:sz="6" w:space="0" w:color="000000"/>
            </w:tcBorders>
          </w:tcPr>
          <w:p w14:paraId="01FBCA35" w14:textId="77777777" w:rsidR="0045732C" w:rsidRDefault="002A74E7">
            <w:pPr>
              <w:pStyle w:val="TableParagraph"/>
              <w:spacing w:line="148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Because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of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the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tinnitus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I am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more</w:t>
            </w:r>
          </w:p>
          <w:p w14:paraId="338911BF" w14:textId="77777777" w:rsidR="0045732C" w:rsidRDefault="002A74E7">
            <w:pPr>
              <w:pStyle w:val="TableParagraph"/>
              <w:spacing w:before="14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irritable with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my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family,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friends</w:t>
            </w:r>
          </w:p>
          <w:p w14:paraId="2C7A9299" w14:textId="77777777" w:rsidR="0045732C" w:rsidRDefault="002A74E7">
            <w:pPr>
              <w:pStyle w:val="TableParagraph"/>
              <w:spacing w:before="15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and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colleagues.</w:t>
            </w:r>
          </w:p>
        </w:tc>
        <w:tc>
          <w:tcPr>
            <w:tcW w:w="650" w:type="dxa"/>
            <w:vMerge w:val="restart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56C9A0" w14:textId="77777777" w:rsidR="0045732C" w:rsidRDefault="002A74E7">
            <w:pPr>
              <w:pStyle w:val="TableParagraph"/>
              <w:spacing w:line="148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spring</w:t>
            </w:r>
          </w:p>
          <w:p w14:paraId="1D81FB5C" w14:textId="77777777" w:rsidR="0045732C" w:rsidRDefault="002A74E7">
            <w:pPr>
              <w:pStyle w:val="TableParagraph"/>
              <w:spacing w:before="13" w:line="180" w:lineRule="atLeast"/>
              <w:ind w:left="163" w:right="9" w:hanging="13"/>
              <w:rPr>
                <w:b/>
                <w:sz w:val="14"/>
              </w:rPr>
            </w:pPr>
            <w:r>
              <w:rPr>
                <w:b/>
                <w:sz w:val="14"/>
              </w:rPr>
              <w:t>summer</w:t>
            </w:r>
            <w:r>
              <w:rPr>
                <w:b/>
                <w:spacing w:val="-32"/>
                <w:sz w:val="14"/>
              </w:rPr>
              <w:t xml:space="preserve"> </w:t>
            </w:r>
            <w:r>
              <w:rPr>
                <w:b/>
                <w:sz w:val="14"/>
              </w:rPr>
              <w:t>autumn</w:t>
            </w:r>
            <w:r>
              <w:rPr>
                <w:b/>
                <w:spacing w:val="-32"/>
                <w:sz w:val="14"/>
              </w:rPr>
              <w:t xml:space="preserve"> </w:t>
            </w:r>
            <w:r>
              <w:rPr>
                <w:b/>
                <w:sz w:val="14"/>
              </w:rPr>
              <w:t>winter</w:t>
            </w:r>
          </w:p>
        </w:tc>
        <w:tc>
          <w:tcPr>
            <w:tcW w:w="828" w:type="dxa"/>
            <w:tcBorders>
              <w:top w:val="double" w:sz="6" w:space="0" w:color="000000"/>
              <w:left w:val="single" w:sz="6" w:space="0" w:color="000000"/>
            </w:tcBorders>
            <w:shd w:val="clear" w:color="auto" w:fill="FBFBFF"/>
          </w:tcPr>
          <w:p w14:paraId="1E94B232" w14:textId="77777777" w:rsidR="0045732C" w:rsidRDefault="002A74E7">
            <w:pPr>
              <w:pStyle w:val="TableParagraph"/>
              <w:spacing w:line="148" w:lineRule="exact"/>
              <w:ind w:left="228"/>
              <w:jc w:val="left"/>
              <w:rPr>
                <w:sz w:val="14"/>
              </w:rPr>
            </w:pPr>
            <w:r>
              <w:rPr>
                <w:sz w:val="14"/>
              </w:rPr>
              <w:t>0.00%</w:t>
            </w:r>
          </w:p>
          <w:p w14:paraId="4984DD5D" w14:textId="77777777" w:rsidR="0045732C" w:rsidRDefault="002A74E7">
            <w:pPr>
              <w:pStyle w:val="TableParagraph"/>
              <w:spacing w:before="25" w:line="157" w:lineRule="exact"/>
              <w:ind w:left="228"/>
              <w:jc w:val="left"/>
              <w:rPr>
                <w:sz w:val="14"/>
              </w:rPr>
            </w:pPr>
            <w:r>
              <w:rPr>
                <w:sz w:val="14"/>
              </w:rPr>
              <w:t>0.00%</w:t>
            </w:r>
          </w:p>
        </w:tc>
        <w:tc>
          <w:tcPr>
            <w:tcW w:w="908" w:type="dxa"/>
            <w:tcBorders>
              <w:top w:val="double" w:sz="6" w:space="0" w:color="000000"/>
            </w:tcBorders>
            <w:shd w:val="clear" w:color="auto" w:fill="FBEBED"/>
          </w:tcPr>
          <w:p w14:paraId="092D1147" w14:textId="77777777" w:rsidR="0045732C" w:rsidRDefault="002A74E7">
            <w:pPr>
              <w:pStyle w:val="TableParagraph"/>
              <w:spacing w:line="148" w:lineRule="exact"/>
              <w:ind w:left="275"/>
              <w:jc w:val="left"/>
              <w:rPr>
                <w:sz w:val="14"/>
              </w:rPr>
            </w:pPr>
            <w:r>
              <w:rPr>
                <w:sz w:val="14"/>
              </w:rPr>
              <w:t>1.91%</w:t>
            </w:r>
          </w:p>
          <w:p w14:paraId="20FC9820" w14:textId="77777777" w:rsidR="0045732C" w:rsidRDefault="002A74E7">
            <w:pPr>
              <w:pStyle w:val="TableParagraph"/>
              <w:spacing w:before="25" w:line="157" w:lineRule="exact"/>
              <w:ind w:left="275"/>
              <w:jc w:val="left"/>
              <w:rPr>
                <w:sz w:val="14"/>
              </w:rPr>
            </w:pPr>
            <w:r>
              <w:rPr>
                <w:sz w:val="14"/>
              </w:rPr>
              <w:t>1.37%</w:t>
            </w:r>
          </w:p>
        </w:tc>
        <w:tc>
          <w:tcPr>
            <w:tcW w:w="828" w:type="dxa"/>
            <w:tcBorders>
              <w:top w:val="double" w:sz="6" w:space="0" w:color="000000"/>
            </w:tcBorders>
            <w:shd w:val="clear" w:color="auto" w:fill="FBEBED"/>
          </w:tcPr>
          <w:p w14:paraId="1564DA78" w14:textId="77777777" w:rsidR="0045732C" w:rsidRDefault="002A74E7">
            <w:pPr>
              <w:pStyle w:val="TableParagraph"/>
              <w:spacing w:line="148" w:lineRule="exact"/>
              <w:ind w:left="235"/>
              <w:jc w:val="left"/>
              <w:rPr>
                <w:sz w:val="14"/>
              </w:rPr>
            </w:pPr>
            <w:r>
              <w:rPr>
                <w:sz w:val="14"/>
              </w:rPr>
              <w:t>0.50%</w:t>
            </w:r>
          </w:p>
          <w:p w14:paraId="591DF513" w14:textId="77777777" w:rsidR="0045732C" w:rsidRDefault="002A74E7">
            <w:pPr>
              <w:pStyle w:val="TableParagraph"/>
              <w:spacing w:before="25" w:line="157" w:lineRule="exact"/>
              <w:ind w:left="235"/>
              <w:jc w:val="left"/>
              <w:rPr>
                <w:sz w:val="14"/>
              </w:rPr>
            </w:pPr>
            <w:r>
              <w:rPr>
                <w:sz w:val="14"/>
              </w:rPr>
              <w:t>1.00%</w:t>
            </w:r>
          </w:p>
        </w:tc>
        <w:tc>
          <w:tcPr>
            <w:tcW w:w="821" w:type="dxa"/>
            <w:tcBorders>
              <w:top w:val="double" w:sz="6" w:space="0" w:color="000000"/>
            </w:tcBorders>
            <w:shd w:val="clear" w:color="auto" w:fill="FBEBED"/>
          </w:tcPr>
          <w:p w14:paraId="6D4FBEAE" w14:textId="77777777" w:rsidR="0045732C" w:rsidRDefault="002A74E7">
            <w:pPr>
              <w:pStyle w:val="TableParagraph"/>
              <w:spacing w:line="148" w:lineRule="exact"/>
              <w:ind w:left="230"/>
              <w:jc w:val="left"/>
              <w:rPr>
                <w:sz w:val="14"/>
              </w:rPr>
            </w:pPr>
            <w:r>
              <w:rPr>
                <w:sz w:val="14"/>
              </w:rPr>
              <w:t>1.14%</w:t>
            </w:r>
          </w:p>
          <w:p w14:paraId="2752FED1" w14:textId="77777777" w:rsidR="0045732C" w:rsidRDefault="002A74E7">
            <w:pPr>
              <w:pStyle w:val="TableParagraph"/>
              <w:spacing w:before="25" w:line="157" w:lineRule="exact"/>
              <w:ind w:left="230"/>
              <w:jc w:val="left"/>
              <w:rPr>
                <w:sz w:val="14"/>
              </w:rPr>
            </w:pPr>
            <w:r>
              <w:rPr>
                <w:sz w:val="14"/>
              </w:rPr>
              <w:t>1.14%</w:t>
            </w:r>
          </w:p>
        </w:tc>
        <w:tc>
          <w:tcPr>
            <w:tcW w:w="812" w:type="dxa"/>
            <w:tcBorders>
              <w:top w:val="double" w:sz="6" w:space="0" w:color="000000"/>
            </w:tcBorders>
            <w:shd w:val="clear" w:color="auto" w:fill="FBEBED"/>
          </w:tcPr>
          <w:p w14:paraId="36065717" w14:textId="77777777" w:rsidR="0045732C" w:rsidRDefault="002A74E7">
            <w:pPr>
              <w:pStyle w:val="TableParagraph"/>
              <w:spacing w:line="148" w:lineRule="exact"/>
              <w:ind w:left="223"/>
              <w:jc w:val="left"/>
              <w:rPr>
                <w:sz w:val="14"/>
              </w:rPr>
            </w:pPr>
            <w:r>
              <w:rPr>
                <w:sz w:val="14"/>
              </w:rPr>
              <w:t>0.93%</w:t>
            </w:r>
          </w:p>
          <w:p w14:paraId="2C47EBEB" w14:textId="77777777" w:rsidR="0045732C" w:rsidRDefault="002A74E7">
            <w:pPr>
              <w:pStyle w:val="TableParagraph"/>
              <w:spacing w:before="25" w:line="157" w:lineRule="exact"/>
              <w:ind w:left="223"/>
              <w:jc w:val="left"/>
              <w:rPr>
                <w:sz w:val="14"/>
              </w:rPr>
            </w:pPr>
            <w:r>
              <w:rPr>
                <w:sz w:val="14"/>
              </w:rPr>
              <w:t>1.86%</w:t>
            </w:r>
          </w:p>
        </w:tc>
      </w:tr>
      <w:tr w:rsidR="0045732C" w14:paraId="108EB473" w14:textId="77777777">
        <w:trPr>
          <w:trHeight w:val="356"/>
        </w:trPr>
        <w:tc>
          <w:tcPr>
            <w:tcW w:w="2021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4B9B0C3E" w14:textId="77777777" w:rsidR="0045732C" w:rsidRDefault="0045732C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18C5B" w14:textId="77777777" w:rsidR="0045732C" w:rsidRDefault="0045732C">
            <w:pPr>
              <w:rPr>
                <w:sz w:val="2"/>
                <w:szCs w:val="2"/>
              </w:rPr>
            </w:pPr>
          </w:p>
        </w:tc>
        <w:tc>
          <w:tcPr>
            <w:tcW w:w="828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FBEBED"/>
          </w:tcPr>
          <w:p w14:paraId="05E22CC5" w14:textId="77777777" w:rsidR="0045732C" w:rsidRDefault="002A74E7">
            <w:pPr>
              <w:pStyle w:val="TableParagraph"/>
              <w:spacing w:line="162" w:lineRule="exact"/>
              <w:ind w:left="228"/>
              <w:jc w:val="left"/>
              <w:rPr>
                <w:sz w:val="14"/>
              </w:rPr>
            </w:pPr>
            <w:r>
              <w:rPr>
                <w:sz w:val="14"/>
              </w:rPr>
              <w:t>1.75%</w:t>
            </w:r>
          </w:p>
          <w:p w14:paraId="50DC2D66" w14:textId="77777777" w:rsidR="0045732C" w:rsidRDefault="002A74E7">
            <w:pPr>
              <w:pStyle w:val="TableParagraph"/>
              <w:spacing w:before="18" w:line="156" w:lineRule="exact"/>
              <w:ind w:left="228"/>
              <w:jc w:val="left"/>
              <w:rPr>
                <w:sz w:val="14"/>
              </w:rPr>
            </w:pPr>
            <w:r>
              <w:rPr>
                <w:sz w:val="14"/>
              </w:rPr>
              <w:t>0.88%</w:t>
            </w:r>
          </w:p>
        </w:tc>
        <w:tc>
          <w:tcPr>
            <w:tcW w:w="908" w:type="dxa"/>
            <w:tcBorders>
              <w:bottom w:val="single" w:sz="6" w:space="0" w:color="000000"/>
            </w:tcBorders>
            <w:shd w:val="clear" w:color="auto" w:fill="FBEBED"/>
          </w:tcPr>
          <w:p w14:paraId="29C685DC" w14:textId="77777777" w:rsidR="0045732C" w:rsidRDefault="002A74E7">
            <w:pPr>
              <w:pStyle w:val="TableParagraph"/>
              <w:spacing w:line="162" w:lineRule="exact"/>
              <w:ind w:left="275"/>
              <w:jc w:val="left"/>
              <w:rPr>
                <w:sz w:val="14"/>
              </w:rPr>
            </w:pPr>
            <w:r>
              <w:rPr>
                <w:sz w:val="14"/>
              </w:rPr>
              <w:t>1.68%</w:t>
            </w:r>
          </w:p>
          <w:p w14:paraId="400A20AA" w14:textId="77777777" w:rsidR="0045732C" w:rsidRDefault="002A74E7">
            <w:pPr>
              <w:pStyle w:val="TableParagraph"/>
              <w:spacing w:before="18" w:line="156" w:lineRule="exact"/>
              <w:ind w:left="275"/>
              <w:jc w:val="left"/>
              <w:rPr>
                <w:sz w:val="14"/>
              </w:rPr>
            </w:pPr>
            <w:r>
              <w:rPr>
                <w:sz w:val="14"/>
              </w:rPr>
              <w:t>1.53%</w:t>
            </w:r>
          </w:p>
        </w:tc>
        <w:tc>
          <w:tcPr>
            <w:tcW w:w="828" w:type="dxa"/>
            <w:tcBorders>
              <w:bottom w:val="single" w:sz="6" w:space="0" w:color="000000"/>
            </w:tcBorders>
            <w:shd w:val="clear" w:color="auto" w:fill="FBEBED"/>
          </w:tcPr>
          <w:p w14:paraId="5F93E822" w14:textId="77777777" w:rsidR="0045732C" w:rsidRDefault="002A74E7">
            <w:pPr>
              <w:pStyle w:val="TableParagraph"/>
              <w:spacing w:line="162" w:lineRule="exact"/>
              <w:ind w:left="235"/>
              <w:jc w:val="left"/>
              <w:rPr>
                <w:sz w:val="14"/>
              </w:rPr>
            </w:pPr>
            <w:r>
              <w:rPr>
                <w:sz w:val="14"/>
              </w:rPr>
              <w:t>0.50%</w:t>
            </w:r>
          </w:p>
          <w:p w14:paraId="483D3A0A" w14:textId="77777777" w:rsidR="0045732C" w:rsidRDefault="002A74E7">
            <w:pPr>
              <w:pStyle w:val="TableParagraph"/>
              <w:spacing w:before="18" w:line="156" w:lineRule="exact"/>
              <w:ind w:left="235"/>
              <w:jc w:val="left"/>
              <w:rPr>
                <w:sz w:val="14"/>
              </w:rPr>
            </w:pPr>
            <w:r>
              <w:rPr>
                <w:sz w:val="14"/>
              </w:rPr>
              <w:t>1.00%</w:t>
            </w:r>
          </w:p>
        </w:tc>
        <w:tc>
          <w:tcPr>
            <w:tcW w:w="821" w:type="dxa"/>
            <w:tcBorders>
              <w:bottom w:val="single" w:sz="6" w:space="0" w:color="000000"/>
            </w:tcBorders>
            <w:shd w:val="clear" w:color="auto" w:fill="FBEBED"/>
          </w:tcPr>
          <w:p w14:paraId="6FE87BBB" w14:textId="77777777" w:rsidR="0045732C" w:rsidRDefault="002A74E7">
            <w:pPr>
              <w:pStyle w:val="TableParagraph"/>
              <w:spacing w:line="162" w:lineRule="exact"/>
              <w:ind w:left="230"/>
              <w:jc w:val="left"/>
              <w:rPr>
                <w:sz w:val="14"/>
              </w:rPr>
            </w:pPr>
            <w:r>
              <w:rPr>
                <w:sz w:val="14"/>
              </w:rPr>
              <w:t>2.29%</w:t>
            </w:r>
          </w:p>
          <w:p w14:paraId="44DF9691" w14:textId="77777777" w:rsidR="0045732C" w:rsidRDefault="002A74E7">
            <w:pPr>
              <w:pStyle w:val="TableParagraph"/>
              <w:spacing w:before="18" w:line="156" w:lineRule="exact"/>
              <w:ind w:left="230"/>
              <w:jc w:val="left"/>
              <w:rPr>
                <w:sz w:val="14"/>
              </w:rPr>
            </w:pPr>
            <w:r>
              <w:rPr>
                <w:sz w:val="14"/>
              </w:rPr>
              <w:t>0.57%</w:t>
            </w:r>
          </w:p>
        </w:tc>
        <w:tc>
          <w:tcPr>
            <w:tcW w:w="812" w:type="dxa"/>
            <w:tcBorders>
              <w:bottom w:val="single" w:sz="6" w:space="0" w:color="000000"/>
            </w:tcBorders>
            <w:shd w:val="clear" w:color="auto" w:fill="FBEBED"/>
          </w:tcPr>
          <w:p w14:paraId="50A0063A" w14:textId="77777777" w:rsidR="0045732C" w:rsidRDefault="002A74E7">
            <w:pPr>
              <w:pStyle w:val="TableParagraph"/>
              <w:spacing w:line="162" w:lineRule="exact"/>
              <w:ind w:left="223"/>
              <w:jc w:val="left"/>
              <w:rPr>
                <w:sz w:val="14"/>
              </w:rPr>
            </w:pPr>
            <w:r>
              <w:rPr>
                <w:sz w:val="14"/>
              </w:rPr>
              <w:t>2.23%</w:t>
            </w:r>
          </w:p>
          <w:p w14:paraId="261BB8D6" w14:textId="77777777" w:rsidR="0045732C" w:rsidRDefault="002A74E7">
            <w:pPr>
              <w:pStyle w:val="TableParagraph"/>
              <w:spacing w:before="18" w:line="156" w:lineRule="exact"/>
              <w:ind w:left="223"/>
              <w:jc w:val="left"/>
              <w:rPr>
                <w:sz w:val="14"/>
              </w:rPr>
            </w:pPr>
            <w:r>
              <w:rPr>
                <w:sz w:val="14"/>
              </w:rPr>
              <w:t>0.93%</w:t>
            </w:r>
          </w:p>
        </w:tc>
      </w:tr>
      <w:tr w:rsidR="0045732C" w14:paraId="1D5929FA" w14:textId="77777777">
        <w:trPr>
          <w:trHeight w:val="177"/>
        </w:trPr>
        <w:tc>
          <w:tcPr>
            <w:tcW w:w="2021" w:type="dxa"/>
            <w:tcBorders>
              <w:top w:val="single" w:sz="6" w:space="0" w:color="000000"/>
              <w:right w:val="single" w:sz="6" w:space="0" w:color="000000"/>
            </w:tcBorders>
          </w:tcPr>
          <w:p w14:paraId="4DAD56ED" w14:textId="77777777" w:rsidR="0045732C" w:rsidRDefault="002A74E7">
            <w:pPr>
              <w:pStyle w:val="TableParagraph"/>
              <w:spacing w:line="158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Because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of the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tinnitus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I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am more</w:t>
            </w:r>
          </w:p>
        </w:tc>
        <w:tc>
          <w:tcPr>
            <w:tcW w:w="6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DEC8FF4" w14:textId="77777777" w:rsidR="0045732C" w:rsidRDefault="002A74E7">
            <w:pPr>
              <w:pStyle w:val="TableParagraph"/>
              <w:spacing w:line="158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spring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9B0B4"/>
          </w:tcPr>
          <w:p w14:paraId="475B2C8D" w14:textId="77777777" w:rsidR="0045732C" w:rsidRDefault="002A74E7">
            <w:pPr>
              <w:pStyle w:val="TableParagraph"/>
              <w:spacing w:line="158" w:lineRule="exact"/>
              <w:ind w:right="211"/>
              <w:rPr>
                <w:sz w:val="14"/>
              </w:rPr>
            </w:pPr>
            <w:r>
              <w:rPr>
                <w:sz w:val="14"/>
              </w:rPr>
              <w:t>4.39%</w:t>
            </w:r>
          </w:p>
        </w:tc>
        <w:tc>
          <w:tcPr>
            <w:tcW w:w="908" w:type="dxa"/>
            <w:tcBorders>
              <w:top w:val="single" w:sz="6" w:space="0" w:color="000000"/>
            </w:tcBorders>
          </w:tcPr>
          <w:p w14:paraId="0FC8FDCF" w14:textId="77777777" w:rsidR="0045732C" w:rsidRDefault="002A74E7">
            <w:pPr>
              <w:pStyle w:val="TableParagraph"/>
              <w:spacing w:line="158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2.67%</w:t>
            </w:r>
          </w:p>
        </w:tc>
        <w:tc>
          <w:tcPr>
            <w:tcW w:w="828" w:type="dxa"/>
            <w:tcBorders>
              <w:top w:val="single" w:sz="6" w:space="0" w:color="000000"/>
            </w:tcBorders>
          </w:tcPr>
          <w:p w14:paraId="2CBDA6D9" w14:textId="77777777" w:rsidR="0045732C" w:rsidRDefault="002A74E7">
            <w:pPr>
              <w:pStyle w:val="TableParagraph"/>
              <w:spacing w:line="158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1.99%</w:t>
            </w:r>
          </w:p>
        </w:tc>
        <w:tc>
          <w:tcPr>
            <w:tcW w:w="821" w:type="dxa"/>
            <w:tcBorders>
              <w:top w:val="single" w:sz="6" w:space="0" w:color="000000"/>
            </w:tcBorders>
          </w:tcPr>
          <w:p w14:paraId="02B6929A" w14:textId="77777777" w:rsidR="0045732C" w:rsidRDefault="002A74E7">
            <w:pPr>
              <w:pStyle w:val="TableParagraph"/>
              <w:spacing w:line="158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1.14%</w:t>
            </w:r>
          </w:p>
        </w:tc>
        <w:tc>
          <w:tcPr>
            <w:tcW w:w="812" w:type="dxa"/>
            <w:tcBorders>
              <w:top w:val="single" w:sz="6" w:space="0" w:color="000000"/>
            </w:tcBorders>
          </w:tcPr>
          <w:p w14:paraId="3122C12A" w14:textId="77777777" w:rsidR="0045732C" w:rsidRDefault="002A74E7">
            <w:pPr>
              <w:pStyle w:val="TableParagraph"/>
              <w:spacing w:line="158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1.49%</w:t>
            </w:r>
          </w:p>
        </w:tc>
      </w:tr>
      <w:tr w:rsidR="0045732C" w14:paraId="09B77A19" w14:textId="77777777">
        <w:trPr>
          <w:trHeight w:val="186"/>
        </w:trPr>
        <w:tc>
          <w:tcPr>
            <w:tcW w:w="2021" w:type="dxa"/>
            <w:tcBorders>
              <w:right w:val="single" w:sz="6" w:space="0" w:color="000000"/>
            </w:tcBorders>
          </w:tcPr>
          <w:p w14:paraId="00AC0B67" w14:textId="77777777" w:rsidR="0045732C" w:rsidRDefault="002A74E7">
            <w:pPr>
              <w:pStyle w:val="TableParagraph"/>
              <w:spacing w:line="166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sensitive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to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environmental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noises.</w:t>
            </w: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633E2F01" w14:textId="77777777" w:rsidR="0045732C" w:rsidRDefault="002A74E7">
            <w:pPr>
              <w:pStyle w:val="TableParagraph"/>
              <w:spacing w:before="3" w:line="162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summer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BECEF"/>
          </w:tcPr>
          <w:p w14:paraId="639E293B" w14:textId="77777777" w:rsidR="0045732C" w:rsidRDefault="002A74E7">
            <w:pPr>
              <w:pStyle w:val="TableParagraph"/>
              <w:spacing w:before="3" w:line="162" w:lineRule="exact"/>
              <w:ind w:right="211"/>
              <w:rPr>
                <w:sz w:val="14"/>
              </w:rPr>
            </w:pPr>
            <w:r>
              <w:rPr>
                <w:sz w:val="14"/>
              </w:rPr>
              <w:t>0.88%</w:t>
            </w:r>
          </w:p>
        </w:tc>
        <w:tc>
          <w:tcPr>
            <w:tcW w:w="908" w:type="dxa"/>
          </w:tcPr>
          <w:p w14:paraId="45A0A901" w14:textId="77777777" w:rsidR="0045732C" w:rsidRDefault="002A74E7">
            <w:pPr>
              <w:pStyle w:val="TableParagraph"/>
              <w:spacing w:before="3" w:line="162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1.83%</w:t>
            </w:r>
          </w:p>
        </w:tc>
        <w:tc>
          <w:tcPr>
            <w:tcW w:w="828" w:type="dxa"/>
          </w:tcPr>
          <w:p w14:paraId="3F806CC5" w14:textId="77777777" w:rsidR="0045732C" w:rsidRDefault="002A74E7">
            <w:pPr>
              <w:pStyle w:val="TableParagraph"/>
              <w:spacing w:before="3" w:line="162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1.00%</w:t>
            </w:r>
          </w:p>
        </w:tc>
        <w:tc>
          <w:tcPr>
            <w:tcW w:w="821" w:type="dxa"/>
          </w:tcPr>
          <w:p w14:paraId="3CD9A080" w14:textId="77777777" w:rsidR="0045732C" w:rsidRDefault="002A74E7">
            <w:pPr>
              <w:pStyle w:val="TableParagraph"/>
              <w:spacing w:before="3" w:line="162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1.71%</w:t>
            </w:r>
          </w:p>
        </w:tc>
        <w:tc>
          <w:tcPr>
            <w:tcW w:w="812" w:type="dxa"/>
          </w:tcPr>
          <w:p w14:paraId="03EF2DAA" w14:textId="77777777" w:rsidR="0045732C" w:rsidRDefault="002A74E7">
            <w:pPr>
              <w:pStyle w:val="TableParagraph"/>
              <w:spacing w:before="3" w:line="162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2.23%</w:t>
            </w:r>
          </w:p>
        </w:tc>
      </w:tr>
      <w:tr w:rsidR="0045732C" w14:paraId="750D13A5" w14:textId="77777777">
        <w:trPr>
          <w:trHeight w:val="186"/>
        </w:trPr>
        <w:tc>
          <w:tcPr>
            <w:tcW w:w="2021" w:type="dxa"/>
            <w:tcBorders>
              <w:right w:val="single" w:sz="6" w:space="0" w:color="000000"/>
            </w:tcBorders>
          </w:tcPr>
          <w:p w14:paraId="5ED3D26B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7F3C3BB1" w14:textId="77777777" w:rsidR="0045732C" w:rsidRDefault="002A74E7">
            <w:pPr>
              <w:pStyle w:val="TableParagraph"/>
              <w:spacing w:before="3" w:line="163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autumn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9B0B4"/>
          </w:tcPr>
          <w:p w14:paraId="44CAF9ED" w14:textId="77777777" w:rsidR="0045732C" w:rsidRDefault="002A74E7">
            <w:pPr>
              <w:pStyle w:val="TableParagraph"/>
              <w:spacing w:before="3" w:line="163" w:lineRule="exact"/>
              <w:ind w:right="211"/>
              <w:rPr>
                <w:sz w:val="14"/>
              </w:rPr>
            </w:pPr>
            <w:r>
              <w:rPr>
                <w:sz w:val="14"/>
              </w:rPr>
              <w:t>4.39%</w:t>
            </w:r>
          </w:p>
        </w:tc>
        <w:tc>
          <w:tcPr>
            <w:tcW w:w="908" w:type="dxa"/>
          </w:tcPr>
          <w:p w14:paraId="39E2C00E" w14:textId="77777777" w:rsidR="0045732C" w:rsidRDefault="002A74E7">
            <w:pPr>
              <w:pStyle w:val="TableParagraph"/>
              <w:spacing w:before="3" w:line="163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2.90%</w:t>
            </w:r>
          </w:p>
        </w:tc>
        <w:tc>
          <w:tcPr>
            <w:tcW w:w="828" w:type="dxa"/>
          </w:tcPr>
          <w:p w14:paraId="4AEEB373" w14:textId="77777777" w:rsidR="0045732C" w:rsidRDefault="002A74E7">
            <w:pPr>
              <w:pStyle w:val="TableParagraph"/>
              <w:spacing w:before="3" w:line="163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0.50%</w:t>
            </w:r>
          </w:p>
        </w:tc>
        <w:tc>
          <w:tcPr>
            <w:tcW w:w="821" w:type="dxa"/>
          </w:tcPr>
          <w:p w14:paraId="42671EDD" w14:textId="77777777" w:rsidR="0045732C" w:rsidRDefault="002A74E7">
            <w:pPr>
              <w:pStyle w:val="TableParagraph"/>
              <w:spacing w:before="3" w:line="163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4.00%</w:t>
            </w:r>
          </w:p>
        </w:tc>
        <w:tc>
          <w:tcPr>
            <w:tcW w:w="812" w:type="dxa"/>
          </w:tcPr>
          <w:p w14:paraId="0917E732" w14:textId="77777777" w:rsidR="0045732C" w:rsidRDefault="002A74E7">
            <w:pPr>
              <w:pStyle w:val="TableParagraph"/>
              <w:spacing w:before="3" w:line="163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2.61%</w:t>
            </w:r>
          </w:p>
        </w:tc>
      </w:tr>
      <w:tr w:rsidR="0045732C" w14:paraId="7715F022" w14:textId="77777777">
        <w:trPr>
          <w:trHeight w:val="178"/>
        </w:trPr>
        <w:tc>
          <w:tcPr>
            <w:tcW w:w="2021" w:type="dxa"/>
            <w:tcBorders>
              <w:bottom w:val="single" w:sz="6" w:space="0" w:color="000000"/>
              <w:right w:val="single" w:sz="6" w:space="0" w:color="000000"/>
            </w:tcBorders>
          </w:tcPr>
          <w:p w14:paraId="11B7A0C6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9F7AE9" w14:textId="77777777" w:rsidR="0045732C" w:rsidRDefault="002A74E7">
            <w:pPr>
              <w:pStyle w:val="TableParagraph"/>
              <w:spacing w:before="2" w:line="156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winter</w:t>
            </w:r>
          </w:p>
        </w:tc>
        <w:tc>
          <w:tcPr>
            <w:tcW w:w="828" w:type="dxa"/>
            <w:tcBorders>
              <w:left w:val="single" w:sz="6" w:space="0" w:color="000000"/>
              <w:bottom w:val="single" w:sz="6" w:space="0" w:color="000000"/>
            </w:tcBorders>
          </w:tcPr>
          <w:p w14:paraId="1D3B1237" w14:textId="77777777" w:rsidR="0045732C" w:rsidRDefault="002A74E7">
            <w:pPr>
              <w:pStyle w:val="TableParagraph"/>
              <w:spacing w:before="2" w:line="156" w:lineRule="exact"/>
              <w:ind w:right="211"/>
              <w:rPr>
                <w:sz w:val="14"/>
              </w:rPr>
            </w:pPr>
            <w:r>
              <w:rPr>
                <w:sz w:val="14"/>
              </w:rPr>
              <w:t>2.63%</w:t>
            </w:r>
          </w:p>
        </w:tc>
        <w:tc>
          <w:tcPr>
            <w:tcW w:w="908" w:type="dxa"/>
            <w:tcBorders>
              <w:bottom w:val="single" w:sz="6" w:space="0" w:color="000000"/>
            </w:tcBorders>
          </w:tcPr>
          <w:p w14:paraId="7E368C16" w14:textId="77777777" w:rsidR="0045732C" w:rsidRDefault="002A74E7">
            <w:pPr>
              <w:pStyle w:val="TableParagraph"/>
              <w:spacing w:before="2" w:line="156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2.14%</w:t>
            </w:r>
          </w:p>
        </w:tc>
        <w:tc>
          <w:tcPr>
            <w:tcW w:w="828" w:type="dxa"/>
            <w:tcBorders>
              <w:bottom w:val="single" w:sz="6" w:space="0" w:color="000000"/>
            </w:tcBorders>
          </w:tcPr>
          <w:p w14:paraId="0DA92C78" w14:textId="77777777" w:rsidR="0045732C" w:rsidRDefault="002A74E7">
            <w:pPr>
              <w:pStyle w:val="TableParagraph"/>
              <w:spacing w:before="2" w:line="156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1.00%</w:t>
            </w:r>
          </w:p>
        </w:tc>
        <w:tc>
          <w:tcPr>
            <w:tcW w:w="821" w:type="dxa"/>
            <w:tcBorders>
              <w:bottom w:val="single" w:sz="6" w:space="0" w:color="000000"/>
            </w:tcBorders>
            <w:shd w:val="clear" w:color="auto" w:fill="FBFBFF"/>
          </w:tcPr>
          <w:p w14:paraId="2E1BB077" w14:textId="77777777" w:rsidR="0045732C" w:rsidRDefault="002A74E7">
            <w:pPr>
              <w:pStyle w:val="TableParagraph"/>
              <w:spacing w:before="2" w:line="156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0.00%</w:t>
            </w:r>
          </w:p>
        </w:tc>
        <w:tc>
          <w:tcPr>
            <w:tcW w:w="812" w:type="dxa"/>
            <w:tcBorders>
              <w:bottom w:val="single" w:sz="6" w:space="0" w:color="000000"/>
            </w:tcBorders>
            <w:shd w:val="clear" w:color="auto" w:fill="FBDFE2"/>
          </w:tcPr>
          <w:p w14:paraId="774D99E5" w14:textId="77777777" w:rsidR="0045732C" w:rsidRDefault="002A74E7">
            <w:pPr>
              <w:pStyle w:val="TableParagraph"/>
              <w:spacing w:before="2" w:line="156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1.68%</w:t>
            </w:r>
          </w:p>
        </w:tc>
      </w:tr>
      <w:tr w:rsidR="0045732C" w14:paraId="735B6710" w14:textId="77777777">
        <w:trPr>
          <w:trHeight w:val="178"/>
        </w:trPr>
        <w:tc>
          <w:tcPr>
            <w:tcW w:w="2021" w:type="dxa"/>
            <w:tcBorders>
              <w:top w:val="single" w:sz="6" w:space="0" w:color="000000"/>
              <w:right w:val="single" w:sz="6" w:space="0" w:color="000000"/>
            </w:tcBorders>
          </w:tcPr>
          <w:p w14:paraId="1FAA31A1" w14:textId="77777777" w:rsidR="0045732C" w:rsidRDefault="002A74E7">
            <w:pPr>
              <w:pStyle w:val="TableParagraph"/>
              <w:spacing w:line="159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Because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of the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tinnitus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it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is</w:t>
            </w:r>
          </w:p>
        </w:tc>
        <w:tc>
          <w:tcPr>
            <w:tcW w:w="6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F3EA8E8" w14:textId="77777777" w:rsidR="0045732C" w:rsidRDefault="002A74E7">
            <w:pPr>
              <w:pStyle w:val="TableParagraph"/>
              <w:spacing w:line="159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spring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BECEF"/>
          </w:tcPr>
          <w:p w14:paraId="01E2A7B3" w14:textId="77777777" w:rsidR="0045732C" w:rsidRDefault="002A74E7">
            <w:pPr>
              <w:pStyle w:val="TableParagraph"/>
              <w:spacing w:line="159" w:lineRule="exact"/>
              <w:ind w:right="211"/>
              <w:rPr>
                <w:sz w:val="14"/>
              </w:rPr>
            </w:pPr>
            <w:r>
              <w:rPr>
                <w:sz w:val="14"/>
              </w:rPr>
              <w:t>0.88%</w:t>
            </w:r>
          </w:p>
        </w:tc>
        <w:tc>
          <w:tcPr>
            <w:tcW w:w="908" w:type="dxa"/>
            <w:tcBorders>
              <w:top w:val="single" w:sz="6" w:space="0" w:color="000000"/>
            </w:tcBorders>
            <w:shd w:val="clear" w:color="auto" w:fill="FAD2D4"/>
          </w:tcPr>
          <w:p w14:paraId="6F482237" w14:textId="77777777" w:rsidR="0045732C" w:rsidRDefault="002A74E7">
            <w:pPr>
              <w:pStyle w:val="TableParagraph"/>
              <w:spacing w:line="159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3.44%</w:t>
            </w:r>
          </w:p>
        </w:tc>
        <w:tc>
          <w:tcPr>
            <w:tcW w:w="828" w:type="dxa"/>
            <w:tcBorders>
              <w:top w:val="single" w:sz="6" w:space="0" w:color="000000"/>
            </w:tcBorders>
            <w:shd w:val="clear" w:color="auto" w:fill="FAD2D4"/>
          </w:tcPr>
          <w:p w14:paraId="3D558DEC" w14:textId="77777777" w:rsidR="0045732C" w:rsidRDefault="002A74E7">
            <w:pPr>
              <w:pStyle w:val="TableParagraph"/>
              <w:spacing w:line="159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2.49%</w:t>
            </w:r>
          </w:p>
        </w:tc>
        <w:tc>
          <w:tcPr>
            <w:tcW w:w="821" w:type="dxa"/>
            <w:tcBorders>
              <w:top w:val="single" w:sz="6" w:space="0" w:color="000000"/>
            </w:tcBorders>
            <w:shd w:val="clear" w:color="auto" w:fill="FAD2D4"/>
          </w:tcPr>
          <w:p w14:paraId="16325D8B" w14:textId="77777777" w:rsidR="0045732C" w:rsidRDefault="002A74E7">
            <w:pPr>
              <w:pStyle w:val="TableParagraph"/>
              <w:spacing w:line="159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2.86%</w:t>
            </w:r>
          </w:p>
        </w:tc>
        <w:tc>
          <w:tcPr>
            <w:tcW w:w="812" w:type="dxa"/>
            <w:tcBorders>
              <w:top w:val="single" w:sz="6" w:space="0" w:color="000000"/>
            </w:tcBorders>
            <w:shd w:val="clear" w:color="auto" w:fill="FAD2D4"/>
          </w:tcPr>
          <w:p w14:paraId="253B69ED" w14:textId="77777777" w:rsidR="0045732C" w:rsidRDefault="002A74E7">
            <w:pPr>
              <w:pStyle w:val="TableParagraph"/>
              <w:tabs>
                <w:tab w:val="left" w:pos="812"/>
              </w:tabs>
              <w:spacing w:line="159" w:lineRule="exact"/>
              <w:ind w:right="-15"/>
              <w:jc w:val="center"/>
              <w:rPr>
                <w:sz w:val="14"/>
              </w:rPr>
            </w:pPr>
            <w:r>
              <w:rPr>
                <w:rFonts w:ascii="Times New Roman"/>
                <w:color w:val="000000"/>
                <w:w w:val="101"/>
                <w:sz w:val="14"/>
                <w:shd w:val="clear" w:color="auto" w:fill="F9ACAE"/>
              </w:rPr>
              <w:t xml:space="preserve"> </w:t>
            </w:r>
            <w:r>
              <w:rPr>
                <w:rFonts w:ascii="Times New Roman"/>
                <w:color w:val="000000"/>
                <w:sz w:val="14"/>
                <w:shd w:val="clear" w:color="auto" w:fill="F9ACAE"/>
              </w:rPr>
              <w:t xml:space="preserve">    </w:t>
            </w:r>
            <w:r>
              <w:rPr>
                <w:rFonts w:ascii="Times New Roman"/>
                <w:color w:val="000000"/>
                <w:spacing w:val="11"/>
                <w:sz w:val="14"/>
                <w:shd w:val="clear" w:color="auto" w:fill="F9ACAE"/>
              </w:rPr>
              <w:t xml:space="preserve"> </w:t>
            </w:r>
            <w:r>
              <w:rPr>
                <w:color w:val="000000"/>
                <w:sz w:val="14"/>
                <w:shd w:val="clear" w:color="auto" w:fill="F9ACAE"/>
              </w:rPr>
              <w:t>4.66%</w:t>
            </w:r>
            <w:r>
              <w:rPr>
                <w:color w:val="000000"/>
                <w:sz w:val="14"/>
                <w:shd w:val="clear" w:color="auto" w:fill="F9ACAE"/>
              </w:rPr>
              <w:tab/>
            </w:r>
          </w:p>
        </w:tc>
      </w:tr>
      <w:tr w:rsidR="0045732C" w14:paraId="58FA8114" w14:textId="77777777">
        <w:trPr>
          <w:trHeight w:val="185"/>
        </w:trPr>
        <w:tc>
          <w:tcPr>
            <w:tcW w:w="2021" w:type="dxa"/>
            <w:tcBorders>
              <w:right w:val="single" w:sz="6" w:space="0" w:color="000000"/>
            </w:tcBorders>
          </w:tcPr>
          <w:p w14:paraId="148DB2F9" w14:textId="77777777" w:rsidR="0045732C" w:rsidRDefault="002A74E7">
            <w:pPr>
              <w:pStyle w:val="TableParagraph"/>
              <w:spacing w:line="165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difficult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z w:val="14"/>
              </w:rPr>
              <w:t>to concentrate.</w:t>
            </w: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1B17AC23" w14:textId="77777777" w:rsidR="0045732C" w:rsidRDefault="002A74E7">
            <w:pPr>
              <w:pStyle w:val="TableParagraph"/>
              <w:spacing w:before="2" w:line="162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summer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ACACD"/>
          </w:tcPr>
          <w:p w14:paraId="76337E99" w14:textId="77777777" w:rsidR="0045732C" w:rsidRDefault="002A74E7">
            <w:pPr>
              <w:pStyle w:val="TableParagraph"/>
              <w:spacing w:before="2" w:line="162" w:lineRule="exact"/>
              <w:ind w:right="211"/>
              <w:rPr>
                <w:sz w:val="14"/>
              </w:rPr>
            </w:pPr>
            <w:r>
              <w:rPr>
                <w:sz w:val="14"/>
              </w:rPr>
              <w:t>2.63%</w:t>
            </w:r>
          </w:p>
        </w:tc>
        <w:tc>
          <w:tcPr>
            <w:tcW w:w="908" w:type="dxa"/>
            <w:shd w:val="clear" w:color="auto" w:fill="FACACD"/>
          </w:tcPr>
          <w:p w14:paraId="308CA327" w14:textId="77777777" w:rsidR="0045732C" w:rsidRDefault="002A74E7">
            <w:pPr>
              <w:pStyle w:val="TableParagraph"/>
              <w:spacing w:before="2" w:line="162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2.90%</w:t>
            </w:r>
          </w:p>
        </w:tc>
        <w:tc>
          <w:tcPr>
            <w:tcW w:w="828" w:type="dxa"/>
            <w:shd w:val="clear" w:color="auto" w:fill="FBE2E6"/>
          </w:tcPr>
          <w:p w14:paraId="1E5BD47B" w14:textId="77777777" w:rsidR="0045732C" w:rsidRDefault="002A74E7">
            <w:pPr>
              <w:pStyle w:val="TableParagraph"/>
              <w:spacing w:before="2" w:line="162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1.99%</w:t>
            </w:r>
          </w:p>
        </w:tc>
        <w:tc>
          <w:tcPr>
            <w:tcW w:w="821" w:type="dxa"/>
            <w:shd w:val="clear" w:color="auto" w:fill="FBE9EB"/>
          </w:tcPr>
          <w:p w14:paraId="43F326D5" w14:textId="77777777" w:rsidR="0045732C" w:rsidRDefault="002A74E7">
            <w:pPr>
              <w:pStyle w:val="TableParagraph"/>
              <w:spacing w:before="2" w:line="162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1.14%</w:t>
            </w:r>
          </w:p>
        </w:tc>
        <w:tc>
          <w:tcPr>
            <w:tcW w:w="812" w:type="dxa"/>
            <w:shd w:val="clear" w:color="auto" w:fill="FACDCF"/>
          </w:tcPr>
          <w:p w14:paraId="6225A367" w14:textId="77777777" w:rsidR="0045732C" w:rsidRDefault="002A74E7">
            <w:pPr>
              <w:pStyle w:val="TableParagraph"/>
              <w:spacing w:before="2" w:line="162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2.79%</w:t>
            </w:r>
          </w:p>
        </w:tc>
      </w:tr>
      <w:tr w:rsidR="0045732C" w14:paraId="60BCFDB5" w14:textId="77777777">
        <w:trPr>
          <w:trHeight w:val="187"/>
        </w:trPr>
        <w:tc>
          <w:tcPr>
            <w:tcW w:w="2021" w:type="dxa"/>
            <w:tcBorders>
              <w:right w:val="single" w:sz="6" w:space="0" w:color="000000"/>
            </w:tcBorders>
          </w:tcPr>
          <w:p w14:paraId="1D36D43A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5B78877D" w14:textId="77777777" w:rsidR="0045732C" w:rsidRDefault="002A74E7">
            <w:pPr>
              <w:pStyle w:val="TableParagraph"/>
              <w:spacing w:before="4" w:line="163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autumn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BECEF"/>
          </w:tcPr>
          <w:p w14:paraId="39F2BF1F" w14:textId="77777777" w:rsidR="0045732C" w:rsidRDefault="002A74E7">
            <w:pPr>
              <w:pStyle w:val="TableParagraph"/>
              <w:spacing w:before="4" w:line="163" w:lineRule="exact"/>
              <w:ind w:right="211"/>
              <w:rPr>
                <w:sz w:val="14"/>
              </w:rPr>
            </w:pPr>
            <w:r>
              <w:rPr>
                <w:sz w:val="14"/>
              </w:rPr>
              <w:t>0.88%</w:t>
            </w:r>
          </w:p>
        </w:tc>
        <w:tc>
          <w:tcPr>
            <w:tcW w:w="908" w:type="dxa"/>
            <w:shd w:val="clear" w:color="auto" w:fill="FAD0D2"/>
          </w:tcPr>
          <w:p w14:paraId="309AD3A4" w14:textId="77777777" w:rsidR="0045732C" w:rsidRDefault="002A74E7">
            <w:pPr>
              <w:pStyle w:val="TableParagraph"/>
              <w:spacing w:before="4" w:line="163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3.66%</w:t>
            </w:r>
          </w:p>
        </w:tc>
        <w:tc>
          <w:tcPr>
            <w:tcW w:w="828" w:type="dxa"/>
            <w:shd w:val="clear" w:color="auto" w:fill="FBE2E6"/>
          </w:tcPr>
          <w:p w14:paraId="3EB60A14" w14:textId="77777777" w:rsidR="0045732C" w:rsidRDefault="002A74E7">
            <w:pPr>
              <w:pStyle w:val="TableParagraph"/>
              <w:spacing w:before="4" w:line="163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1.49%</w:t>
            </w:r>
          </w:p>
        </w:tc>
        <w:tc>
          <w:tcPr>
            <w:tcW w:w="821" w:type="dxa"/>
            <w:shd w:val="clear" w:color="auto" w:fill="F99192"/>
          </w:tcPr>
          <w:p w14:paraId="68AD7063" w14:textId="77777777" w:rsidR="0045732C" w:rsidRDefault="002A74E7">
            <w:pPr>
              <w:pStyle w:val="TableParagraph"/>
              <w:spacing w:before="4" w:line="163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6.29%</w:t>
            </w:r>
          </w:p>
        </w:tc>
        <w:tc>
          <w:tcPr>
            <w:tcW w:w="812" w:type="dxa"/>
            <w:shd w:val="clear" w:color="auto" w:fill="F9A2A4"/>
          </w:tcPr>
          <w:p w14:paraId="60BD7EF9" w14:textId="77777777" w:rsidR="0045732C" w:rsidRDefault="002A74E7">
            <w:pPr>
              <w:pStyle w:val="TableParagraph"/>
              <w:spacing w:before="4" w:line="163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5.21%</w:t>
            </w:r>
          </w:p>
        </w:tc>
      </w:tr>
      <w:tr w:rsidR="0045732C" w14:paraId="76FEB208" w14:textId="77777777">
        <w:trPr>
          <w:trHeight w:val="178"/>
        </w:trPr>
        <w:tc>
          <w:tcPr>
            <w:tcW w:w="2021" w:type="dxa"/>
            <w:tcBorders>
              <w:bottom w:val="single" w:sz="6" w:space="0" w:color="000000"/>
              <w:right w:val="single" w:sz="6" w:space="0" w:color="000000"/>
            </w:tcBorders>
          </w:tcPr>
          <w:p w14:paraId="4D5DEE22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855EFA" w14:textId="77777777" w:rsidR="0045732C" w:rsidRDefault="002A74E7">
            <w:pPr>
              <w:pStyle w:val="TableParagraph"/>
              <w:spacing w:before="2" w:line="156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winter</w:t>
            </w:r>
          </w:p>
        </w:tc>
        <w:tc>
          <w:tcPr>
            <w:tcW w:w="828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FBDEE0"/>
          </w:tcPr>
          <w:p w14:paraId="42996161" w14:textId="77777777" w:rsidR="0045732C" w:rsidRDefault="002A74E7">
            <w:pPr>
              <w:pStyle w:val="TableParagraph"/>
              <w:spacing w:before="2" w:line="156" w:lineRule="exact"/>
              <w:ind w:right="211"/>
              <w:rPr>
                <w:sz w:val="14"/>
              </w:rPr>
            </w:pPr>
            <w:r>
              <w:rPr>
                <w:sz w:val="14"/>
              </w:rPr>
              <w:t>1.75%</w:t>
            </w:r>
          </w:p>
        </w:tc>
        <w:tc>
          <w:tcPr>
            <w:tcW w:w="908" w:type="dxa"/>
            <w:tcBorders>
              <w:bottom w:val="single" w:sz="6" w:space="0" w:color="000000"/>
            </w:tcBorders>
            <w:shd w:val="clear" w:color="auto" w:fill="FAD0D2"/>
          </w:tcPr>
          <w:p w14:paraId="1139A7CC" w14:textId="77777777" w:rsidR="0045732C" w:rsidRDefault="002A74E7">
            <w:pPr>
              <w:pStyle w:val="TableParagraph"/>
              <w:spacing w:before="2" w:line="156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2.60%</w:t>
            </w:r>
          </w:p>
        </w:tc>
        <w:tc>
          <w:tcPr>
            <w:tcW w:w="828" w:type="dxa"/>
            <w:tcBorders>
              <w:bottom w:val="single" w:sz="6" w:space="0" w:color="000000"/>
            </w:tcBorders>
            <w:shd w:val="clear" w:color="auto" w:fill="FBEBED"/>
          </w:tcPr>
          <w:p w14:paraId="6BE7039D" w14:textId="77777777" w:rsidR="0045732C" w:rsidRDefault="002A74E7">
            <w:pPr>
              <w:pStyle w:val="TableParagraph"/>
              <w:spacing w:before="2" w:line="156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1.00%</w:t>
            </w:r>
          </w:p>
        </w:tc>
        <w:tc>
          <w:tcPr>
            <w:tcW w:w="821" w:type="dxa"/>
            <w:tcBorders>
              <w:bottom w:val="single" w:sz="6" w:space="0" w:color="000000"/>
            </w:tcBorders>
            <w:shd w:val="clear" w:color="auto" w:fill="FACDCF"/>
          </w:tcPr>
          <w:p w14:paraId="18829B51" w14:textId="77777777" w:rsidR="0045732C" w:rsidRDefault="002A74E7">
            <w:pPr>
              <w:pStyle w:val="TableParagraph"/>
              <w:spacing w:before="2" w:line="156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3.43%</w:t>
            </w:r>
          </w:p>
        </w:tc>
        <w:tc>
          <w:tcPr>
            <w:tcW w:w="812" w:type="dxa"/>
            <w:tcBorders>
              <w:bottom w:val="single" w:sz="6" w:space="0" w:color="000000"/>
            </w:tcBorders>
            <w:shd w:val="clear" w:color="auto" w:fill="FACDCF"/>
          </w:tcPr>
          <w:p w14:paraId="658D40E0" w14:textId="77777777" w:rsidR="0045732C" w:rsidRDefault="002A74E7">
            <w:pPr>
              <w:pStyle w:val="TableParagraph"/>
              <w:spacing w:before="2" w:line="156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2.79%</w:t>
            </w:r>
          </w:p>
        </w:tc>
      </w:tr>
      <w:tr w:rsidR="0045732C" w14:paraId="7B3099F8" w14:textId="77777777">
        <w:trPr>
          <w:trHeight w:val="176"/>
        </w:trPr>
        <w:tc>
          <w:tcPr>
            <w:tcW w:w="2021" w:type="dxa"/>
            <w:tcBorders>
              <w:top w:val="single" w:sz="6" w:space="0" w:color="000000"/>
              <w:right w:val="single" w:sz="6" w:space="0" w:color="000000"/>
            </w:tcBorders>
          </w:tcPr>
          <w:p w14:paraId="2400C2E3" w14:textId="77777777" w:rsidR="0045732C" w:rsidRDefault="002A74E7">
            <w:pPr>
              <w:pStyle w:val="TableParagraph"/>
              <w:spacing w:line="156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Because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of the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tinnitus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it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is</w:t>
            </w:r>
          </w:p>
        </w:tc>
        <w:tc>
          <w:tcPr>
            <w:tcW w:w="6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C413A2F" w14:textId="77777777" w:rsidR="0045732C" w:rsidRDefault="002A74E7">
            <w:pPr>
              <w:pStyle w:val="TableParagraph"/>
              <w:spacing w:line="156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spring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AC8CC"/>
          </w:tcPr>
          <w:p w14:paraId="7D61EDFE" w14:textId="77777777" w:rsidR="0045732C" w:rsidRDefault="002A74E7">
            <w:pPr>
              <w:pStyle w:val="TableParagraph"/>
              <w:spacing w:line="156" w:lineRule="exact"/>
              <w:ind w:right="211"/>
              <w:rPr>
                <w:sz w:val="14"/>
              </w:rPr>
            </w:pPr>
            <w:r>
              <w:rPr>
                <w:sz w:val="14"/>
              </w:rPr>
              <w:t>2.63%</w:t>
            </w:r>
          </w:p>
        </w:tc>
        <w:tc>
          <w:tcPr>
            <w:tcW w:w="908" w:type="dxa"/>
            <w:tcBorders>
              <w:top w:val="single" w:sz="6" w:space="0" w:color="000000"/>
            </w:tcBorders>
            <w:shd w:val="clear" w:color="auto" w:fill="FAC8CC"/>
          </w:tcPr>
          <w:p w14:paraId="30F43012" w14:textId="77777777" w:rsidR="0045732C" w:rsidRDefault="002A74E7">
            <w:pPr>
              <w:pStyle w:val="TableParagraph"/>
              <w:spacing w:line="156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3.36%</w:t>
            </w:r>
          </w:p>
        </w:tc>
        <w:tc>
          <w:tcPr>
            <w:tcW w:w="828" w:type="dxa"/>
            <w:tcBorders>
              <w:top w:val="single" w:sz="6" w:space="0" w:color="000000"/>
            </w:tcBorders>
            <w:shd w:val="clear" w:color="auto" w:fill="FAC8CC"/>
          </w:tcPr>
          <w:p w14:paraId="22E4F3B0" w14:textId="77777777" w:rsidR="0045732C" w:rsidRDefault="002A74E7">
            <w:pPr>
              <w:pStyle w:val="TableParagraph"/>
              <w:spacing w:line="156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3.48%</w:t>
            </w:r>
          </w:p>
        </w:tc>
        <w:tc>
          <w:tcPr>
            <w:tcW w:w="821" w:type="dxa"/>
            <w:tcBorders>
              <w:top w:val="single" w:sz="6" w:space="0" w:color="000000"/>
            </w:tcBorders>
            <w:shd w:val="clear" w:color="auto" w:fill="FAC8CC"/>
          </w:tcPr>
          <w:p w14:paraId="446575E9" w14:textId="77777777" w:rsidR="0045732C" w:rsidRDefault="002A74E7">
            <w:pPr>
              <w:pStyle w:val="TableParagraph"/>
              <w:tabs>
                <w:tab w:val="left" w:pos="823"/>
              </w:tabs>
              <w:spacing w:line="156" w:lineRule="exact"/>
              <w:ind w:left="2" w:right="-15"/>
              <w:jc w:val="center"/>
              <w:rPr>
                <w:sz w:val="14"/>
              </w:rPr>
            </w:pPr>
            <w:r>
              <w:rPr>
                <w:rFonts w:ascii="Times New Roman"/>
                <w:color w:val="000000"/>
                <w:w w:val="101"/>
                <w:sz w:val="14"/>
                <w:shd w:val="clear" w:color="auto" w:fill="FBE9EB"/>
              </w:rPr>
              <w:t xml:space="preserve"> </w:t>
            </w:r>
            <w:r>
              <w:rPr>
                <w:rFonts w:ascii="Times New Roman"/>
                <w:color w:val="000000"/>
                <w:sz w:val="14"/>
                <w:shd w:val="clear" w:color="auto" w:fill="FBE9EB"/>
              </w:rPr>
              <w:t xml:space="preserve">    </w:t>
            </w:r>
            <w:r>
              <w:rPr>
                <w:rFonts w:ascii="Times New Roman"/>
                <w:color w:val="000000"/>
                <w:spacing w:val="17"/>
                <w:sz w:val="14"/>
                <w:shd w:val="clear" w:color="auto" w:fill="FBE9EB"/>
              </w:rPr>
              <w:t xml:space="preserve"> </w:t>
            </w:r>
            <w:r>
              <w:rPr>
                <w:color w:val="000000"/>
                <w:sz w:val="14"/>
                <w:shd w:val="clear" w:color="auto" w:fill="FBE9EB"/>
              </w:rPr>
              <w:t>1.14%</w:t>
            </w:r>
            <w:r>
              <w:rPr>
                <w:color w:val="000000"/>
                <w:sz w:val="14"/>
                <w:shd w:val="clear" w:color="auto" w:fill="FBE9EB"/>
              </w:rPr>
              <w:tab/>
            </w:r>
          </w:p>
        </w:tc>
        <w:tc>
          <w:tcPr>
            <w:tcW w:w="812" w:type="dxa"/>
            <w:tcBorders>
              <w:top w:val="single" w:sz="6" w:space="0" w:color="000000"/>
            </w:tcBorders>
            <w:shd w:val="clear" w:color="auto" w:fill="F9ACAE"/>
          </w:tcPr>
          <w:p w14:paraId="036956B9" w14:textId="77777777" w:rsidR="0045732C" w:rsidRDefault="002A74E7">
            <w:pPr>
              <w:pStyle w:val="TableParagraph"/>
              <w:spacing w:line="156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4.28%</w:t>
            </w:r>
          </w:p>
        </w:tc>
      </w:tr>
      <w:tr w:rsidR="0045732C" w14:paraId="41A957B9" w14:textId="77777777">
        <w:trPr>
          <w:trHeight w:val="189"/>
        </w:trPr>
        <w:tc>
          <w:tcPr>
            <w:tcW w:w="2021" w:type="dxa"/>
            <w:tcBorders>
              <w:right w:val="single" w:sz="6" w:space="0" w:color="000000"/>
            </w:tcBorders>
          </w:tcPr>
          <w:p w14:paraId="128FCA17" w14:textId="77777777" w:rsidR="0045732C" w:rsidRDefault="002A74E7">
            <w:pPr>
              <w:pStyle w:val="TableParagraph"/>
              <w:spacing w:before="1" w:line="167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difficult to follow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a conversation,</w:t>
            </w: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314885BC" w14:textId="77777777" w:rsidR="0045732C" w:rsidRDefault="002A74E7">
            <w:pPr>
              <w:pStyle w:val="TableParagraph"/>
              <w:spacing w:before="5" w:line="164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summer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AC8CC"/>
          </w:tcPr>
          <w:p w14:paraId="463F4BAC" w14:textId="77777777" w:rsidR="0045732C" w:rsidRDefault="002A74E7">
            <w:pPr>
              <w:pStyle w:val="TableParagraph"/>
              <w:spacing w:before="5" w:line="164" w:lineRule="exact"/>
              <w:ind w:right="211"/>
              <w:rPr>
                <w:sz w:val="14"/>
              </w:rPr>
            </w:pPr>
            <w:r>
              <w:rPr>
                <w:sz w:val="14"/>
              </w:rPr>
              <w:t>2.63%</w:t>
            </w:r>
          </w:p>
        </w:tc>
        <w:tc>
          <w:tcPr>
            <w:tcW w:w="908" w:type="dxa"/>
            <w:shd w:val="clear" w:color="auto" w:fill="FAC8CC"/>
          </w:tcPr>
          <w:p w14:paraId="0546DF2D" w14:textId="77777777" w:rsidR="0045732C" w:rsidRDefault="002A74E7">
            <w:pPr>
              <w:pStyle w:val="TableParagraph"/>
              <w:spacing w:before="5" w:line="164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2.98%</w:t>
            </w:r>
          </w:p>
        </w:tc>
        <w:tc>
          <w:tcPr>
            <w:tcW w:w="828" w:type="dxa"/>
            <w:shd w:val="clear" w:color="auto" w:fill="FAC8CC"/>
          </w:tcPr>
          <w:p w14:paraId="0AEC8516" w14:textId="77777777" w:rsidR="0045732C" w:rsidRDefault="002A74E7">
            <w:pPr>
              <w:pStyle w:val="TableParagraph"/>
              <w:tabs>
                <w:tab w:val="left" w:pos="832"/>
              </w:tabs>
              <w:spacing w:before="5" w:line="164" w:lineRule="exact"/>
              <w:ind w:left="3" w:right="-15"/>
              <w:jc w:val="center"/>
              <w:rPr>
                <w:sz w:val="14"/>
              </w:rPr>
            </w:pPr>
            <w:r>
              <w:rPr>
                <w:rFonts w:ascii="Times New Roman"/>
                <w:color w:val="000000"/>
                <w:w w:val="101"/>
                <w:sz w:val="14"/>
                <w:shd w:val="clear" w:color="auto" w:fill="F99597"/>
              </w:rPr>
              <w:t xml:space="preserve"> </w:t>
            </w:r>
            <w:r>
              <w:rPr>
                <w:rFonts w:ascii="Times New Roman"/>
                <w:color w:val="000000"/>
                <w:sz w:val="14"/>
                <w:shd w:val="clear" w:color="auto" w:fill="F99597"/>
              </w:rPr>
              <w:t xml:space="preserve">     </w:t>
            </w:r>
            <w:r>
              <w:rPr>
                <w:rFonts w:ascii="Times New Roman"/>
                <w:color w:val="000000"/>
                <w:spacing w:val="-14"/>
                <w:sz w:val="14"/>
                <w:shd w:val="clear" w:color="auto" w:fill="F99597"/>
              </w:rPr>
              <w:t xml:space="preserve"> </w:t>
            </w:r>
            <w:r>
              <w:rPr>
                <w:color w:val="000000"/>
                <w:sz w:val="14"/>
                <w:shd w:val="clear" w:color="auto" w:fill="F99597"/>
              </w:rPr>
              <w:t>5.97%</w:t>
            </w:r>
            <w:r>
              <w:rPr>
                <w:color w:val="000000"/>
                <w:sz w:val="14"/>
                <w:shd w:val="clear" w:color="auto" w:fill="F99597"/>
              </w:rPr>
              <w:tab/>
            </w:r>
          </w:p>
        </w:tc>
        <w:tc>
          <w:tcPr>
            <w:tcW w:w="821" w:type="dxa"/>
            <w:shd w:val="clear" w:color="auto" w:fill="FAC8CC"/>
          </w:tcPr>
          <w:p w14:paraId="2EBA5843" w14:textId="77777777" w:rsidR="0045732C" w:rsidRDefault="002A74E7">
            <w:pPr>
              <w:pStyle w:val="TableParagraph"/>
              <w:spacing w:before="5" w:line="164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3.43%</w:t>
            </w:r>
          </w:p>
        </w:tc>
        <w:tc>
          <w:tcPr>
            <w:tcW w:w="812" w:type="dxa"/>
            <w:shd w:val="clear" w:color="auto" w:fill="F9ACAE"/>
          </w:tcPr>
          <w:p w14:paraId="3DD8CFD1" w14:textId="77777777" w:rsidR="0045732C" w:rsidRDefault="002A74E7">
            <w:pPr>
              <w:pStyle w:val="TableParagraph"/>
              <w:spacing w:before="5" w:line="164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4.66%</w:t>
            </w:r>
          </w:p>
        </w:tc>
      </w:tr>
      <w:tr w:rsidR="0045732C" w14:paraId="6ACE0B6E" w14:textId="77777777">
        <w:trPr>
          <w:trHeight w:val="184"/>
        </w:trPr>
        <w:tc>
          <w:tcPr>
            <w:tcW w:w="2021" w:type="dxa"/>
            <w:tcBorders>
              <w:right w:val="single" w:sz="6" w:space="0" w:color="000000"/>
            </w:tcBorders>
          </w:tcPr>
          <w:p w14:paraId="18972309" w14:textId="77777777" w:rsidR="0045732C" w:rsidRDefault="002A74E7">
            <w:pPr>
              <w:pStyle w:val="TableParagraph"/>
              <w:spacing w:line="163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a piece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of music or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a film.</w:t>
            </w: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7927C70A" w14:textId="77777777" w:rsidR="0045732C" w:rsidRDefault="002A74E7">
            <w:pPr>
              <w:pStyle w:val="TableParagraph"/>
              <w:spacing w:before="2" w:line="162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autumn</w:t>
            </w:r>
          </w:p>
        </w:tc>
        <w:tc>
          <w:tcPr>
            <w:tcW w:w="828" w:type="dxa"/>
            <w:tcBorders>
              <w:left w:val="single" w:sz="6" w:space="0" w:color="000000"/>
            </w:tcBorders>
          </w:tcPr>
          <w:p w14:paraId="060BC25F" w14:textId="77777777" w:rsidR="0045732C" w:rsidRDefault="002A74E7">
            <w:pPr>
              <w:pStyle w:val="TableParagraph"/>
              <w:spacing w:before="2" w:line="162" w:lineRule="exact"/>
              <w:ind w:right="211"/>
              <w:rPr>
                <w:sz w:val="14"/>
              </w:rPr>
            </w:pPr>
            <w:r>
              <w:rPr>
                <w:sz w:val="14"/>
              </w:rPr>
              <w:t>3.51%</w:t>
            </w:r>
          </w:p>
        </w:tc>
        <w:tc>
          <w:tcPr>
            <w:tcW w:w="908" w:type="dxa"/>
          </w:tcPr>
          <w:p w14:paraId="0C2C742E" w14:textId="77777777" w:rsidR="0045732C" w:rsidRDefault="002A74E7">
            <w:pPr>
              <w:pStyle w:val="TableParagraph"/>
              <w:spacing w:before="2" w:line="162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4.12%</w:t>
            </w:r>
          </w:p>
        </w:tc>
        <w:tc>
          <w:tcPr>
            <w:tcW w:w="828" w:type="dxa"/>
          </w:tcPr>
          <w:p w14:paraId="2071CEFF" w14:textId="77777777" w:rsidR="0045732C" w:rsidRDefault="002A74E7">
            <w:pPr>
              <w:pStyle w:val="TableParagraph"/>
              <w:spacing w:before="2" w:line="162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2.49%</w:t>
            </w:r>
          </w:p>
        </w:tc>
        <w:tc>
          <w:tcPr>
            <w:tcW w:w="821" w:type="dxa"/>
          </w:tcPr>
          <w:p w14:paraId="491ECEA6" w14:textId="77777777" w:rsidR="0045732C" w:rsidRDefault="002A74E7">
            <w:pPr>
              <w:pStyle w:val="TableParagraph"/>
              <w:spacing w:before="2" w:line="162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3.43%</w:t>
            </w:r>
          </w:p>
        </w:tc>
        <w:tc>
          <w:tcPr>
            <w:tcW w:w="812" w:type="dxa"/>
          </w:tcPr>
          <w:p w14:paraId="3DEA911E" w14:textId="77777777" w:rsidR="0045732C" w:rsidRDefault="002A74E7">
            <w:pPr>
              <w:pStyle w:val="TableParagraph"/>
              <w:spacing w:before="2" w:line="162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3.17%</w:t>
            </w:r>
          </w:p>
        </w:tc>
      </w:tr>
      <w:tr w:rsidR="0045732C" w14:paraId="421D5297" w14:textId="77777777">
        <w:trPr>
          <w:trHeight w:val="179"/>
        </w:trPr>
        <w:tc>
          <w:tcPr>
            <w:tcW w:w="2021" w:type="dxa"/>
            <w:tcBorders>
              <w:bottom w:val="single" w:sz="6" w:space="0" w:color="000000"/>
              <w:right w:val="single" w:sz="6" w:space="0" w:color="000000"/>
            </w:tcBorders>
          </w:tcPr>
          <w:p w14:paraId="7D996B80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BE071D" w14:textId="77777777" w:rsidR="0045732C" w:rsidRDefault="002A74E7">
            <w:pPr>
              <w:pStyle w:val="TableParagraph"/>
              <w:spacing w:before="3" w:line="156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winter</w:t>
            </w:r>
          </w:p>
        </w:tc>
        <w:tc>
          <w:tcPr>
            <w:tcW w:w="828" w:type="dxa"/>
            <w:tcBorders>
              <w:left w:val="single" w:sz="6" w:space="0" w:color="000000"/>
              <w:bottom w:val="single" w:sz="6" w:space="0" w:color="000000"/>
            </w:tcBorders>
          </w:tcPr>
          <w:p w14:paraId="72238F84" w14:textId="77777777" w:rsidR="0045732C" w:rsidRDefault="002A74E7">
            <w:pPr>
              <w:pStyle w:val="TableParagraph"/>
              <w:spacing w:before="3" w:line="156" w:lineRule="exact"/>
              <w:ind w:right="211"/>
              <w:rPr>
                <w:sz w:val="14"/>
              </w:rPr>
            </w:pPr>
            <w:r>
              <w:rPr>
                <w:sz w:val="14"/>
              </w:rPr>
              <w:t>2.63%</w:t>
            </w:r>
          </w:p>
        </w:tc>
        <w:tc>
          <w:tcPr>
            <w:tcW w:w="908" w:type="dxa"/>
            <w:tcBorders>
              <w:bottom w:val="single" w:sz="6" w:space="0" w:color="000000"/>
            </w:tcBorders>
          </w:tcPr>
          <w:p w14:paraId="5945ACB2" w14:textId="77777777" w:rsidR="0045732C" w:rsidRDefault="002A74E7">
            <w:pPr>
              <w:pStyle w:val="TableParagraph"/>
              <w:spacing w:before="3" w:line="156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3.59%</w:t>
            </w:r>
          </w:p>
        </w:tc>
        <w:tc>
          <w:tcPr>
            <w:tcW w:w="828" w:type="dxa"/>
            <w:tcBorders>
              <w:bottom w:val="single" w:sz="6" w:space="0" w:color="000000"/>
            </w:tcBorders>
          </w:tcPr>
          <w:p w14:paraId="60FF0F3D" w14:textId="77777777" w:rsidR="0045732C" w:rsidRDefault="002A74E7">
            <w:pPr>
              <w:pStyle w:val="TableParagraph"/>
              <w:spacing w:before="3" w:line="156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2.49%</w:t>
            </w:r>
          </w:p>
        </w:tc>
        <w:tc>
          <w:tcPr>
            <w:tcW w:w="821" w:type="dxa"/>
            <w:tcBorders>
              <w:bottom w:val="single" w:sz="6" w:space="0" w:color="000000"/>
            </w:tcBorders>
            <w:shd w:val="clear" w:color="auto" w:fill="FBDFE1"/>
          </w:tcPr>
          <w:p w14:paraId="33F88A8D" w14:textId="77777777" w:rsidR="0045732C" w:rsidRDefault="002A74E7">
            <w:pPr>
              <w:pStyle w:val="TableParagraph"/>
              <w:spacing w:before="3" w:line="156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1.71%</w:t>
            </w:r>
          </w:p>
        </w:tc>
        <w:tc>
          <w:tcPr>
            <w:tcW w:w="812" w:type="dxa"/>
            <w:tcBorders>
              <w:bottom w:val="single" w:sz="6" w:space="0" w:color="000000"/>
            </w:tcBorders>
            <w:shd w:val="clear" w:color="auto" w:fill="FAB8BB"/>
          </w:tcPr>
          <w:p w14:paraId="60E81292" w14:textId="77777777" w:rsidR="0045732C" w:rsidRDefault="002A74E7">
            <w:pPr>
              <w:pStyle w:val="TableParagraph"/>
              <w:spacing w:before="3" w:line="156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3.91%</w:t>
            </w:r>
          </w:p>
        </w:tc>
      </w:tr>
      <w:tr w:rsidR="0045732C" w14:paraId="56D30A4C" w14:textId="77777777">
        <w:trPr>
          <w:trHeight w:val="178"/>
        </w:trPr>
        <w:tc>
          <w:tcPr>
            <w:tcW w:w="2021" w:type="dxa"/>
            <w:tcBorders>
              <w:top w:val="single" w:sz="6" w:space="0" w:color="000000"/>
              <w:right w:val="single" w:sz="6" w:space="0" w:color="000000"/>
            </w:tcBorders>
          </w:tcPr>
          <w:p w14:paraId="79F645BE" w14:textId="77777777" w:rsidR="0045732C" w:rsidRDefault="002A74E7">
            <w:pPr>
              <w:pStyle w:val="TableParagraph"/>
              <w:spacing w:line="159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Because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of the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tinnitus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it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is hard</w:t>
            </w:r>
          </w:p>
        </w:tc>
        <w:tc>
          <w:tcPr>
            <w:tcW w:w="6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7DE7086" w14:textId="77777777" w:rsidR="0045732C" w:rsidRDefault="002A74E7">
            <w:pPr>
              <w:pStyle w:val="TableParagraph"/>
              <w:spacing w:line="159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spring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9B0B4"/>
          </w:tcPr>
          <w:p w14:paraId="2B8FB11A" w14:textId="77777777" w:rsidR="0045732C" w:rsidRDefault="002A74E7">
            <w:pPr>
              <w:pStyle w:val="TableParagraph"/>
              <w:spacing w:line="159" w:lineRule="exact"/>
              <w:ind w:right="211"/>
              <w:rPr>
                <w:sz w:val="14"/>
              </w:rPr>
            </w:pPr>
            <w:r>
              <w:rPr>
                <w:sz w:val="14"/>
              </w:rPr>
              <w:t>4.39%</w:t>
            </w:r>
          </w:p>
        </w:tc>
        <w:tc>
          <w:tcPr>
            <w:tcW w:w="908" w:type="dxa"/>
            <w:tcBorders>
              <w:top w:val="single" w:sz="6" w:space="0" w:color="000000"/>
            </w:tcBorders>
            <w:shd w:val="clear" w:color="auto" w:fill="FAC8CC"/>
          </w:tcPr>
          <w:p w14:paraId="428A05FE" w14:textId="77777777" w:rsidR="0045732C" w:rsidRDefault="002A74E7">
            <w:pPr>
              <w:pStyle w:val="TableParagraph"/>
              <w:spacing w:line="159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2.60%</w:t>
            </w:r>
          </w:p>
        </w:tc>
        <w:tc>
          <w:tcPr>
            <w:tcW w:w="828" w:type="dxa"/>
            <w:tcBorders>
              <w:top w:val="single" w:sz="6" w:space="0" w:color="000000"/>
            </w:tcBorders>
            <w:shd w:val="clear" w:color="auto" w:fill="FAC8CC"/>
          </w:tcPr>
          <w:p w14:paraId="4414A90E" w14:textId="77777777" w:rsidR="0045732C" w:rsidRDefault="002A74E7">
            <w:pPr>
              <w:pStyle w:val="TableParagraph"/>
              <w:spacing w:line="159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2.99%</w:t>
            </w:r>
          </w:p>
        </w:tc>
        <w:tc>
          <w:tcPr>
            <w:tcW w:w="821" w:type="dxa"/>
            <w:tcBorders>
              <w:top w:val="single" w:sz="6" w:space="0" w:color="000000"/>
            </w:tcBorders>
            <w:shd w:val="clear" w:color="auto" w:fill="FBE9EB"/>
          </w:tcPr>
          <w:p w14:paraId="67A6585F" w14:textId="77777777" w:rsidR="0045732C" w:rsidRDefault="002A74E7">
            <w:pPr>
              <w:pStyle w:val="TableParagraph"/>
              <w:spacing w:line="159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1.14%</w:t>
            </w:r>
          </w:p>
        </w:tc>
        <w:tc>
          <w:tcPr>
            <w:tcW w:w="812" w:type="dxa"/>
            <w:tcBorders>
              <w:top w:val="single" w:sz="6" w:space="0" w:color="000000"/>
            </w:tcBorders>
            <w:shd w:val="clear" w:color="auto" w:fill="FAC0C2"/>
          </w:tcPr>
          <w:p w14:paraId="73992FFE" w14:textId="77777777" w:rsidR="0045732C" w:rsidRDefault="002A74E7">
            <w:pPr>
              <w:pStyle w:val="TableParagraph"/>
              <w:spacing w:line="159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3.54%</w:t>
            </w:r>
          </w:p>
        </w:tc>
      </w:tr>
      <w:tr w:rsidR="0045732C" w14:paraId="1D80E6E4" w14:textId="77777777">
        <w:trPr>
          <w:trHeight w:val="185"/>
        </w:trPr>
        <w:tc>
          <w:tcPr>
            <w:tcW w:w="2021" w:type="dxa"/>
            <w:tcBorders>
              <w:right w:val="single" w:sz="6" w:space="0" w:color="000000"/>
            </w:tcBorders>
          </w:tcPr>
          <w:p w14:paraId="793EFC84" w14:textId="77777777" w:rsidR="0045732C" w:rsidRDefault="002A74E7">
            <w:pPr>
              <w:pStyle w:val="TableParagraph"/>
              <w:spacing w:line="165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for me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to get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z w:val="14"/>
              </w:rPr>
              <w:t>to sleep.</w:t>
            </w: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006A5E46" w14:textId="77777777" w:rsidR="0045732C" w:rsidRDefault="002A74E7">
            <w:pPr>
              <w:pStyle w:val="TableParagraph"/>
              <w:spacing w:before="2" w:line="162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summer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BDADD"/>
          </w:tcPr>
          <w:p w14:paraId="0BAF62E6" w14:textId="77777777" w:rsidR="0045732C" w:rsidRDefault="002A74E7">
            <w:pPr>
              <w:pStyle w:val="TableParagraph"/>
              <w:spacing w:before="2" w:line="162" w:lineRule="exact"/>
              <w:ind w:right="211"/>
              <w:rPr>
                <w:sz w:val="14"/>
              </w:rPr>
            </w:pPr>
            <w:r>
              <w:rPr>
                <w:sz w:val="14"/>
              </w:rPr>
              <w:t>1.75%</w:t>
            </w:r>
          </w:p>
        </w:tc>
        <w:tc>
          <w:tcPr>
            <w:tcW w:w="908" w:type="dxa"/>
            <w:shd w:val="clear" w:color="auto" w:fill="FBDADD"/>
          </w:tcPr>
          <w:p w14:paraId="6271BF43" w14:textId="77777777" w:rsidR="0045732C" w:rsidRDefault="002A74E7">
            <w:pPr>
              <w:pStyle w:val="TableParagraph"/>
              <w:spacing w:before="2" w:line="162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1.98%</w:t>
            </w:r>
          </w:p>
        </w:tc>
        <w:tc>
          <w:tcPr>
            <w:tcW w:w="828" w:type="dxa"/>
          </w:tcPr>
          <w:p w14:paraId="40C34B0A" w14:textId="77777777" w:rsidR="0045732C" w:rsidRDefault="002A74E7">
            <w:pPr>
              <w:pStyle w:val="TableParagraph"/>
              <w:spacing w:before="2" w:line="162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2.99%</w:t>
            </w:r>
          </w:p>
        </w:tc>
        <w:tc>
          <w:tcPr>
            <w:tcW w:w="821" w:type="dxa"/>
          </w:tcPr>
          <w:p w14:paraId="1F228AC3" w14:textId="77777777" w:rsidR="0045732C" w:rsidRDefault="002A74E7">
            <w:pPr>
              <w:pStyle w:val="TableParagraph"/>
              <w:tabs>
                <w:tab w:val="left" w:pos="823"/>
              </w:tabs>
              <w:spacing w:before="2" w:line="162" w:lineRule="exact"/>
              <w:ind w:left="2" w:right="-15"/>
              <w:jc w:val="center"/>
              <w:rPr>
                <w:sz w:val="14"/>
              </w:rPr>
            </w:pPr>
            <w:r>
              <w:rPr>
                <w:rFonts w:ascii="Times New Roman"/>
                <w:color w:val="000000"/>
                <w:w w:val="101"/>
                <w:sz w:val="14"/>
                <w:shd w:val="clear" w:color="auto" w:fill="FBF3F6"/>
              </w:rPr>
              <w:t xml:space="preserve"> </w:t>
            </w:r>
            <w:r>
              <w:rPr>
                <w:rFonts w:ascii="Times New Roman"/>
                <w:color w:val="000000"/>
                <w:sz w:val="14"/>
                <w:shd w:val="clear" w:color="auto" w:fill="FBF3F6"/>
              </w:rPr>
              <w:t xml:space="preserve">    </w:t>
            </w:r>
            <w:r>
              <w:rPr>
                <w:rFonts w:ascii="Times New Roman"/>
                <w:color w:val="000000"/>
                <w:spacing w:val="17"/>
                <w:sz w:val="14"/>
                <w:shd w:val="clear" w:color="auto" w:fill="FBF3F6"/>
              </w:rPr>
              <w:t xml:space="preserve"> </w:t>
            </w:r>
            <w:r>
              <w:rPr>
                <w:color w:val="000000"/>
                <w:sz w:val="14"/>
                <w:shd w:val="clear" w:color="auto" w:fill="FBF3F6"/>
              </w:rPr>
              <w:t>0.57%</w:t>
            </w:r>
            <w:r>
              <w:rPr>
                <w:color w:val="000000"/>
                <w:sz w:val="14"/>
                <w:shd w:val="clear" w:color="auto" w:fill="FBF3F6"/>
              </w:rPr>
              <w:tab/>
            </w:r>
          </w:p>
        </w:tc>
        <w:tc>
          <w:tcPr>
            <w:tcW w:w="812" w:type="dxa"/>
          </w:tcPr>
          <w:p w14:paraId="0B32234D" w14:textId="77777777" w:rsidR="0045732C" w:rsidRDefault="002A74E7">
            <w:pPr>
              <w:pStyle w:val="TableParagraph"/>
              <w:spacing w:before="2" w:line="162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2.98%</w:t>
            </w:r>
          </w:p>
        </w:tc>
      </w:tr>
      <w:tr w:rsidR="0045732C" w14:paraId="67F8793B" w14:textId="77777777">
        <w:trPr>
          <w:trHeight w:val="186"/>
        </w:trPr>
        <w:tc>
          <w:tcPr>
            <w:tcW w:w="2021" w:type="dxa"/>
            <w:tcBorders>
              <w:right w:val="single" w:sz="6" w:space="0" w:color="000000"/>
            </w:tcBorders>
          </w:tcPr>
          <w:p w14:paraId="752668DB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5D9183F5" w14:textId="77777777" w:rsidR="0045732C" w:rsidRDefault="002A74E7">
            <w:pPr>
              <w:pStyle w:val="TableParagraph"/>
              <w:spacing w:before="3" w:line="162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autumn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BECEF"/>
          </w:tcPr>
          <w:p w14:paraId="32802526" w14:textId="77777777" w:rsidR="0045732C" w:rsidRDefault="002A74E7">
            <w:pPr>
              <w:pStyle w:val="TableParagraph"/>
              <w:spacing w:before="3" w:line="162" w:lineRule="exact"/>
              <w:ind w:right="211"/>
              <w:rPr>
                <w:sz w:val="14"/>
              </w:rPr>
            </w:pPr>
            <w:r>
              <w:rPr>
                <w:sz w:val="14"/>
              </w:rPr>
              <w:t>0.88%</w:t>
            </w:r>
          </w:p>
        </w:tc>
        <w:tc>
          <w:tcPr>
            <w:tcW w:w="908" w:type="dxa"/>
            <w:shd w:val="clear" w:color="auto" w:fill="FAC3C5"/>
          </w:tcPr>
          <w:p w14:paraId="791DDFCB" w14:textId="77777777" w:rsidR="0045732C" w:rsidRDefault="002A74E7">
            <w:pPr>
              <w:pStyle w:val="TableParagraph"/>
              <w:spacing w:before="3" w:line="162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3.36%</w:t>
            </w:r>
          </w:p>
        </w:tc>
        <w:tc>
          <w:tcPr>
            <w:tcW w:w="828" w:type="dxa"/>
            <w:shd w:val="clear" w:color="auto" w:fill="F9A3A7"/>
          </w:tcPr>
          <w:p w14:paraId="0A1F6968" w14:textId="77777777" w:rsidR="0045732C" w:rsidRDefault="002A74E7">
            <w:pPr>
              <w:pStyle w:val="TableParagraph"/>
              <w:spacing w:before="3" w:line="162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4.98%</w:t>
            </w:r>
          </w:p>
        </w:tc>
        <w:tc>
          <w:tcPr>
            <w:tcW w:w="821" w:type="dxa"/>
            <w:shd w:val="clear" w:color="auto" w:fill="F9A3A7"/>
          </w:tcPr>
          <w:p w14:paraId="721B7B97" w14:textId="77777777" w:rsidR="0045732C" w:rsidRDefault="002A74E7">
            <w:pPr>
              <w:pStyle w:val="TableParagraph"/>
              <w:spacing w:before="3" w:line="162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5.14%</w:t>
            </w:r>
          </w:p>
        </w:tc>
        <w:tc>
          <w:tcPr>
            <w:tcW w:w="812" w:type="dxa"/>
            <w:shd w:val="clear" w:color="auto" w:fill="FAC5C8"/>
          </w:tcPr>
          <w:p w14:paraId="236154A1" w14:textId="77777777" w:rsidR="0045732C" w:rsidRDefault="002A74E7">
            <w:pPr>
              <w:pStyle w:val="TableParagraph"/>
              <w:spacing w:before="3" w:line="162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3.17%</w:t>
            </w:r>
          </w:p>
        </w:tc>
      </w:tr>
      <w:tr w:rsidR="0045732C" w14:paraId="1A700D01" w14:textId="77777777">
        <w:trPr>
          <w:trHeight w:val="179"/>
        </w:trPr>
        <w:tc>
          <w:tcPr>
            <w:tcW w:w="2021" w:type="dxa"/>
            <w:tcBorders>
              <w:bottom w:val="single" w:sz="6" w:space="0" w:color="000000"/>
              <w:right w:val="single" w:sz="6" w:space="0" w:color="000000"/>
            </w:tcBorders>
          </w:tcPr>
          <w:p w14:paraId="424FB6FB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2BA044" w14:textId="77777777" w:rsidR="0045732C" w:rsidRDefault="002A74E7">
            <w:pPr>
              <w:pStyle w:val="TableParagraph"/>
              <w:spacing w:before="3" w:line="156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winter</w:t>
            </w:r>
          </w:p>
        </w:tc>
        <w:tc>
          <w:tcPr>
            <w:tcW w:w="828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FAC0C3"/>
          </w:tcPr>
          <w:p w14:paraId="2FB00574" w14:textId="77777777" w:rsidR="0045732C" w:rsidRDefault="002A74E7">
            <w:pPr>
              <w:pStyle w:val="TableParagraph"/>
              <w:spacing w:before="3" w:line="156" w:lineRule="exact"/>
              <w:ind w:right="211"/>
              <w:rPr>
                <w:sz w:val="14"/>
              </w:rPr>
            </w:pPr>
            <w:r>
              <w:rPr>
                <w:sz w:val="14"/>
              </w:rPr>
              <w:t>3.51%</w:t>
            </w:r>
          </w:p>
        </w:tc>
        <w:tc>
          <w:tcPr>
            <w:tcW w:w="908" w:type="dxa"/>
            <w:tcBorders>
              <w:bottom w:val="single" w:sz="6" w:space="0" w:color="000000"/>
            </w:tcBorders>
            <w:shd w:val="clear" w:color="auto" w:fill="FACFD1"/>
          </w:tcPr>
          <w:p w14:paraId="0ECE0830" w14:textId="77777777" w:rsidR="0045732C" w:rsidRDefault="002A74E7">
            <w:pPr>
              <w:pStyle w:val="TableParagraph"/>
              <w:spacing w:before="3" w:line="156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2.67%</w:t>
            </w:r>
          </w:p>
        </w:tc>
        <w:tc>
          <w:tcPr>
            <w:tcW w:w="828" w:type="dxa"/>
            <w:tcBorders>
              <w:bottom w:val="single" w:sz="6" w:space="0" w:color="000000"/>
            </w:tcBorders>
            <w:shd w:val="clear" w:color="auto" w:fill="F99FA0"/>
          </w:tcPr>
          <w:p w14:paraId="111CD323" w14:textId="77777777" w:rsidR="0045732C" w:rsidRDefault="002A74E7">
            <w:pPr>
              <w:pStyle w:val="TableParagraph"/>
              <w:spacing w:before="3" w:line="156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5.47%</w:t>
            </w:r>
          </w:p>
        </w:tc>
        <w:tc>
          <w:tcPr>
            <w:tcW w:w="821" w:type="dxa"/>
            <w:tcBorders>
              <w:bottom w:val="single" w:sz="6" w:space="0" w:color="000000"/>
            </w:tcBorders>
            <w:shd w:val="clear" w:color="auto" w:fill="FBDFE1"/>
          </w:tcPr>
          <w:p w14:paraId="19DC93F3" w14:textId="77777777" w:rsidR="0045732C" w:rsidRDefault="002A74E7">
            <w:pPr>
              <w:pStyle w:val="TableParagraph"/>
              <w:spacing w:before="3" w:line="156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1.71%</w:t>
            </w:r>
          </w:p>
        </w:tc>
        <w:tc>
          <w:tcPr>
            <w:tcW w:w="812" w:type="dxa"/>
            <w:tcBorders>
              <w:bottom w:val="single" w:sz="6" w:space="0" w:color="000000"/>
            </w:tcBorders>
            <w:shd w:val="clear" w:color="auto" w:fill="FAB6B8"/>
          </w:tcPr>
          <w:p w14:paraId="3E248787" w14:textId="77777777" w:rsidR="0045732C" w:rsidRDefault="002A74E7">
            <w:pPr>
              <w:pStyle w:val="TableParagraph"/>
              <w:spacing w:before="3" w:line="156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4.10%</w:t>
            </w:r>
          </w:p>
        </w:tc>
      </w:tr>
      <w:tr w:rsidR="0045732C" w14:paraId="21982C61" w14:textId="77777777">
        <w:trPr>
          <w:trHeight w:val="177"/>
        </w:trPr>
        <w:tc>
          <w:tcPr>
            <w:tcW w:w="2021" w:type="dxa"/>
            <w:tcBorders>
              <w:top w:val="single" w:sz="6" w:space="0" w:color="000000"/>
              <w:right w:val="single" w:sz="6" w:space="0" w:color="000000"/>
            </w:tcBorders>
          </w:tcPr>
          <w:p w14:paraId="57AF935D" w14:textId="77777777" w:rsidR="0045732C" w:rsidRDefault="002A74E7">
            <w:pPr>
              <w:pStyle w:val="TableParagraph"/>
              <w:spacing w:line="158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I am feeling depressed because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of</w:t>
            </w:r>
          </w:p>
        </w:tc>
        <w:tc>
          <w:tcPr>
            <w:tcW w:w="6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5B532E0" w14:textId="77777777" w:rsidR="0045732C" w:rsidRDefault="002A74E7">
            <w:pPr>
              <w:pStyle w:val="TableParagraph"/>
              <w:spacing w:line="158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spring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AC0C3"/>
          </w:tcPr>
          <w:p w14:paraId="136D77EC" w14:textId="77777777" w:rsidR="0045732C" w:rsidRDefault="002A74E7">
            <w:pPr>
              <w:pStyle w:val="TableParagraph"/>
              <w:spacing w:line="158" w:lineRule="exact"/>
              <w:ind w:right="211"/>
              <w:rPr>
                <w:sz w:val="14"/>
              </w:rPr>
            </w:pPr>
            <w:r>
              <w:rPr>
                <w:sz w:val="14"/>
              </w:rPr>
              <w:t>3.51%</w:t>
            </w:r>
          </w:p>
        </w:tc>
        <w:tc>
          <w:tcPr>
            <w:tcW w:w="908" w:type="dxa"/>
            <w:tcBorders>
              <w:top w:val="single" w:sz="6" w:space="0" w:color="000000"/>
            </w:tcBorders>
            <w:shd w:val="clear" w:color="auto" w:fill="FBDCDF"/>
          </w:tcPr>
          <w:p w14:paraId="699E4337" w14:textId="77777777" w:rsidR="0045732C" w:rsidRDefault="002A74E7">
            <w:pPr>
              <w:pStyle w:val="TableParagraph"/>
              <w:spacing w:line="158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1.91%</w:t>
            </w:r>
          </w:p>
        </w:tc>
        <w:tc>
          <w:tcPr>
            <w:tcW w:w="828" w:type="dxa"/>
            <w:tcBorders>
              <w:top w:val="single" w:sz="6" w:space="0" w:color="000000"/>
            </w:tcBorders>
            <w:shd w:val="clear" w:color="auto" w:fill="FAC2C4"/>
          </w:tcPr>
          <w:p w14:paraId="778594CE" w14:textId="77777777" w:rsidR="0045732C" w:rsidRDefault="002A74E7">
            <w:pPr>
              <w:pStyle w:val="TableParagraph"/>
              <w:spacing w:line="158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2.99%</w:t>
            </w:r>
          </w:p>
        </w:tc>
        <w:tc>
          <w:tcPr>
            <w:tcW w:w="821" w:type="dxa"/>
            <w:tcBorders>
              <w:top w:val="single" w:sz="6" w:space="0" w:color="000000"/>
            </w:tcBorders>
            <w:shd w:val="clear" w:color="auto" w:fill="FAC2C4"/>
          </w:tcPr>
          <w:p w14:paraId="5AAA9E64" w14:textId="77777777" w:rsidR="0045732C" w:rsidRDefault="002A74E7">
            <w:pPr>
              <w:pStyle w:val="TableParagraph"/>
              <w:spacing w:line="158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3.43%</w:t>
            </w:r>
          </w:p>
        </w:tc>
        <w:tc>
          <w:tcPr>
            <w:tcW w:w="812" w:type="dxa"/>
            <w:tcBorders>
              <w:top w:val="single" w:sz="6" w:space="0" w:color="000000"/>
            </w:tcBorders>
            <w:shd w:val="clear" w:color="auto" w:fill="FBECEE"/>
          </w:tcPr>
          <w:p w14:paraId="5E8B5065" w14:textId="77777777" w:rsidR="0045732C" w:rsidRDefault="002A74E7">
            <w:pPr>
              <w:pStyle w:val="TableParagraph"/>
              <w:spacing w:line="158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0.93%</w:t>
            </w:r>
          </w:p>
        </w:tc>
      </w:tr>
      <w:tr w:rsidR="0045732C" w14:paraId="1EBEE609" w14:textId="77777777">
        <w:trPr>
          <w:trHeight w:val="186"/>
        </w:trPr>
        <w:tc>
          <w:tcPr>
            <w:tcW w:w="2021" w:type="dxa"/>
            <w:tcBorders>
              <w:right w:val="single" w:sz="6" w:space="0" w:color="000000"/>
            </w:tcBorders>
          </w:tcPr>
          <w:p w14:paraId="65EB381D" w14:textId="77777777" w:rsidR="0045732C" w:rsidRDefault="002A74E7">
            <w:pPr>
              <w:pStyle w:val="TableParagraph"/>
              <w:spacing w:line="166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the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tinnitus.</w:t>
            </w: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0BD49731" w14:textId="77777777" w:rsidR="0045732C" w:rsidRDefault="002A74E7">
            <w:pPr>
              <w:pStyle w:val="TableParagraph"/>
              <w:spacing w:before="3" w:line="163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summer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BECEF"/>
          </w:tcPr>
          <w:p w14:paraId="75B8E06E" w14:textId="77777777" w:rsidR="0045732C" w:rsidRDefault="002A74E7">
            <w:pPr>
              <w:pStyle w:val="TableParagraph"/>
              <w:spacing w:before="3" w:line="163" w:lineRule="exact"/>
              <w:ind w:right="211"/>
              <w:rPr>
                <w:sz w:val="14"/>
              </w:rPr>
            </w:pPr>
            <w:r>
              <w:rPr>
                <w:sz w:val="14"/>
              </w:rPr>
              <w:t>0.88%</w:t>
            </w:r>
          </w:p>
        </w:tc>
        <w:tc>
          <w:tcPr>
            <w:tcW w:w="908" w:type="dxa"/>
            <w:shd w:val="clear" w:color="auto" w:fill="FBD7DB"/>
          </w:tcPr>
          <w:p w14:paraId="5086CD8D" w14:textId="77777777" w:rsidR="0045732C" w:rsidRDefault="002A74E7">
            <w:pPr>
              <w:pStyle w:val="TableParagraph"/>
              <w:spacing w:before="3" w:line="163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2.14%</w:t>
            </w:r>
          </w:p>
        </w:tc>
        <w:tc>
          <w:tcPr>
            <w:tcW w:w="828" w:type="dxa"/>
            <w:shd w:val="clear" w:color="auto" w:fill="F9AFB1"/>
          </w:tcPr>
          <w:p w14:paraId="5E888226" w14:textId="77777777" w:rsidR="0045732C" w:rsidRDefault="002A74E7">
            <w:pPr>
              <w:pStyle w:val="TableParagraph"/>
              <w:spacing w:before="3" w:line="163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4.48%</w:t>
            </w:r>
          </w:p>
        </w:tc>
        <w:tc>
          <w:tcPr>
            <w:tcW w:w="821" w:type="dxa"/>
            <w:shd w:val="clear" w:color="auto" w:fill="FACCCE"/>
          </w:tcPr>
          <w:p w14:paraId="35F5C32C" w14:textId="77777777" w:rsidR="0045732C" w:rsidRDefault="002A74E7">
            <w:pPr>
              <w:pStyle w:val="TableParagraph"/>
              <w:spacing w:before="3" w:line="163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2.86%</w:t>
            </w:r>
          </w:p>
        </w:tc>
        <w:tc>
          <w:tcPr>
            <w:tcW w:w="812" w:type="dxa"/>
            <w:shd w:val="clear" w:color="auto" w:fill="FBD9DC"/>
          </w:tcPr>
          <w:p w14:paraId="304D40E2" w14:textId="77777777" w:rsidR="0045732C" w:rsidRDefault="002A74E7">
            <w:pPr>
              <w:pStyle w:val="TableParagraph"/>
              <w:spacing w:before="3" w:line="163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2.05%</w:t>
            </w:r>
          </w:p>
        </w:tc>
      </w:tr>
      <w:tr w:rsidR="0045732C" w14:paraId="76ACEB33" w14:textId="77777777">
        <w:trPr>
          <w:trHeight w:val="187"/>
        </w:trPr>
        <w:tc>
          <w:tcPr>
            <w:tcW w:w="2021" w:type="dxa"/>
            <w:tcBorders>
              <w:right w:val="single" w:sz="6" w:space="0" w:color="000000"/>
            </w:tcBorders>
          </w:tcPr>
          <w:p w14:paraId="1C8BA922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34E44A3B" w14:textId="77777777" w:rsidR="0045732C" w:rsidRDefault="002A74E7">
            <w:pPr>
              <w:pStyle w:val="TableParagraph"/>
              <w:spacing w:before="3" w:line="164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autumn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9B0B4"/>
          </w:tcPr>
          <w:p w14:paraId="35007AD9" w14:textId="77777777" w:rsidR="0045732C" w:rsidRDefault="002A74E7">
            <w:pPr>
              <w:pStyle w:val="TableParagraph"/>
              <w:spacing w:before="3" w:line="164" w:lineRule="exact"/>
              <w:ind w:right="211"/>
              <w:rPr>
                <w:sz w:val="14"/>
              </w:rPr>
            </w:pPr>
            <w:r>
              <w:rPr>
                <w:sz w:val="14"/>
              </w:rPr>
              <w:t>4.39%</w:t>
            </w:r>
          </w:p>
        </w:tc>
        <w:tc>
          <w:tcPr>
            <w:tcW w:w="908" w:type="dxa"/>
            <w:shd w:val="clear" w:color="auto" w:fill="FBD7DB"/>
          </w:tcPr>
          <w:p w14:paraId="6E75A042" w14:textId="77777777" w:rsidR="0045732C" w:rsidRDefault="002A74E7">
            <w:pPr>
              <w:pStyle w:val="TableParagraph"/>
              <w:spacing w:before="3" w:line="164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2.14%</w:t>
            </w:r>
          </w:p>
        </w:tc>
        <w:tc>
          <w:tcPr>
            <w:tcW w:w="828" w:type="dxa"/>
            <w:shd w:val="clear" w:color="auto" w:fill="F9AFB1"/>
          </w:tcPr>
          <w:p w14:paraId="3192047B" w14:textId="77777777" w:rsidR="0045732C" w:rsidRDefault="002A74E7">
            <w:pPr>
              <w:pStyle w:val="TableParagraph"/>
              <w:spacing w:before="3" w:line="164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4.48%</w:t>
            </w:r>
          </w:p>
        </w:tc>
        <w:tc>
          <w:tcPr>
            <w:tcW w:w="821" w:type="dxa"/>
            <w:shd w:val="clear" w:color="auto" w:fill="F9A3A7"/>
          </w:tcPr>
          <w:p w14:paraId="49C2A9F1" w14:textId="77777777" w:rsidR="0045732C" w:rsidRDefault="002A74E7">
            <w:pPr>
              <w:pStyle w:val="TableParagraph"/>
              <w:spacing w:before="3" w:line="164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5.14%</w:t>
            </w:r>
          </w:p>
        </w:tc>
        <w:tc>
          <w:tcPr>
            <w:tcW w:w="812" w:type="dxa"/>
            <w:shd w:val="clear" w:color="auto" w:fill="FAB8BB"/>
          </w:tcPr>
          <w:p w14:paraId="4BFE526D" w14:textId="77777777" w:rsidR="0045732C" w:rsidRDefault="002A74E7">
            <w:pPr>
              <w:pStyle w:val="TableParagraph"/>
              <w:spacing w:before="3" w:line="164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3.91%</w:t>
            </w:r>
          </w:p>
        </w:tc>
      </w:tr>
      <w:tr w:rsidR="0045732C" w14:paraId="3647A1BD" w14:textId="77777777">
        <w:trPr>
          <w:trHeight w:val="177"/>
        </w:trPr>
        <w:tc>
          <w:tcPr>
            <w:tcW w:w="2021" w:type="dxa"/>
            <w:tcBorders>
              <w:bottom w:val="single" w:sz="6" w:space="0" w:color="000000"/>
              <w:right w:val="single" w:sz="6" w:space="0" w:color="000000"/>
            </w:tcBorders>
          </w:tcPr>
          <w:p w14:paraId="62C7E7EE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197E96" w14:textId="77777777" w:rsidR="0045732C" w:rsidRDefault="002A74E7">
            <w:pPr>
              <w:pStyle w:val="TableParagraph"/>
              <w:spacing w:before="2" w:line="156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winter</w:t>
            </w:r>
          </w:p>
        </w:tc>
        <w:tc>
          <w:tcPr>
            <w:tcW w:w="828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FBE0E3"/>
          </w:tcPr>
          <w:p w14:paraId="2F1A1443" w14:textId="77777777" w:rsidR="0045732C" w:rsidRDefault="002A74E7">
            <w:pPr>
              <w:pStyle w:val="TableParagraph"/>
              <w:spacing w:before="2" w:line="156" w:lineRule="exact"/>
              <w:ind w:right="211"/>
              <w:rPr>
                <w:sz w:val="14"/>
              </w:rPr>
            </w:pPr>
            <w:r>
              <w:rPr>
                <w:sz w:val="14"/>
              </w:rPr>
              <w:t>1.75%</w:t>
            </w:r>
          </w:p>
        </w:tc>
        <w:tc>
          <w:tcPr>
            <w:tcW w:w="908" w:type="dxa"/>
            <w:tcBorders>
              <w:bottom w:val="single" w:sz="6" w:space="0" w:color="000000"/>
            </w:tcBorders>
            <w:shd w:val="clear" w:color="auto" w:fill="FBE0E3"/>
          </w:tcPr>
          <w:p w14:paraId="16882B07" w14:textId="77777777" w:rsidR="0045732C" w:rsidRDefault="002A74E7">
            <w:pPr>
              <w:pStyle w:val="TableParagraph"/>
              <w:spacing w:before="2" w:line="156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1.60%</w:t>
            </w:r>
          </w:p>
        </w:tc>
        <w:tc>
          <w:tcPr>
            <w:tcW w:w="828" w:type="dxa"/>
            <w:tcBorders>
              <w:bottom w:val="single" w:sz="6" w:space="0" w:color="000000"/>
            </w:tcBorders>
            <w:shd w:val="clear" w:color="auto" w:fill="F88E90"/>
          </w:tcPr>
          <w:p w14:paraId="00E77979" w14:textId="77777777" w:rsidR="0045732C" w:rsidRDefault="002A74E7">
            <w:pPr>
              <w:pStyle w:val="TableParagraph"/>
              <w:spacing w:before="2" w:line="156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6.47%</w:t>
            </w:r>
          </w:p>
        </w:tc>
        <w:tc>
          <w:tcPr>
            <w:tcW w:w="821" w:type="dxa"/>
            <w:tcBorders>
              <w:bottom w:val="single" w:sz="6" w:space="0" w:color="000000"/>
            </w:tcBorders>
            <w:shd w:val="clear" w:color="auto" w:fill="FACDCF"/>
          </w:tcPr>
          <w:p w14:paraId="4B2BC6D6" w14:textId="77777777" w:rsidR="0045732C" w:rsidRDefault="002A74E7">
            <w:pPr>
              <w:pStyle w:val="TableParagraph"/>
              <w:spacing w:before="2" w:line="156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2.86%</w:t>
            </w:r>
          </w:p>
        </w:tc>
        <w:tc>
          <w:tcPr>
            <w:tcW w:w="812" w:type="dxa"/>
            <w:tcBorders>
              <w:bottom w:val="single" w:sz="6" w:space="0" w:color="000000"/>
            </w:tcBorders>
            <w:shd w:val="clear" w:color="auto" w:fill="FACDCF"/>
          </w:tcPr>
          <w:p w14:paraId="6977DC34" w14:textId="77777777" w:rsidR="0045732C" w:rsidRDefault="002A74E7">
            <w:pPr>
              <w:pStyle w:val="TableParagraph"/>
              <w:spacing w:before="2" w:line="156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2.79%</w:t>
            </w:r>
          </w:p>
        </w:tc>
      </w:tr>
      <w:tr w:rsidR="0045732C" w14:paraId="038D5637" w14:textId="77777777">
        <w:trPr>
          <w:trHeight w:val="178"/>
        </w:trPr>
        <w:tc>
          <w:tcPr>
            <w:tcW w:w="2021" w:type="dxa"/>
            <w:tcBorders>
              <w:top w:val="single" w:sz="6" w:space="0" w:color="000000"/>
              <w:right w:val="single" w:sz="6" w:space="0" w:color="000000"/>
            </w:tcBorders>
          </w:tcPr>
          <w:p w14:paraId="7514AA3F" w14:textId="77777777" w:rsidR="0045732C" w:rsidRDefault="002A74E7">
            <w:pPr>
              <w:pStyle w:val="TableParagraph"/>
              <w:spacing w:line="159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I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don't have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any of these</w:t>
            </w:r>
          </w:p>
        </w:tc>
        <w:tc>
          <w:tcPr>
            <w:tcW w:w="6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4D423E1" w14:textId="77777777" w:rsidR="0045732C" w:rsidRDefault="002A74E7">
            <w:pPr>
              <w:pStyle w:val="TableParagraph"/>
              <w:spacing w:line="159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spring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99294"/>
          </w:tcPr>
          <w:p w14:paraId="49714548" w14:textId="77777777" w:rsidR="0045732C" w:rsidRDefault="002A74E7">
            <w:pPr>
              <w:pStyle w:val="TableParagraph"/>
              <w:spacing w:line="159" w:lineRule="exact"/>
              <w:ind w:right="211"/>
              <w:rPr>
                <w:sz w:val="14"/>
              </w:rPr>
            </w:pPr>
            <w:r>
              <w:rPr>
                <w:sz w:val="14"/>
              </w:rPr>
              <w:t>6.14%</w:t>
            </w:r>
          </w:p>
        </w:tc>
        <w:tc>
          <w:tcPr>
            <w:tcW w:w="908" w:type="dxa"/>
            <w:tcBorders>
              <w:top w:val="single" w:sz="6" w:space="0" w:color="000000"/>
            </w:tcBorders>
            <w:shd w:val="clear" w:color="auto" w:fill="FAD3D6"/>
          </w:tcPr>
          <w:p w14:paraId="197BAD21" w14:textId="77777777" w:rsidR="0045732C" w:rsidRDefault="002A74E7">
            <w:pPr>
              <w:pStyle w:val="TableParagraph"/>
              <w:spacing w:line="159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2.67%</w:t>
            </w:r>
          </w:p>
        </w:tc>
        <w:tc>
          <w:tcPr>
            <w:tcW w:w="828" w:type="dxa"/>
            <w:tcBorders>
              <w:top w:val="single" w:sz="6" w:space="0" w:color="000000"/>
            </w:tcBorders>
            <w:shd w:val="clear" w:color="auto" w:fill="FBEBED"/>
          </w:tcPr>
          <w:p w14:paraId="38AD99E3" w14:textId="77777777" w:rsidR="0045732C" w:rsidRDefault="002A74E7">
            <w:pPr>
              <w:pStyle w:val="TableParagraph"/>
              <w:spacing w:line="159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1.00%</w:t>
            </w:r>
          </w:p>
        </w:tc>
        <w:tc>
          <w:tcPr>
            <w:tcW w:w="821" w:type="dxa"/>
            <w:tcBorders>
              <w:top w:val="single" w:sz="6" w:space="0" w:color="000000"/>
            </w:tcBorders>
            <w:shd w:val="clear" w:color="auto" w:fill="FBFBFF"/>
          </w:tcPr>
          <w:p w14:paraId="76F57D91" w14:textId="77777777" w:rsidR="0045732C" w:rsidRDefault="002A74E7">
            <w:pPr>
              <w:pStyle w:val="TableParagraph"/>
              <w:spacing w:line="159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0.00%</w:t>
            </w:r>
          </w:p>
        </w:tc>
        <w:tc>
          <w:tcPr>
            <w:tcW w:w="812" w:type="dxa"/>
            <w:tcBorders>
              <w:top w:val="single" w:sz="6" w:space="0" w:color="000000"/>
            </w:tcBorders>
            <w:shd w:val="clear" w:color="auto" w:fill="FBDFE2"/>
          </w:tcPr>
          <w:p w14:paraId="42DF174A" w14:textId="77777777" w:rsidR="0045732C" w:rsidRDefault="002A74E7">
            <w:pPr>
              <w:pStyle w:val="TableParagraph"/>
              <w:spacing w:line="159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1.68%</w:t>
            </w:r>
          </w:p>
        </w:tc>
      </w:tr>
      <w:tr w:rsidR="0045732C" w14:paraId="6EED0756" w14:textId="77777777">
        <w:trPr>
          <w:trHeight w:val="186"/>
        </w:trPr>
        <w:tc>
          <w:tcPr>
            <w:tcW w:w="2021" w:type="dxa"/>
            <w:tcBorders>
              <w:right w:val="single" w:sz="6" w:space="0" w:color="000000"/>
            </w:tcBorders>
          </w:tcPr>
          <w:p w14:paraId="603137C6" w14:textId="77777777" w:rsidR="0045732C" w:rsidRDefault="002A74E7">
            <w:pPr>
              <w:pStyle w:val="TableParagraph"/>
              <w:spacing w:line="166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symptoms.</w:t>
            </w: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5B357ED2" w14:textId="77777777" w:rsidR="0045732C" w:rsidRDefault="002A74E7">
            <w:pPr>
              <w:pStyle w:val="TableParagraph"/>
              <w:spacing w:before="2" w:line="163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summer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BDEE0"/>
          </w:tcPr>
          <w:p w14:paraId="2E4F1A9A" w14:textId="77777777" w:rsidR="0045732C" w:rsidRDefault="002A74E7">
            <w:pPr>
              <w:pStyle w:val="TableParagraph"/>
              <w:spacing w:before="2" w:line="163" w:lineRule="exact"/>
              <w:ind w:right="211"/>
              <w:rPr>
                <w:sz w:val="14"/>
              </w:rPr>
            </w:pPr>
            <w:r>
              <w:rPr>
                <w:sz w:val="14"/>
              </w:rPr>
              <w:t>1.75%</w:t>
            </w:r>
          </w:p>
        </w:tc>
        <w:tc>
          <w:tcPr>
            <w:tcW w:w="908" w:type="dxa"/>
            <w:shd w:val="clear" w:color="auto" w:fill="FAD3D6"/>
          </w:tcPr>
          <w:p w14:paraId="2BBC5765" w14:textId="77777777" w:rsidR="0045732C" w:rsidRDefault="002A74E7">
            <w:pPr>
              <w:pStyle w:val="TableParagraph"/>
              <w:spacing w:before="2" w:line="163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2.37%</w:t>
            </w:r>
          </w:p>
        </w:tc>
        <w:tc>
          <w:tcPr>
            <w:tcW w:w="828" w:type="dxa"/>
            <w:shd w:val="clear" w:color="auto" w:fill="FBEBED"/>
          </w:tcPr>
          <w:p w14:paraId="7371822C" w14:textId="77777777" w:rsidR="0045732C" w:rsidRDefault="002A74E7">
            <w:pPr>
              <w:pStyle w:val="TableParagraph"/>
              <w:spacing w:before="2" w:line="163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1.00%</w:t>
            </w:r>
          </w:p>
        </w:tc>
        <w:tc>
          <w:tcPr>
            <w:tcW w:w="821" w:type="dxa"/>
          </w:tcPr>
          <w:p w14:paraId="649BD2EF" w14:textId="77777777" w:rsidR="0045732C" w:rsidRDefault="002A74E7">
            <w:pPr>
              <w:pStyle w:val="TableParagraph"/>
              <w:tabs>
                <w:tab w:val="left" w:pos="823"/>
              </w:tabs>
              <w:spacing w:before="2" w:line="163" w:lineRule="exact"/>
              <w:ind w:left="2" w:right="-15"/>
              <w:jc w:val="center"/>
              <w:rPr>
                <w:sz w:val="14"/>
              </w:rPr>
            </w:pPr>
            <w:r>
              <w:rPr>
                <w:rFonts w:ascii="Times New Roman"/>
                <w:color w:val="000000"/>
                <w:w w:val="101"/>
                <w:sz w:val="14"/>
                <w:shd w:val="clear" w:color="auto" w:fill="FBDFE1"/>
              </w:rPr>
              <w:t xml:space="preserve"> </w:t>
            </w:r>
            <w:r>
              <w:rPr>
                <w:rFonts w:ascii="Times New Roman"/>
                <w:color w:val="000000"/>
                <w:sz w:val="14"/>
                <w:shd w:val="clear" w:color="auto" w:fill="FBDFE1"/>
              </w:rPr>
              <w:t xml:space="preserve">    </w:t>
            </w:r>
            <w:r>
              <w:rPr>
                <w:rFonts w:ascii="Times New Roman"/>
                <w:color w:val="000000"/>
                <w:spacing w:val="17"/>
                <w:sz w:val="14"/>
                <w:shd w:val="clear" w:color="auto" w:fill="FBDFE1"/>
              </w:rPr>
              <w:t xml:space="preserve"> </w:t>
            </w:r>
            <w:r>
              <w:rPr>
                <w:color w:val="000000"/>
                <w:sz w:val="14"/>
                <w:shd w:val="clear" w:color="auto" w:fill="FBDFE1"/>
              </w:rPr>
              <w:t>1.71%</w:t>
            </w:r>
            <w:r>
              <w:rPr>
                <w:color w:val="000000"/>
                <w:sz w:val="14"/>
                <w:shd w:val="clear" w:color="auto" w:fill="FBDFE1"/>
              </w:rPr>
              <w:tab/>
            </w:r>
          </w:p>
        </w:tc>
        <w:tc>
          <w:tcPr>
            <w:tcW w:w="812" w:type="dxa"/>
            <w:shd w:val="clear" w:color="auto" w:fill="FBDFE2"/>
          </w:tcPr>
          <w:p w14:paraId="48F80BE4" w14:textId="77777777" w:rsidR="0045732C" w:rsidRDefault="002A74E7">
            <w:pPr>
              <w:pStyle w:val="TableParagraph"/>
              <w:spacing w:before="2" w:line="163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1.68%</w:t>
            </w:r>
          </w:p>
        </w:tc>
      </w:tr>
      <w:tr w:rsidR="0045732C" w14:paraId="4C821737" w14:textId="77777777">
        <w:trPr>
          <w:trHeight w:val="186"/>
        </w:trPr>
        <w:tc>
          <w:tcPr>
            <w:tcW w:w="2021" w:type="dxa"/>
            <w:tcBorders>
              <w:right w:val="single" w:sz="6" w:space="0" w:color="000000"/>
            </w:tcBorders>
          </w:tcPr>
          <w:p w14:paraId="163F6275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18B0F1DB" w14:textId="77777777" w:rsidR="0045732C" w:rsidRDefault="002A74E7">
            <w:pPr>
              <w:pStyle w:val="TableParagraph"/>
              <w:spacing w:before="2" w:line="164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autumn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9B0B4"/>
          </w:tcPr>
          <w:p w14:paraId="573B1FBF" w14:textId="77777777" w:rsidR="0045732C" w:rsidRDefault="002A74E7">
            <w:pPr>
              <w:pStyle w:val="TableParagraph"/>
              <w:spacing w:before="2" w:line="164" w:lineRule="exact"/>
              <w:ind w:right="211"/>
              <w:rPr>
                <w:sz w:val="14"/>
              </w:rPr>
            </w:pPr>
            <w:r>
              <w:rPr>
                <w:sz w:val="14"/>
              </w:rPr>
              <w:t>4.39%</w:t>
            </w:r>
          </w:p>
        </w:tc>
        <w:tc>
          <w:tcPr>
            <w:tcW w:w="908" w:type="dxa"/>
            <w:shd w:val="clear" w:color="auto" w:fill="FAD3D6"/>
          </w:tcPr>
          <w:p w14:paraId="123DBD47" w14:textId="77777777" w:rsidR="0045732C" w:rsidRDefault="002A74E7">
            <w:pPr>
              <w:pStyle w:val="TableParagraph"/>
              <w:spacing w:before="2" w:line="164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3.05%</w:t>
            </w:r>
          </w:p>
        </w:tc>
        <w:tc>
          <w:tcPr>
            <w:tcW w:w="828" w:type="dxa"/>
            <w:shd w:val="clear" w:color="auto" w:fill="FBEBED"/>
          </w:tcPr>
          <w:p w14:paraId="65930CEE" w14:textId="77777777" w:rsidR="0045732C" w:rsidRDefault="002A74E7">
            <w:pPr>
              <w:pStyle w:val="TableParagraph"/>
              <w:spacing w:before="2" w:line="164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1.00%</w:t>
            </w:r>
          </w:p>
        </w:tc>
        <w:tc>
          <w:tcPr>
            <w:tcW w:w="821" w:type="dxa"/>
            <w:shd w:val="clear" w:color="auto" w:fill="FAD2D5"/>
          </w:tcPr>
          <w:p w14:paraId="5563F2E2" w14:textId="77777777" w:rsidR="0045732C" w:rsidRDefault="002A74E7">
            <w:pPr>
              <w:pStyle w:val="TableParagraph"/>
              <w:spacing w:before="2" w:line="164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2.29%</w:t>
            </w:r>
          </w:p>
        </w:tc>
        <w:tc>
          <w:tcPr>
            <w:tcW w:w="812" w:type="dxa"/>
            <w:shd w:val="clear" w:color="auto" w:fill="FAD2D5"/>
          </w:tcPr>
          <w:p w14:paraId="76699B92" w14:textId="77777777" w:rsidR="0045732C" w:rsidRDefault="002A74E7">
            <w:pPr>
              <w:pStyle w:val="TableParagraph"/>
              <w:spacing w:before="2" w:line="164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2.42%</w:t>
            </w:r>
          </w:p>
        </w:tc>
      </w:tr>
      <w:tr w:rsidR="0045732C" w14:paraId="2E0947DE" w14:textId="77777777">
        <w:trPr>
          <w:trHeight w:val="177"/>
        </w:trPr>
        <w:tc>
          <w:tcPr>
            <w:tcW w:w="2021" w:type="dxa"/>
            <w:tcBorders>
              <w:bottom w:val="single" w:sz="6" w:space="0" w:color="000000"/>
              <w:right w:val="single" w:sz="6" w:space="0" w:color="000000"/>
            </w:tcBorders>
          </w:tcPr>
          <w:p w14:paraId="35C17777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0EBF1" w14:textId="77777777" w:rsidR="0045732C" w:rsidRDefault="002A74E7">
            <w:pPr>
              <w:pStyle w:val="TableParagraph"/>
              <w:spacing w:before="2" w:line="156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winter</w:t>
            </w:r>
          </w:p>
        </w:tc>
        <w:tc>
          <w:tcPr>
            <w:tcW w:w="828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F87577"/>
          </w:tcPr>
          <w:p w14:paraId="563862FA" w14:textId="77777777" w:rsidR="0045732C" w:rsidRDefault="002A74E7">
            <w:pPr>
              <w:pStyle w:val="TableParagraph"/>
              <w:spacing w:before="2" w:line="156" w:lineRule="exact"/>
              <w:ind w:right="211"/>
              <w:rPr>
                <w:sz w:val="14"/>
              </w:rPr>
            </w:pPr>
            <w:r>
              <w:rPr>
                <w:sz w:val="14"/>
              </w:rPr>
              <w:t>7.89%</w:t>
            </w:r>
          </w:p>
        </w:tc>
        <w:tc>
          <w:tcPr>
            <w:tcW w:w="908" w:type="dxa"/>
            <w:tcBorders>
              <w:bottom w:val="single" w:sz="6" w:space="0" w:color="000000"/>
            </w:tcBorders>
            <w:shd w:val="clear" w:color="auto" w:fill="FBDADD"/>
          </w:tcPr>
          <w:p w14:paraId="4C39F646" w14:textId="77777777" w:rsidR="0045732C" w:rsidRDefault="002A74E7">
            <w:pPr>
              <w:pStyle w:val="TableParagraph"/>
              <w:spacing w:before="2" w:line="156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2.37%</w:t>
            </w:r>
          </w:p>
        </w:tc>
        <w:tc>
          <w:tcPr>
            <w:tcW w:w="828" w:type="dxa"/>
            <w:tcBorders>
              <w:bottom w:val="single" w:sz="6" w:space="0" w:color="000000"/>
            </w:tcBorders>
            <w:shd w:val="clear" w:color="auto" w:fill="FBDADD"/>
          </w:tcPr>
          <w:p w14:paraId="66A9B305" w14:textId="77777777" w:rsidR="0045732C" w:rsidRDefault="002A74E7">
            <w:pPr>
              <w:pStyle w:val="TableParagraph"/>
              <w:spacing w:before="2" w:line="156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1.99%</w:t>
            </w:r>
          </w:p>
        </w:tc>
        <w:tc>
          <w:tcPr>
            <w:tcW w:w="821" w:type="dxa"/>
            <w:tcBorders>
              <w:bottom w:val="single" w:sz="6" w:space="0" w:color="000000"/>
            </w:tcBorders>
            <w:shd w:val="clear" w:color="auto" w:fill="FBDADD"/>
          </w:tcPr>
          <w:p w14:paraId="1745AD9F" w14:textId="77777777" w:rsidR="0045732C" w:rsidRDefault="002A74E7">
            <w:pPr>
              <w:pStyle w:val="TableParagraph"/>
              <w:spacing w:before="2" w:line="156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2.29%</w:t>
            </w:r>
          </w:p>
        </w:tc>
        <w:tc>
          <w:tcPr>
            <w:tcW w:w="812" w:type="dxa"/>
            <w:tcBorders>
              <w:bottom w:val="single" w:sz="6" w:space="0" w:color="000000"/>
            </w:tcBorders>
            <w:shd w:val="clear" w:color="auto" w:fill="FBDADD"/>
          </w:tcPr>
          <w:p w14:paraId="67226854" w14:textId="77777777" w:rsidR="0045732C" w:rsidRDefault="002A74E7">
            <w:pPr>
              <w:pStyle w:val="TableParagraph"/>
              <w:spacing w:before="2" w:line="156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2.42%</w:t>
            </w:r>
          </w:p>
        </w:tc>
      </w:tr>
      <w:tr w:rsidR="0045732C" w14:paraId="7924CDE1" w14:textId="77777777">
        <w:trPr>
          <w:trHeight w:val="177"/>
        </w:trPr>
        <w:tc>
          <w:tcPr>
            <w:tcW w:w="2021" w:type="dxa"/>
            <w:tcBorders>
              <w:top w:val="single" w:sz="6" w:space="0" w:color="000000"/>
              <w:right w:val="single" w:sz="6" w:space="0" w:color="000000"/>
            </w:tcBorders>
          </w:tcPr>
          <w:p w14:paraId="3516D1F6" w14:textId="77777777" w:rsidR="0045732C" w:rsidRDefault="002A74E7">
            <w:pPr>
              <w:pStyle w:val="TableParagraph"/>
              <w:spacing w:line="158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I find it harder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to relax because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of</w:t>
            </w:r>
          </w:p>
        </w:tc>
        <w:tc>
          <w:tcPr>
            <w:tcW w:w="6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7819AB1" w14:textId="77777777" w:rsidR="0045732C" w:rsidRDefault="002A74E7">
            <w:pPr>
              <w:pStyle w:val="TableParagraph"/>
              <w:spacing w:line="158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spring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9B0B4"/>
          </w:tcPr>
          <w:p w14:paraId="52184759" w14:textId="77777777" w:rsidR="0045732C" w:rsidRDefault="002A74E7">
            <w:pPr>
              <w:pStyle w:val="TableParagraph"/>
              <w:spacing w:line="158" w:lineRule="exact"/>
              <w:ind w:right="211"/>
              <w:rPr>
                <w:sz w:val="14"/>
              </w:rPr>
            </w:pPr>
            <w:r>
              <w:rPr>
                <w:sz w:val="14"/>
              </w:rPr>
              <w:t>4.39%</w:t>
            </w:r>
          </w:p>
        </w:tc>
        <w:tc>
          <w:tcPr>
            <w:tcW w:w="908" w:type="dxa"/>
            <w:tcBorders>
              <w:top w:val="single" w:sz="6" w:space="0" w:color="000000"/>
            </w:tcBorders>
            <w:shd w:val="clear" w:color="auto" w:fill="F9A2A6"/>
          </w:tcPr>
          <w:p w14:paraId="08761360" w14:textId="77777777" w:rsidR="0045732C" w:rsidRDefault="002A74E7">
            <w:pPr>
              <w:pStyle w:val="TableParagraph"/>
              <w:spacing w:line="158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5.19%</w:t>
            </w:r>
          </w:p>
        </w:tc>
        <w:tc>
          <w:tcPr>
            <w:tcW w:w="828" w:type="dxa"/>
            <w:tcBorders>
              <w:top w:val="single" w:sz="6" w:space="0" w:color="000000"/>
            </w:tcBorders>
            <w:shd w:val="clear" w:color="auto" w:fill="F88586"/>
          </w:tcPr>
          <w:p w14:paraId="34D20EE3" w14:textId="77777777" w:rsidR="0045732C" w:rsidRDefault="002A74E7">
            <w:pPr>
              <w:pStyle w:val="TableParagraph"/>
              <w:spacing w:line="158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6.97%</w:t>
            </w:r>
          </w:p>
        </w:tc>
        <w:tc>
          <w:tcPr>
            <w:tcW w:w="821" w:type="dxa"/>
            <w:tcBorders>
              <w:top w:val="single" w:sz="6" w:space="0" w:color="000000"/>
            </w:tcBorders>
            <w:shd w:val="clear" w:color="auto" w:fill="F99B9D"/>
          </w:tcPr>
          <w:p w14:paraId="7991D91A" w14:textId="77777777" w:rsidR="0045732C" w:rsidRDefault="002A74E7">
            <w:pPr>
              <w:pStyle w:val="TableParagraph"/>
              <w:spacing w:line="158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5.71%</w:t>
            </w:r>
          </w:p>
        </w:tc>
        <w:tc>
          <w:tcPr>
            <w:tcW w:w="812" w:type="dxa"/>
            <w:tcBorders>
              <w:top w:val="single" w:sz="6" w:space="0" w:color="000000"/>
            </w:tcBorders>
            <w:shd w:val="clear" w:color="auto" w:fill="F9AFB1"/>
          </w:tcPr>
          <w:p w14:paraId="6B42B4F3" w14:textId="77777777" w:rsidR="0045732C" w:rsidRDefault="002A74E7">
            <w:pPr>
              <w:pStyle w:val="TableParagraph"/>
              <w:spacing w:line="158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4.47%</w:t>
            </w:r>
          </w:p>
        </w:tc>
      </w:tr>
      <w:tr w:rsidR="0045732C" w14:paraId="5D68A679" w14:textId="77777777">
        <w:trPr>
          <w:trHeight w:val="186"/>
        </w:trPr>
        <w:tc>
          <w:tcPr>
            <w:tcW w:w="2021" w:type="dxa"/>
            <w:tcBorders>
              <w:right w:val="single" w:sz="6" w:space="0" w:color="000000"/>
            </w:tcBorders>
          </w:tcPr>
          <w:p w14:paraId="13FB1778" w14:textId="77777777" w:rsidR="0045732C" w:rsidRDefault="002A74E7">
            <w:pPr>
              <w:pStyle w:val="TableParagraph"/>
              <w:spacing w:line="166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the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tinnitus.</w:t>
            </w: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22C00B45" w14:textId="77777777" w:rsidR="0045732C" w:rsidRDefault="002A74E7">
            <w:pPr>
              <w:pStyle w:val="TableParagraph"/>
              <w:spacing w:before="3" w:line="162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summer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87577"/>
          </w:tcPr>
          <w:p w14:paraId="3C7D2424" w14:textId="77777777" w:rsidR="0045732C" w:rsidRDefault="002A74E7">
            <w:pPr>
              <w:pStyle w:val="TableParagraph"/>
              <w:spacing w:before="3" w:line="162" w:lineRule="exact"/>
              <w:ind w:right="211"/>
              <w:rPr>
                <w:sz w:val="14"/>
              </w:rPr>
            </w:pPr>
            <w:r>
              <w:rPr>
                <w:sz w:val="14"/>
              </w:rPr>
              <w:t>7.89%</w:t>
            </w:r>
          </w:p>
        </w:tc>
        <w:tc>
          <w:tcPr>
            <w:tcW w:w="908" w:type="dxa"/>
            <w:shd w:val="clear" w:color="auto" w:fill="FAD2D4"/>
          </w:tcPr>
          <w:p w14:paraId="27E05D42" w14:textId="77777777" w:rsidR="0045732C" w:rsidRDefault="002A74E7">
            <w:pPr>
              <w:pStyle w:val="TableParagraph"/>
              <w:spacing w:before="3" w:line="162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3.44%</w:t>
            </w:r>
          </w:p>
        </w:tc>
        <w:tc>
          <w:tcPr>
            <w:tcW w:w="828" w:type="dxa"/>
            <w:shd w:val="clear" w:color="auto" w:fill="FAD2D4"/>
          </w:tcPr>
          <w:p w14:paraId="65668132" w14:textId="77777777" w:rsidR="0045732C" w:rsidRDefault="002A74E7">
            <w:pPr>
              <w:pStyle w:val="TableParagraph"/>
              <w:spacing w:before="3" w:line="162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2.49%</w:t>
            </w:r>
          </w:p>
        </w:tc>
        <w:tc>
          <w:tcPr>
            <w:tcW w:w="821" w:type="dxa"/>
            <w:shd w:val="clear" w:color="auto" w:fill="F9ADB0"/>
          </w:tcPr>
          <w:p w14:paraId="28773B4C" w14:textId="77777777" w:rsidR="0045732C" w:rsidRDefault="002A74E7">
            <w:pPr>
              <w:pStyle w:val="TableParagraph"/>
              <w:spacing w:before="3" w:line="162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4.57%</w:t>
            </w:r>
          </w:p>
        </w:tc>
        <w:tc>
          <w:tcPr>
            <w:tcW w:w="812" w:type="dxa"/>
            <w:shd w:val="clear" w:color="auto" w:fill="FAB8BB"/>
          </w:tcPr>
          <w:p w14:paraId="012AAE2D" w14:textId="77777777" w:rsidR="0045732C" w:rsidRDefault="002A74E7">
            <w:pPr>
              <w:pStyle w:val="TableParagraph"/>
              <w:spacing w:before="3" w:line="162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3.54%</w:t>
            </w:r>
          </w:p>
        </w:tc>
      </w:tr>
      <w:tr w:rsidR="0045732C" w14:paraId="38B00778" w14:textId="77777777">
        <w:trPr>
          <w:trHeight w:val="187"/>
        </w:trPr>
        <w:tc>
          <w:tcPr>
            <w:tcW w:w="2021" w:type="dxa"/>
            <w:tcBorders>
              <w:right w:val="single" w:sz="6" w:space="0" w:color="000000"/>
            </w:tcBorders>
          </w:tcPr>
          <w:p w14:paraId="12C75DA8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0560B1FA" w14:textId="77777777" w:rsidR="0045732C" w:rsidRDefault="002A74E7">
            <w:pPr>
              <w:pStyle w:val="TableParagraph"/>
              <w:spacing w:before="3" w:line="164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autumn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AC0C3"/>
          </w:tcPr>
          <w:p w14:paraId="69988348" w14:textId="77777777" w:rsidR="0045732C" w:rsidRDefault="002A74E7">
            <w:pPr>
              <w:pStyle w:val="TableParagraph"/>
              <w:spacing w:before="3" w:line="164" w:lineRule="exact"/>
              <w:ind w:right="211"/>
              <w:rPr>
                <w:sz w:val="14"/>
              </w:rPr>
            </w:pPr>
            <w:r>
              <w:rPr>
                <w:sz w:val="14"/>
              </w:rPr>
              <w:t>3.51%</w:t>
            </w:r>
          </w:p>
        </w:tc>
        <w:tc>
          <w:tcPr>
            <w:tcW w:w="908" w:type="dxa"/>
            <w:shd w:val="clear" w:color="auto" w:fill="F99D9F"/>
          </w:tcPr>
          <w:p w14:paraId="1AF15B97" w14:textId="77777777" w:rsidR="0045732C" w:rsidRDefault="002A74E7">
            <w:pPr>
              <w:pStyle w:val="TableParagraph"/>
              <w:spacing w:before="3" w:line="164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5.57%</w:t>
            </w:r>
          </w:p>
        </w:tc>
        <w:tc>
          <w:tcPr>
            <w:tcW w:w="828" w:type="dxa"/>
            <w:shd w:val="clear" w:color="auto" w:fill="F9AFB1"/>
          </w:tcPr>
          <w:p w14:paraId="3853820D" w14:textId="77777777" w:rsidR="0045732C" w:rsidRDefault="002A74E7">
            <w:pPr>
              <w:pStyle w:val="TableParagraph"/>
              <w:spacing w:before="3" w:line="164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4.48%</w:t>
            </w:r>
          </w:p>
        </w:tc>
        <w:tc>
          <w:tcPr>
            <w:tcW w:w="821" w:type="dxa"/>
            <w:shd w:val="clear" w:color="auto" w:fill="F8696B"/>
          </w:tcPr>
          <w:p w14:paraId="76B11086" w14:textId="77777777" w:rsidR="0045732C" w:rsidRDefault="002A74E7">
            <w:pPr>
              <w:pStyle w:val="TableParagraph"/>
              <w:spacing w:before="3" w:line="164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8.57%</w:t>
            </w:r>
          </w:p>
        </w:tc>
        <w:tc>
          <w:tcPr>
            <w:tcW w:w="812" w:type="dxa"/>
            <w:shd w:val="clear" w:color="auto" w:fill="FAB8BB"/>
          </w:tcPr>
          <w:p w14:paraId="01D3E2CA" w14:textId="77777777" w:rsidR="0045732C" w:rsidRDefault="002A74E7">
            <w:pPr>
              <w:pStyle w:val="TableParagraph"/>
              <w:spacing w:before="3" w:line="164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3.91%</w:t>
            </w:r>
          </w:p>
        </w:tc>
      </w:tr>
      <w:tr w:rsidR="0045732C" w14:paraId="682CA8D2" w14:textId="77777777">
        <w:trPr>
          <w:trHeight w:val="177"/>
        </w:trPr>
        <w:tc>
          <w:tcPr>
            <w:tcW w:w="2021" w:type="dxa"/>
            <w:tcBorders>
              <w:bottom w:val="single" w:sz="6" w:space="0" w:color="000000"/>
              <w:right w:val="single" w:sz="6" w:space="0" w:color="000000"/>
            </w:tcBorders>
          </w:tcPr>
          <w:p w14:paraId="541B6741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54FF3B" w14:textId="77777777" w:rsidR="0045732C" w:rsidRDefault="002A74E7">
            <w:pPr>
              <w:pStyle w:val="TableParagraph"/>
              <w:spacing w:before="2" w:line="156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winter</w:t>
            </w:r>
          </w:p>
        </w:tc>
        <w:tc>
          <w:tcPr>
            <w:tcW w:w="828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FAC4C6"/>
          </w:tcPr>
          <w:p w14:paraId="69D0535F" w14:textId="77777777" w:rsidR="0045732C" w:rsidRDefault="002A74E7">
            <w:pPr>
              <w:pStyle w:val="TableParagraph"/>
              <w:spacing w:before="2" w:line="156" w:lineRule="exact"/>
              <w:ind w:right="211"/>
              <w:rPr>
                <w:sz w:val="14"/>
              </w:rPr>
            </w:pPr>
            <w:r>
              <w:rPr>
                <w:sz w:val="14"/>
              </w:rPr>
              <w:t>3.51%</w:t>
            </w:r>
          </w:p>
        </w:tc>
        <w:tc>
          <w:tcPr>
            <w:tcW w:w="908" w:type="dxa"/>
            <w:tcBorders>
              <w:bottom w:val="single" w:sz="6" w:space="0" w:color="000000"/>
            </w:tcBorders>
            <w:shd w:val="clear" w:color="auto" w:fill="FAC4C6"/>
          </w:tcPr>
          <w:p w14:paraId="781B54A6" w14:textId="77777777" w:rsidR="0045732C" w:rsidRDefault="002A74E7">
            <w:pPr>
              <w:pStyle w:val="TableParagraph"/>
              <w:spacing w:before="2" w:line="156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3.28%</w:t>
            </w:r>
          </w:p>
        </w:tc>
        <w:tc>
          <w:tcPr>
            <w:tcW w:w="828" w:type="dxa"/>
            <w:tcBorders>
              <w:bottom w:val="single" w:sz="6" w:space="0" w:color="000000"/>
            </w:tcBorders>
            <w:shd w:val="clear" w:color="auto" w:fill="F87476"/>
          </w:tcPr>
          <w:p w14:paraId="4B8B6F25" w14:textId="77777777" w:rsidR="0045732C" w:rsidRDefault="002A74E7">
            <w:pPr>
              <w:pStyle w:val="TableParagraph"/>
              <w:spacing w:before="2" w:line="156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7.96%</w:t>
            </w:r>
          </w:p>
        </w:tc>
        <w:tc>
          <w:tcPr>
            <w:tcW w:w="821" w:type="dxa"/>
            <w:tcBorders>
              <w:bottom w:val="single" w:sz="6" w:space="0" w:color="000000"/>
            </w:tcBorders>
            <w:shd w:val="clear" w:color="auto" w:fill="FAD5D9"/>
          </w:tcPr>
          <w:p w14:paraId="3F33CE9C" w14:textId="77777777" w:rsidR="0045732C" w:rsidRDefault="002A74E7">
            <w:pPr>
              <w:pStyle w:val="TableParagraph"/>
              <w:spacing w:before="2" w:line="156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2.86%</w:t>
            </w:r>
          </w:p>
        </w:tc>
        <w:tc>
          <w:tcPr>
            <w:tcW w:w="812" w:type="dxa"/>
            <w:tcBorders>
              <w:bottom w:val="single" w:sz="6" w:space="0" w:color="000000"/>
            </w:tcBorders>
            <w:shd w:val="clear" w:color="auto" w:fill="FAD5D9"/>
          </w:tcPr>
          <w:p w14:paraId="418A0D4A" w14:textId="77777777" w:rsidR="0045732C" w:rsidRDefault="002A74E7">
            <w:pPr>
              <w:pStyle w:val="TableParagraph"/>
              <w:spacing w:before="2" w:line="156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2.23%</w:t>
            </w:r>
          </w:p>
        </w:tc>
      </w:tr>
      <w:tr w:rsidR="0045732C" w14:paraId="654BD432" w14:textId="77777777">
        <w:trPr>
          <w:trHeight w:val="177"/>
        </w:trPr>
        <w:tc>
          <w:tcPr>
            <w:tcW w:w="2021" w:type="dxa"/>
            <w:tcBorders>
              <w:top w:val="single" w:sz="6" w:space="0" w:color="000000"/>
              <w:right w:val="single" w:sz="6" w:space="0" w:color="000000"/>
            </w:tcBorders>
          </w:tcPr>
          <w:p w14:paraId="1455716F" w14:textId="77777777" w:rsidR="0045732C" w:rsidRDefault="002A74E7">
            <w:pPr>
              <w:pStyle w:val="TableParagraph"/>
              <w:spacing w:line="158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I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have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strong worries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because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of</w:t>
            </w:r>
          </w:p>
        </w:tc>
        <w:tc>
          <w:tcPr>
            <w:tcW w:w="6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CED6D71" w14:textId="77777777" w:rsidR="0045732C" w:rsidRDefault="002A74E7">
            <w:pPr>
              <w:pStyle w:val="TableParagraph"/>
              <w:spacing w:line="158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spring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AD6D9"/>
          </w:tcPr>
          <w:p w14:paraId="2B8C51C8" w14:textId="77777777" w:rsidR="0045732C" w:rsidRDefault="002A74E7">
            <w:pPr>
              <w:pStyle w:val="TableParagraph"/>
              <w:spacing w:line="158" w:lineRule="exact"/>
              <w:ind w:right="211"/>
              <w:rPr>
                <w:sz w:val="14"/>
              </w:rPr>
            </w:pPr>
            <w:r>
              <w:rPr>
                <w:sz w:val="14"/>
              </w:rPr>
              <w:t>3.51%</w:t>
            </w:r>
          </w:p>
        </w:tc>
        <w:tc>
          <w:tcPr>
            <w:tcW w:w="908" w:type="dxa"/>
            <w:tcBorders>
              <w:top w:val="single" w:sz="6" w:space="0" w:color="000000"/>
            </w:tcBorders>
            <w:shd w:val="clear" w:color="auto" w:fill="FAD6D9"/>
          </w:tcPr>
          <w:p w14:paraId="412A354E" w14:textId="77777777" w:rsidR="0045732C" w:rsidRDefault="002A74E7">
            <w:pPr>
              <w:pStyle w:val="TableParagraph"/>
              <w:spacing w:line="158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2.21%</w:t>
            </w:r>
          </w:p>
        </w:tc>
        <w:tc>
          <w:tcPr>
            <w:tcW w:w="828" w:type="dxa"/>
            <w:tcBorders>
              <w:top w:val="single" w:sz="6" w:space="0" w:color="000000"/>
            </w:tcBorders>
            <w:shd w:val="clear" w:color="auto" w:fill="FAD6D9"/>
          </w:tcPr>
          <w:p w14:paraId="0B4BCE67" w14:textId="77777777" w:rsidR="0045732C" w:rsidRDefault="002A74E7">
            <w:pPr>
              <w:pStyle w:val="TableParagraph"/>
              <w:spacing w:line="158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2.99%</w:t>
            </w:r>
          </w:p>
        </w:tc>
        <w:tc>
          <w:tcPr>
            <w:tcW w:w="821" w:type="dxa"/>
            <w:tcBorders>
              <w:top w:val="single" w:sz="6" w:space="0" w:color="000000"/>
            </w:tcBorders>
            <w:shd w:val="clear" w:color="auto" w:fill="FBFBFF"/>
          </w:tcPr>
          <w:p w14:paraId="7639E975" w14:textId="77777777" w:rsidR="0045732C" w:rsidRDefault="002A74E7">
            <w:pPr>
              <w:pStyle w:val="TableParagraph"/>
              <w:spacing w:line="158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0.00%</w:t>
            </w:r>
          </w:p>
        </w:tc>
        <w:tc>
          <w:tcPr>
            <w:tcW w:w="812" w:type="dxa"/>
            <w:tcBorders>
              <w:top w:val="single" w:sz="6" w:space="0" w:color="000000"/>
            </w:tcBorders>
            <w:shd w:val="clear" w:color="auto" w:fill="FACDCF"/>
          </w:tcPr>
          <w:p w14:paraId="26BE1582" w14:textId="77777777" w:rsidR="0045732C" w:rsidRDefault="002A74E7">
            <w:pPr>
              <w:pStyle w:val="TableParagraph"/>
              <w:spacing w:line="158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2.79%</w:t>
            </w:r>
          </w:p>
        </w:tc>
      </w:tr>
      <w:tr w:rsidR="0045732C" w14:paraId="549E70B3" w14:textId="77777777">
        <w:trPr>
          <w:trHeight w:val="186"/>
        </w:trPr>
        <w:tc>
          <w:tcPr>
            <w:tcW w:w="2021" w:type="dxa"/>
            <w:tcBorders>
              <w:right w:val="single" w:sz="6" w:space="0" w:color="000000"/>
            </w:tcBorders>
          </w:tcPr>
          <w:p w14:paraId="2918764E" w14:textId="77777777" w:rsidR="0045732C" w:rsidRDefault="002A74E7">
            <w:pPr>
              <w:pStyle w:val="TableParagraph"/>
              <w:spacing w:line="166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the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tinnitus.</w:t>
            </w: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2A7F56A5" w14:textId="77777777" w:rsidR="0045732C" w:rsidRDefault="002A74E7">
            <w:pPr>
              <w:pStyle w:val="TableParagraph"/>
              <w:spacing w:before="4" w:line="162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summer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BECEF"/>
          </w:tcPr>
          <w:p w14:paraId="722BB647" w14:textId="77777777" w:rsidR="0045732C" w:rsidRDefault="002A74E7">
            <w:pPr>
              <w:pStyle w:val="TableParagraph"/>
              <w:spacing w:before="4" w:line="162" w:lineRule="exact"/>
              <w:ind w:right="211"/>
              <w:rPr>
                <w:sz w:val="14"/>
              </w:rPr>
            </w:pPr>
            <w:r>
              <w:rPr>
                <w:sz w:val="14"/>
              </w:rPr>
              <w:t>0.88%</w:t>
            </w:r>
          </w:p>
        </w:tc>
        <w:tc>
          <w:tcPr>
            <w:tcW w:w="908" w:type="dxa"/>
          </w:tcPr>
          <w:p w14:paraId="11FCC6CB" w14:textId="77777777" w:rsidR="0045732C" w:rsidRDefault="002A74E7">
            <w:pPr>
              <w:pStyle w:val="TableParagraph"/>
              <w:spacing w:before="4" w:line="162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2.60%</w:t>
            </w:r>
          </w:p>
        </w:tc>
        <w:tc>
          <w:tcPr>
            <w:tcW w:w="828" w:type="dxa"/>
          </w:tcPr>
          <w:p w14:paraId="29631D1C" w14:textId="77777777" w:rsidR="0045732C" w:rsidRDefault="002A74E7">
            <w:pPr>
              <w:pStyle w:val="TableParagraph"/>
              <w:spacing w:before="4" w:line="162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1.49%</w:t>
            </w:r>
          </w:p>
        </w:tc>
        <w:tc>
          <w:tcPr>
            <w:tcW w:w="821" w:type="dxa"/>
            <w:shd w:val="clear" w:color="auto" w:fill="F9ADB0"/>
          </w:tcPr>
          <w:p w14:paraId="5A6079F6" w14:textId="77777777" w:rsidR="0045732C" w:rsidRDefault="002A74E7">
            <w:pPr>
              <w:pStyle w:val="TableParagraph"/>
              <w:spacing w:before="4" w:line="162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4.57%</w:t>
            </w:r>
          </w:p>
        </w:tc>
        <w:tc>
          <w:tcPr>
            <w:tcW w:w="812" w:type="dxa"/>
            <w:shd w:val="clear" w:color="auto" w:fill="FBE2E6"/>
          </w:tcPr>
          <w:p w14:paraId="4233B473" w14:textId="77777777" w:rsidR="0045732C" w:rsidRDefault="002A74E7">
            <w:pPr>
              <w:pStyle w:val="TableParagraph"/>
              <w:spacing w:before="4" w:line="162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1.49%</w:t>
            </w:r>
          </w:p>
        </w:tc>
      </w:tr>
      <w:tr w:rsidR="0045732C" w14:paraId="7311BED9" w14:textId="77777777">
        <w:trPr>
          <w:trHeight w:val="187"/>
        </w:trPr>
        <w:tc>
          <w:tcPr>
            <w:tcW w:w="2021" w:type="dxa"/>
            <w:tcBorders>
              <w:right w:val="single" w:sz="6" w:space="0" w:color="000000"/>
            </w:tcBorders>
          </w:tcPr>
          <w:p w14:paraId="5D566375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563276F0" w14:textId="77777777" w:rsidR="0045732C" w:rsidRDefault="002A74E7">
            <w:pPr>
              <w:pStyle w:val="TableParagraph"/>
              <w:spacing w:before="3" w:line="164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autumn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BDEE0"/>
          </w:tcPr>
          <w:p w14:paraId="6909C38E" w14:textId="77777777" w:rsidR="0045732C" w:rsidRDefault="002A74E7">
            <w:pPr>
              <w:pStyle w:val="TableParagraph"/>
              <w:spacing w:before="3" w:line="164" w:lineRule="exact"/>
              <w:ind w:right="211"/>
              <w:rPr>
                <w:sz w:val="14"/>
              </w:rPr>
            </w:pPr>
            <w:r>
              <w:rPr>
                <w:sz w:val="14"/>
              </w:rPr>
              <w:t>1.75%</w:t>
            </w:r>
          </w:p>
        </w:tc>
        <w:tc>
          <w:tcPr>
            <w:tcW w:w="908" w:type="dxa"/>
            <w:shd w:val="clear" w:color="auto" w:fill="FAC1C3"/>
          </w:tcPr>
          <w:p w14:paraId="36A00DC8" w14:textId="77777777" w:rsidR="0045732C" w:rsidRDefault="002A74E7">
            <w:pPr>
              <w:pStyle w:val="TableParagraph"/>
              <w:spacing w:before="3" w:line="164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3.59%</w:t>
            </w:r>
          </w:p>
        </w:tc>
        <w:tc>
          <w:tcPr>
            <w:tcW w:w="828" w:type="dxa"/>
            <w:shd w:val="clear" w:color="auto" w:fill="FAC1C3"/>
          </w:tcPr>
          <w:p w14:paraId="353D7A6A" w14:textId="77777777" w:rsidR="0045732C" w:rsidRDefault="002A74E7">
            <w:pPr>
              <w:pStyle w:val="TableParagraph"/>
              <w:spacing w:before="3" w:line="164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3.48%</w:t>
            </w:r>
          </w:p>
        </w:tc>
        <w:tc>
          <w:tcPr>
            <w:tcW w:w="821" w:type="dxa"/>
            <w:shd w:val="clear" w:color="auto" w:fill="F99192"/>
          </w:tcPr>
          <w:p w14:paraId="128DF64C" w14:textId="77777777" w:rsidR="0045732C" w:rsidRDefault="002A74E7">
            <w:pPr>
              <w:pStyle w:val="TableParagraph"/>
              <w:spacing w:before="3" w:line="164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6.29%</w:t>
            </w:r>
          </w:p>
        </w:tc>
        <w:tc>
          <w:tcPr>
            <w:tcW w:w="812" w:type="dxa"/>
            <w:shd w:val="clear" w:color="auto" w:fill="FBDFE2"/>
          </w:tcPr>
          <w:p w14:paraId="6B2E8784" w14:textId="77777777" w:rsidR="0045732C" w:rsidRDefault="002A74E7">
            <w:pPr>
              <w:pStyle w:val="TableParagraph"/>
              <w:spacing w:before="3" w:line="164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1.68%</w:t>
            </w:r>
          </w:p>
        </w:tc>
      </w:tr>
      <w:tr w:rsidR="0045732C" w14:paraId="589DCC77" w14:textId="77777777">
        <w:trPr>
          <w:trHeight w:val="177"/>
        </w:trPr>
        <w:tc>
          <w:tcPr>
            <w:tcW w:w="2021" w:type="dxa"/>
            <w:tcBorders>
              <w:bottom w:val="single" w:sz="6" w:space="0" w:color="000000"/>
              <w:right w:val="single" w:sz="6" w:space="0" w:color="000000"/>
            </w:tcBorders>
          </w:tcPr>
          <w:p w14:paraId="0AD37A41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05C6FC" w14:textId="77777777" w:rsidR="0045732C" w:rsidRDefault="002A74E7">
            <w:pPr>
              <w:pStyle w:val="TableParagraph"/>
              <w:spacing w:before="2" w:line="156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winter</w:t>
            </w:r>
          </w:p>
        </w:tc>
        <w:tc>
          <w:tcPr>
            <w:tcW w:w="828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FBECEF"/>
          </w:tcPr>
          <w:p w14:paraId="6EAF944D" w14:textId="77777777" w:rsidR="0045732C" w:rsidRDefault="002A74E7">
            <w:pPr>
              <w:pStyle w:val="TableParagraph"/>
              <w:spacing w:before="2" w:line="156" w:lineRule="exact"/>
              <w:ind w:right="211"/>
              <w:rPr>
                <w:sz w:val="14"/>
              </w:rPr>
            </w:pPr>
            <w:r>
              <w:rPr>
                <w:sz w:val="14"/>
              </w:rPr>
              <w:t>0.88%</w:t>
            </w:r>
          </w:p>
        </w:tc>
        <w:tc>
          <w:tcPr>
            <w:tcW w:w="908" w:type="dxa"/>
            <w:tcBorders>
              <w:bottom w:val="single" w:sz="6" w:space="0" w:color="000000"/>
            </w:tcBorders>
            <w:shd w:val="clear" w:color="auto" w:fill="FAD0D2"/>
          </w:tcPr>
          <w:p w14:paraId="60D93765" w14:textId="77777777" w:rsidR="0045732C" w:rsidRDefault="002A74E7">
            <w:pPr>
              <w:pStyle w:val="TableParagraph"/>
              <w:spacing w:before="2" w:line="156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2.60%</w:t>
            </w:r>
          </w:p>
        </w:tc>
        <w:tc>
          <w:tcPr>
            <w:tcW w:w="828" w:type="dxa"/>
            <w:tcBorders>
              <w:bottom w:val="single" w:sz="6" w:space="0" w:color="000000"/>
            </w:tcBorders>
            <w:shd w:val="clear" w:color="auto" w:fill="FBE2E6"/>
          </w:tcPr>
          <w:p w14:paraId="082F0D6A" w14:textId="77777777" w:rsidR="0045732C" w:rsidRDefault="002A74E7">
            <w:pPr>
              <w:pStyle w:val="TableParagraph"/>
              <w:spacing w:before="2" w:line="156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1.49%</w:t>
            </w:r>
          </w:p>
        </w:tc>
        <w:tc>
          <w:tcPr>
            <w:tcW w:w="821" w:type="dxa"/>
            <w:tcBorders>
              <w:bottom w:val="single" w:sz="6" w:space="0" w:color="000000"/>
            </w:tcBorders>
            <w:shd w:val="clear" w:color="auto" w:fill="FACDCF"/>
          </w:tcPr>
          <w:p w14:paraId="10224851" w14:textId="77777777" w:rsidR="0045732C" w:rsidRDefault="002A74E7">
            <w:pPr>
              <w:pStyle w:val="TableParagraph"/>
              <w:spacing w:before="2" w:line="156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2.86%</w:t>
            </w:r>
          </w:p>
        </w:tc>
        <w:tc>
          <w:tcPr>
            <w:tcW w:w="812" w:type="dxa"/>
            <w:tcBorders>
              <w:bottom w:val="single" w:sz="6" w:space="0" w:color="000000"/>
            </w:tcBorders>
            <w:shd w:val="clear" w:color="auto" w:fill="FACDCF"/>
          </w:tcPr>
          <w:p w14:paraId="0E3D16BB" w14:textId="77777777" w:rsidR="0045732C" w:rsidRDefault="002A74E7">
            <w:pPr>
              <w:pStyle w:val="TableParagraph"/>
              <w:spacing w:before="2" w:line="156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2.79%</w:t>
            </w:r>
          </w:p>
        </w:tc>
      </w:tr>
    </w:tbl>
    <w:p w14:paraId="38B9C47A" w14:textId="7268BD40" w:rsidR="0045732C" w:rsidRDefault="00A42D52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759488" behindDoc="1" locked="0" layoutInCell="1" allowOverlap="1" wp14:anchorId="5A4E2D7D" wp14:editId="30ACDB60">
                <wp:simplePos x="0" y="0"/>
                <wp:positionH relativeFrom="page">
                  <wp:posOffset>4505960</wp:posOffset>
                </wp:positionH>
                <wp:positionV relativeFrom="page">
                  <wp:posOffset>1683385</wp:posOffset>
                </wp:positionV>
                <wp:extent cx="526415" cy="356235"/>
                <wp:effectExtent l="0" t="0" r="0" b="0"/>
                <wp:wrapNone/>
                <wp:docPr id="76" name="docshapegroup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415" cy="356235"/>
                          <a:chOff x="7096" y="2651"/>
                          <a:chExt cx="829" cy="561"/>
                        </a:xfrm>
                      </wpg:grpSpPr>
                      <wps:wsp>
                        <wps:cNvPr id="77" name="docshape241"/>
                        <wps:cNvSpPr>
                          <a:spLocks noChangeArrowheads="1"/>
                        </wps:cNvSpPr>
                        <wps:spPr bwMode="auto">
                          <a:xfrm>
                            <a:off x="7095" y="2650"/>
                            <a:ext cx="829" cy="188"/>
                          </a:xfrm>
                          <a:prstGeom prst="rect">
                            <a:avLst/>
                          </a:prstGeom>
                          <a:solidFill>
                            <a:srgbClr val="FBE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docshape242"/>
                        <wps:cNvSpPr>
                          <a:spLocks noChangeArrowheads="1"/>
                        </wps:cNvSpPr>
                        <wps:spPr bwMode="auto">
                          <a:xfrm>
                            <a:off x="7095" y="2836"/>
                            <a:ext cx="829" cy="188"/>
                          </a:xfrm>
                          <a:prstGeom prst="rect">
                            <a:avLst/>
                          </a:prstGeom>
                          <a:solidFill>
                            <a:srgbClr val="FBF4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docshape243"/>
                        <wps:cNvSpPr>
                          <a:spLocks noChangeArrowheads="1"/>
                        </wps:cNvSpPr>
                        <wps:spPr bwMode="auto">
                          <a:xfrm>
                            <a:off x="7095" y="3022"/>
                            <a:ext cx="829" cy="188"/>
                          </a:xfrm>
                          <a:prstGeom prst="rect">
                            <a:avLst/>
                          </a:prstGeom>
                          <a:solidFill>
                            <a:srgbClr val="FBE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3B3E8C" id="docshapegroup240" o:spid="_x0000_s1026" style="position:absolute;margin-left:354.8pt;margin-top:132.55pt;width:41.45pt;height:28.05pt;z-index:-17556992;mso-position-horizontal-relative:page;mso-position-vertical-relative:page" coordorigin="7096,2651" coordsize="829,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cjjtwIAANQJAAAOAAAAZHJzL2Uyb0RvYy54bWzsVl9v0zAQf0fiO1h+p2nSJO2ipdPWrhPS&#10;gEmDD+A6zh+R2MZ2m45Pz9lOu7UIIYYYD/AS+Xzn893vfnfx+cWua9GWKd0InuNwNMaIcSqKhlc5&#10;/vRx9WaGkTaEF6QVnOX4gWl8MX/96ryXGYtELdqCKQROuM56mePaGJkFgaY164geCck4KEuhOmJA&#10;VFVQKNKD964NovE4DXqhCqkEZVrD7tIr8dz5L0tGzYey1MygNscQm3Ff5b5r+w3m5ySrFJF1Q4cw&#10;yDOi6EjD4dKDqyUxBG1U852rrqFKaFGaERVdIMqyoczlANmE45NsbpTYSJdLlfWVPMAE0J7g9Gy3&#10;9P32TqGmyPE0xYiTDmpUCKprIlllr49iB1Ivqwxsb5S8l3fKZwrLW0E/a8AwONVbufLGaN2/EwX4&#10;JRsjHEi7UnXWBaSPdq4WD4dasJ1BFDaTKI3DBCMKqkmSRpPE14rWUFB7ajo+g4hBG6VJuNddD6dn&#10;0Zk/mqROF5DMX+oCHQKzJAHW6Udg9e8Be29Rc/XSFqw9sNNTYKPYBWVvB7M9oNqjibhY1IRX7FIp&#10;0deMFBCVT+LogBU01OKn8AJQgKMHaiD8HuQDTOFsZiE8wEQyqbS5YaJDdpFjBZ3kake2t9p4072J&#10;LaUWbVOsmrZ1gqrWi1ahLYGuW11dX10vB+9HZi23xlzYY96j3YEK+cR8edaieIAklfCtC6MGFrVQ&#10;XzHqoW1zrL9siGIYtW85AHUWxkBYZJwQJ9MIBPVUs36qIZyCqxwbjPxyYfxs2EjVVDXcFLqkubgE&#10;7paNS9zG56MaggUGvRSVYJoe92gURxbaI2ZANf44lWaT1Pfcy1JpFa+m/6k0+qVx/4OpBAPylEqT&#10;v0GlyThyFCbZy1Lpn5hK7ncHTwc32odnjn2bPJXdFHt8jM2/AQAA//8DAFBLAwQUAAYACAAAACEA&#10;zjwYpOIAAAALAQAADwAAAGRycy9kb3ducmV2LnhtbEyPwWrDMBBE74X+g9hCb40sBzuNYzmE0PYU&#10;Ck0KJbeNtbFNLMlYiu38fdVTc1zmMfM2X0+6ZQP1rrFGgphFwMiUVjWmkvB9eH95BeY8GoWtNSTh&#10;Rg7WxeNDjpmyo/miYe8rFkqMy1BC7X2Xce7KmjS6me3IhOxse40+nH3FVY9jKNctj6Mo5RobExZq&#10;7GhbU3nZX7WEjxHHzVy8DbvLeXs7HpLPn50gKZ+fps0KmKfJ/8Pwpx/UoQhOJ3s1yrFWwiJapgGV&#10;EKeJABaIxTJOgJ0kzGMRAy9yfv9D8QsAAP//AwBQSwECLQAUAAYACAAAACEAtoM4kv4AAADhAQAA&#10;EwAAAAAAAAAAAAAAAAAAAAAAW0NvbnRlbnRfVHlwZXNdLnhtbFBLAQItABQABgAIAAAAIQA4/SH/&#10;1gAAAJQBAAALAAAAAAAAAAAAAAAAAC8BAABfcmVscy8ucmVsc1BLAQItABQABgAIAAAAIQD/Gcjj&#10;twIAANQJAAAOAAAAAAAAAAAAAAAAAC4CAABkcnMvZTJvRG9jLnhtbFBLAQItABQABgAIAAAAIQDO&#10;PBik4gAAAAsBAAAPAAAAAAAAAAAAAAAAABEFAABkcnMvZG93bnJldi54bWxQSwUGAAAAAAQABADz&#10;AAAAIAYAAAAA&#10;">
                <v:rect id="docshape241" o:spid="_x0000_s1027" style="position:absolute;left:7095;top:2650;width:829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mGzxgAAANsAAAAPAAAAZHJzL2Rvd25yZXYueG1sRI9Ba8JA&#10;FITvhf6H5RV6q5sK1Zq6ilgKitqiCZ4f2dckNfs2ZNcY/fWuIPQ4zMw3zHjamUq01LjSsoLXXgSC&#10;OLO65FxBmny9vINwHlljZZkUnMnBdPL4MMZY2xNvqd35XAQIuxgVFN7XsZQuK8ig69maOHi/tjHo&#10;g2xyqRs8BbipZD+KBtJgyWGhwJrmBWWH3dEo8Olq9Ln5+V69rS9m326Xl+xvmSj1/NTNPkB46vx/&#10;+N5eaAXDIdy+hB8gJ1cAAAD//wMAUEsBAi0AFAAGAAgAAAAhANvh9svuAAAAhQEAABMAAAAAAAAA&#10;AAAAAAAAAAAAAFtDb250ZW50X1R5cGVzXS54bWxQSwECLQAUAAYACAAAACEAWvQsW78AAAAVAQAA&#10;CwAAAAAAAAAAAAAAAAAfAQAAX3JlbHMvLnJlbHNQSwECLQAUAAYACAAAACEAopJhs8YAAADbAAAA&#10;DwAAAAAAAAAAAAAAAAAHAgAAZHJzL2Rvd25yZXYueG1sUEsFBgAAAAADAAMAtwAAAPoCAAAAAA==&#10;" fillcolor="#fbebed" stroked="f"/>
                <v:rect id="docshape242" o:spid="_x0000_s1028" style="position:absolute;left:7095;top:2836;width:829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NjqwQAAANsAAAAPAAAAZHJzL2Rvd25yZXYueG1sRE89a8Mw&#10;EN0L+Q/iAtkaOR3S4lo2JhDokKQk7dDxsM6WsXUyluI4+fXVUOj4eN9ZMdteTDT61rGCzToBQVw5&#10;3XKj4Ptr//wGwgdkjb1jUnAnD0W+eMow1e7GZ5ouoRExhH2KCkwIQyqlrwxZ9Gs3EEeudqPFEOHY&#10;SD3iLYbbXr4kyVZabDk2GBxoZ6jqLlerYPs4nY9zcuhK2tfE95/PwUyTUqvlXL6DCDSHf/Gf+0Mr&#10;eI1j45f4A2T+CwAA//8DAFBLAQItABQABgAIAAAAIQDb4fbL7gAAAIUBAAATAAAAAAAAAAAAAAAA&#10;AAAAAABbQ29udGVudF9UeXBlc10ueG1sUEsBAi0AFAAGAAgAAAAhAFr0LFu/AAAAFQEAAAsAAAAA&#10;AAAAAAAAAAAAHwEAAF9yZWxzLy5yZWxzUEsBAi0AFAAGAAgAAAAhAFUw2OrBAAAA2wAAAA8AAAAA&#10;AAAAAAAAAAAABwIAAGRycy9kb3ducmV2LnhtbFBLBQYAAAAAAwADALcAAAD1AgAAAAA=&#10;" fillcolor="#fbf4f7" stroked="f"/>
                <v:rect id="docshape243" o:spid="_x0000_s1029" style="position:absolute;left:7095;top:3022;width:829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VBaxgAAANsAAAAPAAAAZHJzL2Rvd25yZXYueG1sRI9ba8JA&#10;FITfC/6H5Qh9q5sWvEVXKS1Cg9XiBZ8P2dMkmj0bstsk+uu7BaGPw8x8w8yXnSlFQ7UrLCt4HkQg&#10;iFOrC84UHA+rpwkI55E1lpZJwZUcLBe9hznG2ra8o2bvMxEg7GJUkHtfxVK6NCeDbmAr4uB929qg&#10;D7LOpK6xDXBTypcoGkmDBYeFHCt6yym97H+MAn9cT983X9v18PNmTs0uuaXn5KDUY797nYHw1Pn/&#10;8L39oRWMp/D3JfwAufgFAAD//wMAUEsBAi0AFAAGAAgAAAAhANvh9svuAAAAhQEAABMAAAAAAAAA&#10;AAAAAAAAAAAAAFtDb250ZW50X1R5cGVzXS54bWxQSwECLQAUAAYACAAAACEAWvQsW78AAAAVAQAA&#10;CwAAAAAAAAAAAAAAAAAfAQAAX3JlbHMvLnJlbHNQSwECLQAUAAYACAAAACEAvEFQWsYAAADbAAAA&#10;DwAAAAAAAAAAAAAAAAAHAgAAZHJzL2Rvd25yZXYueG1sUEsFBgAAAAADAAMAtwAAAPoCAAAAAA==&#10;" fillcolor="#fbebed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760000" behindDoc="1" locked="0" layoutInCell="1" allowOverlap="1" wp14:anchorId="0B1BF774" wp14:editId="150269AA">
                <wp:simplePos x="0" y="0"/>
                <wp:positionH relativeFrom="page">
                  <wp:posOffset>3928745</wp:posOffset>
                </wp:positionH>
                <wp:positionV relativeFrom="page">
                  <wp:posOffset>2747010</wp:posOffset>
                </wp:positionV>
                <wp:extent cx="578485" cy="237490"/>
                <wp:effectExtent l="0" t="0" r="0" b="0"/>
                <wp:wrapNone/>
                <wp:docPr id="73" name="docshapegroup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485" cy="237490"/>
                          <a:chOff x="6187" y="4326"/>
                          <a:chExt cx="911" cy="374"/>
                        </a:xfrm>
                      </wpg:grpSpPr>
                      <wps:wsp>
                        <wps:cNvPr id="74" name="docshape245"/>
                        <wps:cNvSpPr>
                          <a:spLocks noChangeArrowheads="1"/>
                        </wps:cNvSpPr>
                        <wps:spPr bwMode="auto">
                          <a:xfrm>
                            <a:off x="6187" y="4325"/>
                            <a:ext cx="911" cy="188"/>
                          </a:xfrm>
                          <a:prstGeom prst="rect">
                            <a:avLst/>
                          </a:prstGeom>
                          <a:solidFill>
                            <a:srgbClr val="FAB6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docshape246"/>
                        <wps:cNvSpPr>
                          <a:spLocks noChangeArrowheads="1"/>
                        </wps:cNvSpPr>
                        <wps:spPr bwMode="auto">
                          <a:xfrm>
                            <a:off x="6187" y="4511"/>
                            <a:ext cx="911" cy="188"/>
                          </a:xfrm>
                          <a:prstGeom prst="rect">
                            <a:avLst/>
                          </a:prstGeom>
                          <a:solidFill>
                            <a:srgbClr val="FABEC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2E1F89" id="docshapegroup244" o:spid="_x0000_s1026" style="position:absolute;margin-left:309.35pt;margin-top:216.3pt;width:45.55pt;height:18.7pt;z-index:-17556480;mso-position-horizontal-relative:page;mso-position-vertical-relative:page" coordorigin="6187,4326" coordsize="911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m+ilwIAAIkHAAAOAAAAZHJzL2Uyb0RvYy54bWzcVclu2zAQvRfoPxC8N7IUeRMiB4mzoEDa&#10;Bkj7ATRFLajEYUnacvr1HZKyY7uHAimaQy8Eh7Nw5r0Z8uJy27VkI7RpQOY0PhtRIiSHopFVTr99&#10;vfswo8RYJgvWghQ5fRaGXi7ev7voVSYSqKEthCYYRJqsVzmtrVVZFBlei46ZM1BCorIE3TGLoq6i&#10;QrMeo3dtlIxGk6gHXSgNXBiDpzdBSRc+flkKbr+UpRGWtDnF3KxftV9Xbo0WFyyrNFN1w4c02Cuy&#10;6Fgj8dJ9qBtmGVnr5rdQXcM1GCjtGYcugrJsuPA1YDXx6KSaew1r5Wupsr5Se5gQ2hOcXh2Wf948&#10;atIUOZ2eUyJZhxwVwE3NlKjc9UmaOpB6VWVoe6/Vk3rUoVLcPgD/blAdneqdXAVjsuo/QYFx2dqC&#10;B2lb6s6FwPLJ1nPxvOdCbC3heDieztLZmBKOquR8ms4HrniNhDqvSTybUoLa9DyZBB55fTt4z+M4&#10;uKKn00UsC5f6RIfEXFXYdeYFWPN3wD451DxfxoG1AzY9BTZJxwFTb7YD1AQ0iYRlzWQlrrSGvhas&#10;wKxiX4RLF+MGBycY5OKP8B4C5e9l2Q7kPUzxbHYEE8uUNvZeQEfcJqcaJ8lzxzYPxgZEdyaOSgNt&#10;U9w1besFXa2WrSYbhlN3d3U9ud5FPzJrpTOW4NxCRHeCDIXCAj0rKJ6xSA1hdPGpwU0N+iclPY5t&#10;Ts2PNdOCkvajRKDmcZq6OfdCOp4mKOhDzepQwyTHUDm1lITt0oa3Ya10U9V4U+yLlnCFvVs2vnCX&#10;X8hqSBY76K1aCQfieEaT1Pf+UWcgG/+8lcY4YMjZm7fS7TIZGvX/bSX/RuF775+t4W9yH8qh7Fvv&#10;5Qdd/AIAAP//AwBQSwMEFAAGAAgAAAAhAMyPqCTiAAAACwEAAA8AAABkcnMvZG93bnJldi54bWxM&#10;j8FOwzAMhu9IvENkJG4s6QbtKE2naQJO0yQ2JMTNa722WpNUTdZ2b485wdH2p9/fn60m04qBet84&#10;qyGaKRBkC1c2ttLweXh7WILwAW2JrbOk4UoeVvntTYZp6Ub7QcM+VIJDrE9RQx1Cl0rpi5oM+pnr&#10;yPLt5HqDgce+kmWPI4ebVs6ViqXBxvKHGjva1FSc9xej4X3Ecb2IXoft+bS5fh+edl/biLS+v5vW&#10;LyACTeEPhl99VoecnY7uYksvWg1xtEwY1fC4mMcgmEjUM5c58iZRCmSeyf8d8h8AAAD//wMAUEsB&#10;Ai0AFAAGAAgAAAAhALaDOJL+AAAA4QEAABMAAAAAAAAAAAAAAAAAAAAAAFtDb250ZW50X1R5cGVz&#10;XS54bWxQSwECLQAUAAYACAAAACEAOP0h/9YAAACUAQAACwAAAAAAAAAAAAAAAAAvAQAAX3JlbHMv&#10;LnJlbHNQSwECLQAUAAYACAAAACEAsUJvopcCAACJBwAADgAAAAAAAAAAAAAAAAAuAgAAZHJzL2Uy&#10;b0RvYy54bWxQSwECLQAUAAYACAAAACEAzI+oJOIAAAALAQAADwAAAAAAAAAAAAAAAADxBAAAZHJz&#10;L2Rvd25yZXYueG1sUEsFBgAAAAAEAAQA8wAAAAAGAAAAAA==&#10;">
                <v:rect id="docshape245" o:spid="_x0000_s1027" style="position:absolute;left:6187;top:4325;width:911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J1ywwAAANsAAAAPAAAAZHJzL2Rvd25yZXYueG1sRI9BawIx&#10;FITvBf9DeIKXoklFalmNYkXBq6seentsXneXbl7WJK7b/npTKPQ4zMw3zHLd20Z05EPtWMPLRIEg&#10;LpypudRwPu3HbyBCRDbYOCYN3xRgvRo8LTEz7s5H6vJYigThkKGGKsY2kzIUFVkME9cSJ+/TeYsx&#10;SV9K4/Ge4LaRU6VepcWa00KFLW0rKr7ym9XglLz+fLz3u8DP3cWfc9+ozms9GvabBYhIffwP/7UP&#10;RsN8Br9f0g+QqwcAAAD//wMAUEsBAi0AFAAGAAgAAAAhANvh9svuAAAAhQEAABMAAAAAAAAAAAAA&#10;AAAAAAAAAFtDb250ZW50X1R5cGVzXS54bWxQSwECLQAUAAYACAAAACEAWvQsW78AAAAVAQAACwAA&#10;AAAAAAAAAAAAAAAfAQAAX3JlbHMvLnJlbHNQSwECLQAUAAYACAAAACEA0VidcsMAAADbAAAADwAA&#10;AAAAAAAAAAAAAAAHAgAAZHJzL2Rvd25yZXYueG1sUEsFBgAAAAADAAMAtwAAAPcCAAAAAA==&#10;" fillcolor="#fab6b8" stroked="f"/>
                <v:rect id="docshape246" o:spid="_x0000_s1028" style="position:absolute;left:6187;top:4511;width:911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GObxAAAANsAAAAPAAAAZHJzL2Rvd25yZXYueG1sRI9Ba8JA&#10;FITvBf/D8oTe6q5C2pC6igpCwRys7aW3R/Y1Cc2+jburSf99tyB4HGbmG2a5Hm0nruRD61jDfKZA&#10;EFfOtFxr+PzYP+UgQkQ22DkmDb8UYL2aPCyxMG7gd7qeYi0ShEOBGpoY+0LKUDVkMcxcT5y8b+ct&#10;xiR9LY3HIcFtJxdKPUuLLaeFBnvaNVT9nC5Wg/1S8lyWsjuUKh+2x8xnx/yg9eN03LyCiDTGe/jW&#10;fjMaXjL4/5J+gFz9AQAA//8DAFBLAQItABQABgAIAAAAIQDb4fbL7gAAAIUBAAATAAAAAAAAAAAA&#10;AAAAAAAAAABbQ29udGVudF9UeXBlc10ueG1sUEsBAi0AFAAGAAgAAAAhAFr0LFu/AAAAFQEAAAsA&#10;AAAAAAAAAAAAAAAAHwEAAF9yZWxzLy5yZWxzUEsBAi0AFAAGAAgAAAAhABQcY5vEAAAA2wAAAA8A&#10;AAAAAAAAAAAAAAAABwIAAGRycy9kb3ducmV2LnhtbFBLBQYAAAAAAwADALcAAAD4AgAAAAA=&#10;" fillcolor="#fabec2" stroked="f"/>
                <w10:wrap anchorx="page" anchory="page"/>
              </v:group>
            </w:pict>
          </mc:Fallback>
        </mc:AlternateContent>
      </w:r>
    </w:p>
    <w:p w14:paraId="49B34E97" w14:textId="1ED675A3" w:rsidR="0045732C" w:rsidRDefault="00A42D52">
      <w:pPr>
        <w:pStyle w:val="BodyText"/>
        <w:spacing w:before="102" w:line="249" w:lineRule="auto"/>
        <w:ind w:left="173" w:right="257" w:hanging="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760512" behindDoc="1" locked="0" layoutInCell="1" allowOverlap="1" wp14:anchorId="5239E115" wp14:editId="6E03B227">
                <wp:simplePos x="0" y="0"/>
                <wp:positionH relativeFrom="page">
                  <wp:posOffset>4505960</wp:posOffset>
                </wp:positionH>
                <wp:positionV relativeFrom="paragraph">
                  <wp:posOffset>-442595</wp:posOffset>
                </wp:positionV>
                <wp:extent cx="526415" cy="119380"/>
                <wp:effectExtent l="0" t="0" r="0" b="0"/>
                <wp:wrapNone/>
                <wp:docPr id="72" name="docshape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415" cy="119380"/>
                        </a:xfrm>
                        <a:prstGeom prst="rect">
                          <a:avLst/>
                        </a:prstGeom>
                        <a:solidFill>
                          <a:srgbClr val="FB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C9680A" id="docshape247" o:spid="_x0000_s1026" style="position:absolute;margin-left:354.8pt;margin-top:-34.85pt;width:41.45pt;height:9.4pt;z-index:-1755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xC/AQIAANsDAAAOAAAAZHJzL2Uyb0RvYy54bWysU8GO0zAQvSPxD5bvNE1ou7tR09XS3SKk&#10;BVZa+ADXdhKLxGPGbtPy9YydbilwQ1wsj2f8/N6b8fL20Hdsr9EbsBXPJ1POtJWgjG0q/vXL5s01&#10;Zz4Iq0QHVlf8qD2/Xb1+tRxcqQtooVMaGYFYXw6u4m0IrswyL1vdCz8Bpy0la8BeBAqxyRSKgdD7&#10;Lium00U2ACqHILX3dHo/Jvkq4de1luFzXXsdWFdx4hbSimndxjVbLUXZoHCtkSca4h9Y9MJYevQM&#10;dS+CYDs0f0H1RiJ4qMNEQp9BXRupkwZSk0//UPPcCqeTFjLHu7NN/v/Byk/7J2RGVfyq4MyKnnqk&#10;QPr4cjG7iv4MzpdU9uyeMCr07hHkN88srFthG32HCEOrhSJWeazPfrsQA09X2Xb4CIrQxS5AsupQ&#10;Yx8ByQR2SB05njuiD4FJOpwXi1k+50xSKs9v3l6njmWifLns0If3GnoWNxVHangCF/tHHyIZUb6U&#10;JPLQGbUxXZcCbLbrDtle0HBs3j0UD4vEnzRelnU2FluI10bEeJJURmGjQVtQRxKJME4Y/QjatIA/&#10;OBtouiruv+8Eas66D5aMuslnsziOKZjNrwoK8DKzvcwIKwmq4oGzcbsO4wjvHJqmpZfyJNrCHZlb&#10;myQ8Gj+yOpGlCUp+nKY9juhlnKp+/cnVTwAAAP//AwBQSwMEFAAGAAgAAAAhAH8lOEjgAAAACwEA&#10;AA8AAABkcnMvZG93bnJldi54bWxMj8FKxDAQhu+C7xBG8LabuLKtqU2XRVBEZGFXxWu2GZtqMylN&#10;tq1vbzzpcWY+/vn+cjO7jo04hNaTgqulAIZUe9NSo+D15X5xAyxETUZ3nlDBNwbYVOdnpS6Mn2iP&#10;4yE2LIVQKLQCG2NfcB5qi06Hpe+R0u3DD07HNA4NN4OeUrjr+EqIjDvdUvpgdY93Fuuvw8kpeLCP&#10;O/m2xf341D1P5vqTZv5OSl1ezNtbYBHn+AfDr35Shyo5Hf2JTGCdglzILKEKFpnMgSUil6s1sGPa&#10;rIUEXpX8f4fqBwAA//8DAFBLAQItABQABgAIAAAAIQC2gziS/gAAAOEBAAATAAAAAAAAAAAAAAAA&#10;AAAAAABbQ29udGVudF9UeXBlc10ueG1sUEsBAi0AFAAGAAgAAAAhADj9If/WAAAAlAEAAAsAAAAA&#10;AAAAAAAAAAAALwEAAF9yZWxzLy5yZWxzUEsBAi0AFAAGAAgAAAAhALm7EL8BAgAA2wMAAA4AAAAA&#10;AAAAAAAAAAAALgIAAGRycy9lMm9Eb2MueG1sUEsBAi0AFAAGAAgAAAAhAH8lOEjgAAAACwEAAA8A&#10;AAAAAAAAAAAAAAAAWwQAAGRycy9kb3ducmV2LnhtbFBLBQYAAAAABAAEAPMAAABoBQAAAAA=&#10;" fillcolor="#fbe2e6" stroked="f">
                <w10:wrap anchorx="page"/>
              </v:rect>
            </w:pict>
          </mc:Fallback>
        </mc:AlternateContent>
      </w:r>
      <w:r w:rsidR="002A74E7">
        <w:rPr>
          <w:rFonts w:ascii="Arial"/>
          <w:b/>
        </w:rPr>
        <w:t>Table</w:t>
      </w:r>
      <w:r w:rsidR="002A74E7">
        <w:rPr>
          <w:rFonts w:ascii="Arial"/>
          <w:b/>
          <w:spacing w:val="-6"/>
        </w:rPr>
        <w:t xml:space="preserve"> </w:t>
      </w:r>
      <w:r w:rsidR="002A74E7">
        <w:rPr>
          <w:rFonts w:ascii="Arial"/>
          <w:b/>
        </w:rPr>
        <w:t>4.</w:t>
      </w:r>
      <w:r w:rsidR="002A74E7">
        <w:rPr>
          <w:rFonts w:ascii="Arial"/>
          <w:b/>
          <w:spacing w:val="8"/>
        </w:rPr>
        <w:t xml:space="preserve"> </w:t>
      </w:r>
      <w:r w:rsidR="002A74E7">
        <w:t>Distribution</w:t>
      </w:r>
      <w:r w:rsidR="002A74E7">
        <w:rPr>
          <w:spacing w:val="-5"/>
        </w:rPr>
        <w:t xml:space="preserve"> </w:t>
      </w:r>
      <w:r w:rsidR="002A74E7">
        <w:t>of</w:t>
      </w:r>
      <w:r w:rsidR="002A74E7">
        <w:rPr>
          <w:spacing w:val="-5"/>
        </w:rPr>
        <w:t xml:space="preserve"> </w:t>
      </w:r>
      <w:r w:rsidR="002A74E7">
        <w:t>the</w:t>
      </w:r>
      <w:r w:rsidR="002A74E7">
        <w:rPr>
          <w:spacing w:val="-4"/>
        </w:rPr>
        <w:t xml:space="preserve"> </w:t>
      </w:r>
      <w:r w:rsidR="002A74E7">
        <w:t>worst</w:t>
      </w:r>
      <w:r w:rsidR="002A74E7">
        <w:rPr>
          <w:spacing w:val="-5"/>
        </w:rPr>
        <w:t xml:space="preserve"> </w:t>
      </w:r>
      <w:r w:rsidR="002A74E7">
        <w:t>symptom</w:t>
      </w:r>
      <w:r w:rsidR="002A74E7">
        <w:rPr>
          <w:spacing w:val="-5"/>
        </w:rPr>
        <w:t xml:space="preserve"> </w:t>
      </w:r>
      <w:r w:rsidR="002A74E7">
        <w:t>for</w:t>
      </w:r>
      <w:r w:rsidR="002A74E7">
        <w:rPr>
          <w:spacing w:val="-4"/>
        </w:rPr>
        <w:t xml:space="preserve"> </w:t>
      </w:r>
      <w:r w:rsidR="002A74E7">
        <w:t>each</w:t>
      </w:r>
      <w:r w:rsidR="002A74E7">
        <w:rPr>
          <w:spacing w:val="-5"/>
        </w:rPr>
        <w:t xml:space="preserve"> </w:t>
      </w:r>
      <w:r w:rsidR="002A74E7">
        <w:t>country</w:t>
      </w:r>
      <w:r w:rsidR="002A74E7">
        <w:rPr>
          <w:spacing w:val="-4"/>
        </w:rPr>
        <w:t xml:space="preserve"> </w:t>
      </w:r>
      <w:r w:rsidR="002A74E7">
        <w:t>and</w:t>
      </w:r>
      <w:r w:rsidR="002A74E7">
        <w:rPr>
          <w:spacing w:val="-5"/>
        </w:rPr>
        <w:t xml:space="preserve"> </w:t>
      </w:r>
      <w:r w:rsidR="002A74E7">
        <w:t>season.</w:t>
      </w:r>
      <w:r w:rsidR="002A74E7">
        <w:rPr>
          <w:spacing w:val="7"/>
        </w:rPr>
        <w:t xml:space="preserve"> </w:t>
      </w:r>
      <w:r w:rsidR="002A74E7">
        <w:t>We</w:t>
      </w:r>
      <w:r w:rsidR="002A74E7">
        <w:rPr>
          <w:spacing w:val="-5"/>
        </w:rPr>
        <w:t xml:space="preserve"> </w:t>
      </w:r>
      <w:r w:rsidR="002A74E7">
        <w:t>only</w:t>
      </w:r>
      <w:r w:rsidR="002A74E7">
        <w:rPr>
          <w:spacing w:val="-5"/>
        </w:rPr>
        <w:t xml:space="preserve"> </w:t>
      </w:r>
      <w:r w:rsidR="002A74E7">
        <w:t>considered</w:t>
      </w:r>
      <w:r w:rsidR="002A74E7">
        <w:rPr>
          <w:spacing w:val="-4"/>
        </w:rPr>
        <w:t xml:space="preserve"> </w:t>
      </w:r>
      <w:r w:rsidR="002A74E7">
        <w:t>countries</w:t>
      </w:r>
      <w:r w:rsidR="002A74E7">
        <w:rPr>
          <w:spacing w:val="-5"/>
        </w:rPr>
        <w:t xml:space="preserve"> </w:t>
      </w:r>
      <w:r w:rsidR="002A74E7">
        <w:t>with</w:t>
      </w:r>
      <w:r w:rsidR="002A74E7">
        <w:rPr>
          <w:spacing w:val="-5"/>
        </w:rPr>
        <w:t xml:space="preserve"> </w:t>
      </w:r>
      <w:r w:rsidR="002A74E7">
        <w:t>more</w:t>
      </w:r>
      <w:r w:rsidR="002A74E7">
        <w:rPr>
          <w:spacing w:val="-4"/>
        </w:rPr>
        <w:t xml:space="preserve"> </w:t>
      </w:r>
      <w:r w:rsidR="002A74E7">
        <w:t>than</w:t>
      </w:r>
      <w:r w:rsidR="002A74E7">
        <w:rPr>
          <w:spacing w:val="-5"/>
        </w:rPr>
        <w:t xml:space="preserve"> </w:t>
      </w:r>
      <w:r w:rsidR="002A74E7">
        <w:t>300</w:t>
      </w:r>
      <w:r w:rsidR="002A74E7">
        <w:rPr>
          <w:spacing w:val="-47"/>
        </w:rPr>
        <w:t xml:space="preserve"> </w:t>
      </w:r>
      <w:r w:rsidR="002A74E7">
        <w:t>questionnaires</w:t>
      </w:r>
      <w:r w:rsidR="002A74E7">
        <w:rPr>
          <w:spacing w:val="-3"/>
        </w:rPr>
        <w:t xml:space="preserve"> </w:t>
      </w:r>
      <w:r w:rsidR="002A74E7">
        <w:t>from</w:t>
      </w:r>
      <w:r w:rsidR="002A74E7">
        <w:rPr>
          <w:spacing w:val="-3"/>
        </w:rPr>
        <w:t xml:space="preserve"> </w:t>
      </w:r>
      <w:r w:rsidR="002A74E7">
        <w:t>more</w:t>
      </w:r>
      <w:r w:rsidR="002A74E7">
        <w:rPr>
          <w:spacing w:val="-3"/>
        </w:rPr>
        <w:t xml:space="preserve"> </w:t>
      </w:r>
      <w:r w:rsidR="002A74E7">
        <w:t>than</w:t>
      </w:r>
      <w:r w:rsidR="002A74E7">
        <w:rPr>
          <w:spacing w:val="-2"/>
        </w:rPr>
        <w:t xml:space="preserve"> </w:t>
      </w:r>
      <w:r w:rsidR="002A74E7">
        <w:t>30</w:t>
      </w:r>
      <w:r w:rsidR="002A74E7">
        <w:rPr>
          <w:spacing w:val="-3"/>
        </w:rPr>
        <w:t xml:space="preserve"> </w:t>
      </w:r>
      <w:r w:rsidR="002A74E7">
        <w:t>users.</w:t>
      </w:r>
      <w:r w:rsidR="002A74E7">
        <w:rPr>
          <w:spacing w:val="9"/>
        </w:rPr>
        <w:t xml:space="preserve"> </w:t>
      </w:r>
      <w:r w:rsidR="002A74E7">
        <w:t>Each</w:t>
      </w:r>
      <w:r w:rsidR="002A74E7">
        <w:rPr>
          <w:spacing w:val="-3"/>
        </w:rPr>
        <w:t xml:space="preserve"> </w:t>
      </w:r>
      <w:r w:rsidR="002A74E7">
        <w:t>column</w:t>
      </w:r>
      <w:r w:rsidR="002A74E7">
        <w:rPr>
          <w:spacing w:val="-3"/>
        </w:rPr>
        <w:t xml:space="preserve"> </w:t>
      </w:r>
      <w:r w:rsidR="002A74E7">
        <w:t>adds</w:t>
      </w:r>
      <w:r w:rsidR="002A74E7">
        <w:rPr>
          <w:spacing w:val="-3"/>
        </w:rPr>
        <w:t xml:space="preserve"> </w:t>
      </w:r>
      <w:r w:rsidR="002A74E7">
        <w:t>up</w:t>
      </w:r>
      <w:r w:rsidR="002A74E7">
        <w:rPr>
          <w:spacing w:val="-2"/>
        </w:rPr>
        <w:t xml:space="preserve"> </w:t>
      </w:r>
      <w:r w:rsidR="002A74E7">
        <w:t>to</w:t>
      </w:r>
      <w:r w:rsidR="002A74E7">
        <w:rPr>
          <w:spacing w:val="-3"/>
        </w:rPr>
        <w:t xml:space="preserve"> </w:t>
      </w:r>
      <w:r w:rsidR="002A74E7">
        <w:t>100</w:t>
      </w:r>
      <w:r w:rsidR="002A74E7">
        <w:rPr>
          <w:spacing w:val="-3"/>
        </w:rPr>
        <w:t xml:space="preserve"> </w:t>
      </w:r>
      <w:r w:rsidR="002A74E7">
        <w:t>%.</w:t>
      </w:r>
      <w:r w:rsidR="002A74E7">
        <w:rPr>
          <w:spacing w:val="9"/>
        </w:rPr>
        <w:t xml:space="preserve"> </w:t>
      </w:r>
      <w:r w:rsidR="002A74E7">
        <w:rPr>
          <w:i/>
        </w:rPr>
        <w:t>n</w:t>
      </w:r>
      <w:r w:rsidR="002A74E7">
        <w:rPr>
          <w:i/>
          <w:spacing w:val="-3"/>
        </w:rPr>
        <w:t xml:space="preserve"> </w:t>
      </w:r>
      <w:r w:rsidR="002A74E7">
        <w:t>denotes</w:t>
      </w:r>
      <w:r w:rsidR="002A74E7">
        <w:rPr>
          <w:spacing w:val="-3"/>
        </w:rPr>
        <w:t xml:space="preserve"> </w:t>
      </w:r>
      <w:r w:rsidR="002A74E7">
        <w:t>the</w:t>
      </w:r>
      <w:r w:rsidR="002A74E7">
        <w:rPr>
          <w:spacing w:val="-2"/>
        </w:rPr>
        <w:t xml:space="preserve"> </w:t>
      </w:r>
      <w:r w:rsidR="002A74E7">
        <w:t>number</w:t>
      </w:r>
      <w:r w:rsidR="002A74E7">
        <w:rPr>
          <w:spacing w:val="-3"/>
        </w:rPr>
        <w:t xml:space="preserve"> </w:t>
      </w:r>
      <w:r w:rsidR="002A74E7">
        <w:t>of</w:t>
      </w:r>
      <w:r w:rsidR="002A74E7">
        <w:rPr>
          <w:spacing w:val="-3"/>
        </w:rPr>
        <w:t xml:space="preserve"> </w:t>
      </w:r>
      <w:r w:rsidR="002A74E7">
        <w:t>users</w:t>
      </w:r>
      <w:r w:rsidR="002A74E7">
        <w:rPr>
          <w:spacing w:val="-3"/>
        </w:rPr>
        <w:t xml:space="preserve"> </w:t>
      </w:r>
      <w:r w:rsidR="002A74E7">
        <w:t>from</w:t>
      </w:r>
      <w:r w:rsidR="002A74E7">
        <w:rPr>
          <w:spacing w:val="-2"/>
        </w:rPr>
        <w:t xml:space="preserve"> </w:t>
      </w:r>
      <w:r w:rsidR="002A74E7">
        <w:t>this</w:t>
      </w:r>
      <w:r w:rsidR="002A74E7">
        <w:rPr>
          <w:spacing w:val="-3"/>
        </w:rPr>
        <w:t xml:space="preserve"> </w:t>
      </w:r>
      <w:r w:rsidR="002A74E7">
        <w:t>country.</w:t>
      </w:r>
    </w:p>
    <w:p w14:paraId="7EDAE1A0" w14:textId="77777777" w:rsidR="0045732C" w:rsidRDefault="0045732C">
      <w:pPr>
        <w:pStyle w:val="BodyText"/>
        <w:rPr>
          <w:sz w:val="24"/>
        </w:rPr>
      </w:pPr>
    </w:p>
    <w:p w14:paraId="2E0EB11C" w14:textId="77777777" w:rsidR="0045732C" w:rsidRDefault="002A74E7">
      <w:pPr>
        <w:pStyle w:val="BodyText"/>
        <w:spacing w:before="167" w:line="249" w:lineRule="auto"/>
        <w:ind w:left="173" w:right="168"/>
      </w:pPr>
      <w:r>
        <w:t>individuals</w:t>
      </w:r>
      <w:r>
        <w:rPr>
          <w:spacing w:val="-6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perceive</w:t>
      </w:r>
      <w:r>
        <w:rPr>
          <w:spacing w:val="-5"/>
        </w:rPr>
        <w:t xml:space="preserve"> </w:t>
      </w:r>
      <w:r>
        <w:t>tinnitus</w:t>
      </w:r>
      <w:r>
        <w:rPr>
          <w:spacing w:val="-5"/>
        </w:rPr>
        <w:t xml:space="preserve"> </w:t>
      </w:r>
      <w:r>
        <w:t>seasonally</w:t>
      </w:r>
      <w:r>
        <w:rPr>
          <w:spacing w:val="-5"/>
        </w:rPr>
        <w:t xml:space="preserve"> </w:t>
      </w:r>
      <w:r>
        <w:t>quite</w:t>
      </w:r>
      <w:r>
        <w:rPr>
          <w:spacing w:val="-5"/>
        </w:rPr>
        <w:t xml:space="preserve"> </w:t>
      </w:r>
      <w:r>
        <w:t>differently,</w:t>
      </w:r>
      <w:r>
        <w:rPr>
          <w:spacing w:val="-6"/>
        </w:rPr>
        <w:t xml:space="preserve"> </w:t>
      </w:r>
      <w:r>
        <w:t>possibly</w:t>
      </w:r>
      <w:r>
        <w:rPr>
          <w:spacing w:val="-5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completely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opposite</w:t>
      </w:r>
      <w:r>
        <w:rPr>
          <w:spacing w:val="-6"/>
        </w:rPr>
        <w:t xml:space="preserve"> </w:t>
      </w:r>
      <w:r>
        <w:t>direction.</w:t>
      </w:r>
      <w:r>
        <w:rPr>
          <w:spacing w:val="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means</w:t>
      </w:r>
      <w:r>
        <w:rPr>
          <w:spacing w:val="-4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findings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applicable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individuals.</w:t>
      </w:r>
    </w:p>
    <w:p w14:paraId="04AD4DED" w14:textId="77777777" w:rsidR="0045732C" w:rsidRDefault="0045732C">
      <w:pPr>
        <w:pStyle w:val="BodyText"/>
        <w:spacing w:before="9"/>
        <w:rPr>
          <w:sz w:val="12"/>
        </w:rPr>
      </w:pPr>
    </w:p>
    <w:p w14:paraId="07932CE8" w14:textId="77777777" w:rsidR="0045732C" w:rsidRPr="00E26D62" w:rsidRDefault="002A74E7">
      <w:pPr>
        <w:pStyle w:val="BodyText"/>
        <w:spacing w:before="98"/>
        <w:ind w:left="472"/>
        <w:rPr>
          <w:lang w:val="de-DE"/>
          <w:rPrChange w:id="56" w:author="joa24jm" w:date="2021-06-23T15:51:00Z">
            <w:rPr/>
          </w:rPrChange>
        </w:rPr>
      </w:pPr>
      <w:commentRangeStart w:id="57"/>
      <w:r>
        <w:rPr>
          <w:color w:val="000000"/>
          <w:spacing w:val="9"/>
          <w:w w:val="99"/>
          <w:shd w:val="clear" w:color="auto" w:fill="FF7F00"/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58" w:author="joa24jm" w:date="2021-06-23T15:51:00Z">
            <w:rPr>
              <w:color w:val="000000"/>
              <w:shd w:val="clear" w:color="auto" w:fill="FF7F00"/>
            </w:rPr>
          </w:rPrChange>
        </w:rPr>
        <w:t>Thomas:</w:t>
      </w:r>
      <w:r w:rsidRPr="00E26D62">
        <w:rPr>
          <w:color w:val="000000"/>
          <w:spacing w:val="6"/>
          <w:shd w:val="clear" w:color="auto" w:fill="FF7F00"/>
          <w:lang w:val="de-DE"/>
          <w:rPrChange w:id="59" w:author="joa24jm" w:date="2021-06-23T15:51:00Z">
            <w:rPr>
              <w:color w:val="000000"/>
              <w:spacing w:val="6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60" w:author="joa24jm" w:date="2021-06-23T15:51:00Z">
            <w:rPr>
              <w:color w:val="000000"/>
              <w:shd w:val="clear" w:color="auto" w:fill="FF7F00"/>
            </w:rPr>
          </w:rPrChange>
        </w:rPr>
        <w:t>Sollte</w:t>
      </w:r>
      <w:r w:rsidRPr="00E26D62">
        <w:rPr>
          <w:color w:val="000000"/>
          <w:spacing w:val="-4"/>
          <w:shd w:val="clear" w:color="auto" w:fill="FF7F00"/>
          <w:lang w:val="de-DE"/>
          <w:rPrChange w:id="61" w:author="joa24jm" w:date="2021-06-23T15:51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62" w:author="joa24jm" w:date="2021-06-23T15:51:00Z">
            <w:rPr>
              <w:color w:val="000000"/>
              <w:shd w:val="clear" w:color="auto" w:fill="FF7F00"/>
            </w:rPr>
          </w:rPrChange>
        </w:rPr>
        <w:t>im</w:t>
      </w:r>
      <w:r w:rsidRPr="00E26D62">
        <w:rPr>
          <w:color w:val="000000"/>
          <w:spacing w:val="-5"/>
          <w:shd w:val="clear" w:color="auto" w:fill="FF7F00"/>
          <w:lang w:val="de-DE"/>
          <w:rPrChange w:id="63" w:author="joa24jm" w:date="2021-06-23T15:51:00Z">
            <w:rPr>
              <w:color w:val="000000"/>
              <w:spacing w:val="-5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64" w:author="joa24jm" w:date="2021-06-23T15:51:00Z">
            <w:rPr>
              <w:color w:val="000000"/>
              <w:shd w:val="clear" w:color="auto" w:fill="FF7F00"/>
            </w:rPr>
          </w:rPrChange>
        </w:rPr>
        <w:t>vorangegangenen</w:t>
      </w:r>
      <w:r w:rsidRPr="00E26D62">
        <w:rPr>
          <w:color w:val="000000"/>
          <w:spacing w:val="-4"/>
          <w:shd w:val="clear" w:color="auto" w:fill="FF7F00"/>
          <w:lang w:val="de-DE"/>
          <w:rPrChange w:id="65" w:author="joa24jm" w:date="2021-06-23T15:51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66" w:author="joa24jm" w:date="2021-06-23T15:51:00Z">
            <w:rPr>
              <w:color w:val="000000"/>
              <w:shd w:val="clear" w:color="auto" w:fill="FF7F00"/>
            </w:rPr>
          </w:rPrChange>
        </w:rPr>
        <w:t>Abschnitt</w:t>
      </w:r>
      <w:r w:rsidRPr="00E26D62">
        <w:rPr>
          <w:color w:val="000000"/>
          <w:spacing w:val="-5"/>
          <w:shd w:val="clear" w:color="auto" w:fill="FF7F00"/>
          <w:lang w:val="de-DE"/>
          <w:rPrChange w:id="67" w:author="joa24jm" w:date="2021-06-23T15:51:00Z">
            <w:rPr>
              <w:color w:val="000000"/>
              <w:spacing w:val="-5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68" w:author="joa24jm" w:date="2021-06-23T15:51:00Z">
            <w:rPr>
              <w:color w:val="000000"/>
              <w:shd w:val="clear" w:color="auto" w:fill="FF7F00"/>
            </w:rPr>
          </w:rPrChange>
        </w:rPr>
        <w:t>mehr</w:t>
      </w:r>
      <w:r w:rsidRPr="00E26D62">
        <w:rPr>
          <w:color w:val="000000"/>
          <w:spacing w:val="-4"/>
          <w:shd w:val="clear" w:color="auto" w:fill="FF7F00"/>
          <w:lang w:val="de-DE"/>
          <w:rPrChange w:id="69" w:author="joa24jm" w:date="2021-06-23T15:51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70" w:author="joa24jm" w:date="2021-06-23T15:51:00Z">
            <w:rPr>
              <w:color w:val="000000"/>
              <w:shd w:val="clear" w:color="auto" w:fill="FF7F00"/>
            </w:rPr>
          </w:rPrChange>
        </w:rPr>
        <w:t>belegt</w:t>
      </w:r>
      <w:r w:rsidRPr="00E26D62">
        <w:rPr>
          <w:color w:val="000000"/>
          <w:spacing w:val="-4"/>
          <w:shd w:val="clear" w:color="auto" w:fill="FF7F00"/>
          <w:lang w:val="de-DE"/>
          <w:rPrChange w:id="71" w:author="joa24jm" w:date="2021-06-23T15:51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72" w:author="joa24jm" w:date="2021-06-23T15:51:00Z">
            <w:rPr>
              <w:color w:val="000000"/>
              <w:shd w:val="clear" w:color="auto" w:fill="FF7F00"/>
            </w:rPr>
          </w:rPrChange>
        </w:rPr>
        <w:t>werden?</w:t>
      </w:r>
      <w:r w:rsidRPr="00E26D62">
        <w:rPr>
          <w:color w:val="000000"/>
          <w:spacing w:val="9"/>
          <w:shd w:val="clear" w:color="auto" w:fill="FF7F00"/>
          <w:lang w:val="de-DE"/>
          <w:rPrChange w:id="73" w:author="joa24jm" w:date="2021-06-23T15:51:00Z">
            <w:rPr>
              <w:color w:val="000000"/>
              <w:spacing w:val="9"/>
              <w:shd w:val="clear" w:color="auto" w:fill="FF7F00"/>
            </w:rPr>
          </w:rPrChange>
        </w:rPr>
        <w:t xml:space="preserve"> </w:t>
      </w:r>
    </w:p>
    <w:p w14:paraId="342E6F6A" w14:textId="77777777" w:rsidR="0045732C" w:rsidRPr="00E26D62" w:rsidRDefault="0045732C">
      <w:pPr>
        <w:pStyle w:val="BodyText"/>
        <w:spacing w:before="8"/>
        <w:rPr>
          <w:sz w:val="13"/>
          <w:lang w:val="de-DE"/>
          <w:rPrChange w:id="74" w:author="joa24jm" w:date="2021-06-23T15:51:00Z">
            <w:rPr>
              <w:sz w:val="13"/>
            </w:rPr>
          </w:rPrChange>
        </w:rPr>
      </w:pPr>
    </w:p>
    <w:p w14:paraId="7474F2A5" w14:textId="77777777" w:rsidR="0045732C" w:rsidRPr="00E26D62" w:rsidRDefault="002A74E7">
      <w:pPr>
        <w:pStyle w:val="BodyText"/>
        <w:spacing w:before="97"/>
        <w:ind w:left="472"/>
        <w:rPr>
          <w:lang w:val="de-DE"/>
          <w:rPrChange w:id="75" w:author="joa24jm" w:date="2021-06-23T15:45:00Z">
            <w:rPr/>
          </w:rPrChange>
        </w:rPr>
      </w:pPr>
      <w:r w:rsidRPr="00E26D62">
        <w:rPr>
          <w:color w:val="000000"/>
          <w:spacing w:val="9"/>
          <w:w w:val="99"/>
          <w:shd w:val="clear" w:color="auto" w:fill="FF7F00"/>
          <w:lang w:val="de-DE"/>
          <w:rPrChange w:id="76" w:author="joa24jm" w:date="2021-06-23T15:51:00Z">
            <w:rPr>
              <w:color w:val="000000"/>
              <w:spacing w:val="9"/>
              <w:w w:val="99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77" w:author="joa24jm" w:date="2021-06-23T15:45:00Z">
            <w:rPr>
              <w:color w:val="000000"/>
              <w:shd w:val="clear" w:color="auto" w:fill="FF7F00"/>
            </w:rPr>
          </w:rPrChange>
        </w:rPr>
        <w:t>Thomas:</w:t>
      </w:r>
      <w:r w:rsidRPr="00E26D62">
        <w:rPr>
          <w:color w:val="000000"/>
          <w:spacing w:val="8"/>
          <w:shd w:val="clear" w:color="auto" w:fill="FF7F00"/>
          <w:lang w:val="de-DE"/>
          <w:rPrChange w:id="78" w:author="joa24jm" w:date="2021-06-23T15:45:00Z">
            <w:rPr>
              <w:color w:val="000000"/>
              <w:spacing w:val="8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79" w:author="joa24jm" w:date="2021-06-23T15:45:00Z">
            <w:rPr>
              <w:color w:val="000000"/>
              <w:shd w:val="clear" w:color="auto" w:fill="FF7F00"/>
            </w:rPr>
          </w:rPrChange>
        </w:rPr>
        <w:t>Zweite</w:t>
      </w:r>
      <w:r w:rsidRPr="00E26D62">
        <w:rPr>
          <w:color w:val="000000"/>
          <w:spacing w:val="-4"/>
          <w:shd w:val="clear" w:color="auto" w:fill="FF7F00"/>
          <w:lang w:val="de-DE"/>
          <w:rPrChange w:id="80" w:author="joa24jm" w:date="2021-06-23T15:45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81" w:author="joa24jm" w:date="2021-06-23T15:45:00Z">
            <w:rPr>
              <w:color w:val="000000"/>
              <w:shd w:val="clear" w:color="auto" w:fill="FF7F00"/>
            </w:rPr>
          </w:rPrChange>
        </w:rPr>
        <w:t>Frage,</w:t>
      </w:r>
      <w:r w:rsidRPr="00E26D62">
        <w:rPr>
          <w:color w:val="000000"/>
          <w:spacing w:val="-3"/>
          <w:shd w:val="clear" w:color="auto" w:fill="FF7F00"/>
          <w:lang w:val="de-DE"/>
          <w:rPrChange w:id="82" w:author="joa24jm" w:date="2021-06-23T15:45:00Z">
            <w:rPr>
              <w:color w:val="000000"/>
              <w:spacing w:val="-3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83" w:author="joa24jm" w:date="2021-06-23T15:45:00Z">
            <w:rPr>
              <w:color w:val="000000"/>
              <w:shd w:val="clear" w:color="auto" w:fill="FF7F00"/>
            </w:rPr>
          </w:rPrChange>
        </w:rPr>
        <w:t>ich</w:t>
      </w:r>
      <w:r w:rsidRPr="00E26D62">
        <w:rPr>
          <w:color w:val="000000"/>
          <w:spacing w:val="-3"/>
          <w:shd w:val="clear" w:color="auto" w:fill="FF7F00"/>
          <w:lang w:val="de-DE"/>
          <w:rPrChange w:id="84" w:author="joa24jm" w:date="2021-06-23T15:45:00Z">
            <w:rPr>
              <w:color w:val="000000"/>
              <w:spacing w:val="-3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85" w:author="joa24jm" w:date="2021-06-23T15:45:00Z">
            <w:rPr>
              <w:color w:val="000000"/>
              <w:shd w:val="clear" w:color="auto" w:fill="FF7F00"/>
            </w:rPr>
          </w:rPrChange>
        </w:rPr>
        <w:t>finde</w:t>
      </w:r>
      <w:r w:rsidRPr="00E26D62">
        <w:rPr>
          <w:color w:val="000000"/>
          <w:spacing w:val="-3"/>
          <w:shd w:val="clear" w:color="auto" w:fill="FF7F00"/>
          <w:lang w:val="de-DE"/>
          <w:rPrChange w:id="86" w:author="joa24jm" w:date="2021-06-23T15:45:00Z">
            <w:rPr>
              <w:color w:val="000000"/>
              <w:spacing w:val="-3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87" w:author="joa24jm" w:date="2021-06-23T15:45:00Z">
            <w:rPr>
              <w:color w:val="000000"/>
              <w:shd w:val="clear" w:color="auto" w:fill="FF7F00"/>
            </w:rPr>
          </w:rPrChange>
        </w:rPr>
        <w:t>es</w:t>
      </w:r>
      <w:r w:rsidRPr="00E26D62">
        <w:rPr>
          <w:color w:val="000000"/>
          <w:spacing w:val="-4"/>
          <w:shd w:val="clear" w:color="auto" w:fill="FF7F00"/>
          <w:lang w:val="de-DE"/>
          <w:rPrChange w:id="88" w:author="joa24jm" w:date="2021-06-23T15:45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89" w:author="joa24jm" w:date="2021-06-23T15:45:00Z">
            <w:rPr>
              <w:color w:val="000000"/>
              <w:shd w:val="clear" w:color="auto" w:fill="FF7F00"/>
            </w:rPr>
          </w:rPrChange>
        </w:rPr>
        <w:t>eher</w:t>
      </w:r>
      <w:r w:rsidRPr="00E26D62">
        <w:rPr>
          <w:color w:val="000000"/>
          <w:spacing w:val="-3"/>
          <w:shd w:val="clear" w:color="auto" w:fill="FF7F00"/>
          <w:lang w:val="de-DE"/>
          <w:rPrChange w:id="90" w:author="joa24jm" w:date="2021-06-23T15:45:00Z">
            <w:rPr>
              <w:color w:val="000000"/>
              <w:spacing w:val="-3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91" w:author="joa24jm" w:date="2021-06-23T15:45:00Z">
            <w:rPr>
              <w:color w:val="000000"/>
              <w:shd w:val="clear" w:color="auto" w:fill="FF7F00"/>
            </w:rPr>
          </w:rPrChange>
        </w:rPr>
        <w:t>skeptisch</w:t>
      </w:r>
      <w:r w:rsidRPr="00E26D62">
        <w:rPr>
          <w:color w:val="000000"/>
          <w:spacing w:val="-3"/>
          <w:shd w:val="clear" w:color="auto" w:fill="FF7F00"/>
          <w:lang w:val="de-DE"/>
          <w:rPrChange w:id="92" w:author="joa24jm" w:date="2021-06-23T15:45:00Z">
            <w:rPr>
              <w:color w:val="000000"/>
              <w:spacing w:val="-3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93" w:author="joa24jm" w:date="2021-06-23T15:45:00Z">
            <w:rPr>
              <w:color w:val="000000"/>
              <w:shd w:val="clear" w:color="auto" w:fill="FF7F00"/>
            </w:rPr>
          </w:rPrChange>
        </w:rPr>
        <w:t>zu</w:t>
      </w:r>
      <w:r w:rsidRPr="00E26D62">
        <w:rPr>
          <w:color w:val="000000"/>
          <w:spacing w:val="-3"/>
          <w:shd w:val="clear" w:color="auto" w:fill="FF7F00"/>
          <w:lang w:val="de-DE"/>
          <w:rPrChange w:id="94" w:author="joa24jm" w:date="2021-06-23T15:45:00Z">
            <w:rPr>
              <w:color w:val="000000"/>
              <w:spacing w:val="-3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95" w:author="joa24jm" w:date="2021-06-23T15:45:00Z">
            <w:rPr>
              <w:color w:val="000000"/>
              <w:shd w:val="clear" w:color="auto" w:fill="FF7F00"/>
            </w:rPr>
          </w:rPrChange>
        </w:rPr>
        <w:t>schreiben,</w:t>
      </w:r>
      <w:r w:rsidRPr="00E26D62">
        <w:rPr>
          <w:color w:val="000000"/>
          <w:spacing w:val="-3"/>
          <w:shd w:val="clear" w:color="auto" w:fill="FF7F00"/>
          <w:lang w:val="de-DE"/>
          <w:rPrChange w:id="96" w:author="joa24jm" w:date="2021-06-23T15:45:00Z">
            <w:rPr>
              <w:color w:val="000000"/>
              <w:spacing w:val="-3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97" w:author="joa24jm" w:date="2021-06-23T15:45:00Z">
            <w:rPr>
              <w:color w:val="000000"/>
              <w:shd w:val="clear" w:color="auto" w:fill="FF7F00"/>
            </w:rPr>
          </w:rPrChange>
        </w:rPr>
        <w:t>wie</w:t>
      </w:r>
      <w:r w:rsidRPr="00E26D62">
        <w:rPr>
          <w:color w:val="000000"/>
          <w:spacing w:val="-4"/>
          <w:shd w:val="clear" w:color="auto" w:fill="FF7F00"/>
          <w:lang w:val="de-DE"/>
          <w:rPrChange w:id="98" w:author="joa24jm" w:date="2021-06-23T15:45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99" w:author="joa24jm" w:date="2021-06-23T15:45:00Z">
            <w:rPr>
              <w:color w:val="000000"/>
              <w:shd w:val="clear" w:color="auto" w:fill="FF7F00"/>
            </w:rPr>
          </w:rPrChange>
        </w:rPr>
        <w:t>das</w:t>
      </w:r>
      <w:r w:rsidRPr="00E26D62">
        <w:rPr>
          <w:color w:val="000000"/>
          <w:spacing w:val="-3"/>
          <w:shd w:val="clear" w:color="auto" w:fill="FF7F00"/>
          <w:lang w:val="de-DE"/>
          <w:rPrChange w:id="100" w:author="joa24jm" w:date="2021-06-23T15:45:00Z">
            <w:rPr>
              <w:color w:val="000000"/>
              <w:spacing w:val="-3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01" w:author="joa24jm" w:date="2021-06-23T15:45:00Z">
            <w:rPr>
              <w:color w:val="000000"/>
              <w:shd w:val="clear" w:color="auto" w:fill="FF7F00"/>
            </w:rPr>
          </w:rPrChange>
        </w:rPr>
        <w:t>Johannes</w:t>
      </w:r>
      <w:r w:rsidRPr="00E26D62">
        <w:rPr>
          <w:color w:val="000000"/>
          <w:spacing w:val="-3"/>
          <w:shd w:val="clear" w:color="auto" w:fill="FF7F00"/>
          <w:lang w:val="de-DE"/>
          <w:rPrChange w:id="102" w:author="joa24jm" w:date="2021-06-23T15:45:00Z">
            <w:rPr>
              <w:color w:val="000000"/>
              <w:spacing w:val="-3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03" w:author="joa24jm" w:date="2021-06-23T15:45:00Z">
            <w:rPr>
              <w:color w:val="000000"/>
              <w:shd w:val="clear" w:color="auto" w:fill="FF7F00"/>
            </w:rPr>
          </w:rPrChange>
        </w:rPr>
        <w:t>gemacht</w:t>
      </w:r>
      <w:r w:rsidRPr="00E26D62">
        <w:rPr>
          <w:color w:val="000000"/>
          <w:spacing w:val="-3"/>
          <w:shd w:val="clear" w:color="auto" w:fill="FF7F00"/>
          <w:lang w:val="de-DE"/>
          <w:rPrChange w:id="104" w:author="joa24jm" w:date="2021-06-23T15:45:00Z">
            <w:rPr>
              <w:color w:val="000000"/>
              <w:spacing w:val="-3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05" w:author="joa24jm" w:date="2021-06-23T15:45:00Z">
            <w:rPr>
              <w:color w:val="000000"/>
              <w:shd w:val="clear" w:color="auto" w:fill="FF7F00"/>
            </w:rPr>
          </w:rPrChange>
        </w:rPr>
        <w:t>hat</w:t>
      </w:r>
      <w:r w:rsidRPr="00E26D62">
        <w:rPr>
          <w:color w:val="000000"/>
          <w:spacing w:val="-4"/>
          <w:shd w:val="clear" w:color="auto" w:fill="FF7F00"/>
          <w:lang w:val="de-DE"/>
          <w:rPrChange w:id="106" w:author="joa24jm" w:date="2021-06-23T15:45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07" w:author="joa24jm" w:date="2021-06-23T15:45:00Z">
            <w:rPr>
              <w:color w:val="000000"/>
              <w:shd w:val="clear" w:color="auto" w:fill="FF7F00"/>
            </w:rPr>
          </w:rPrChange>
        </w:rPr>
        <w:t>besser</w:t>
      </w:r>
      <w:r w:rsidRPr="00E26D62">
        <w:rPr>
          <w:color w:val="000000"/>
          <w:spacing w:val="7"/>
          <w:shd w:val="clear" w:color="auto" w:fill="FF7F00"/>
          <w:lang w:val="de-DE"/>
          <w:rPrChange w:id="108" w:author="joa24jm" w:date="2021-06-23T15:45:00Z">
            <w:rPr>
              <w:color w:val="000000"/>
              <w:spacing w:val="7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lang w:val="de-DE"/>
          <w:rPrChange w:id="109" w:author="joa24jm" w:date="2021-06-23T15:45:00Z">
            <w:rPr>
              <w:color w:val="000000"/>
            </w:rPr>
          </w:rPrChange>
        </w:rPr>
        <w:t>,</w:t>
      </w:r>
    </w:p>
    <w:p w14:paraId="458DAC89" w14:textId="77777777" w:rsidR="0045732C" w:rsidRPr="00E26D62" w:rsidRDefault="002A74E7">
      <w:pPr>
        <w:pStyle w:val="BodyText"/>
        <w:spacing w:before="88"/>
        <w:ind w:left="173"/>
        <w:jc w:val="both"/>
        <w:rPr>
          <w:lang w:val="de-DE"/>
          <w:rPrChange w:id="110" w:author="joa24jm" w:date="2021-06-23T15:51:00Z">
            <w:rPr/>
          </w:rPrChange>
        </w:rPr>
      </w:pPr>
      <w:r w:rsidRPr="00E26D62">
        <w:rPr>
          <w:color w:val="000000"/>
          <w:spacing w:val="9"/>
          <w:w w:val="99"/>
          <w:shd w:val="clear" w:color="auto" w:fill="FF7F00"/>
          <w:lang w:val="de-DE"/>
          <w:rPrChange w:id="111" w:author="joa24jm" w:date="2021-06-23T15:45:00Z">
            <w:rPr>
              <w:color w:val="000000"/>
              <w:spacing w:val="9"/>
              <w:w w:val="99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12" w:author="joa24jm" w:date="2021-06-23T15:51:00Z">
            <w:rPr>
              <w:color w:val="000000"/>
              <w:shd w:val="clear" w:color="auto" w:fill="FF7F00"/>
            </w:rPr>
          </w:rPrChange>
        </w:rPr>
        <w:t>aber</w:t>
      </w:r>
      <w:r w:rsidRPr="00E26D62">
        <w:rPr>
          <w:color w:val="000000"/>
          <w:spacing w:val="-5"/>
          <w:shd w:val="clear" w:color="auto" w:fill="FF7F00"/>
          <w:lang w:val="de-DE"/>
          <w:rPrChange w:id="113" w:author="joa24jm" w:date="2021-06-23T15:51:00Z">
            <w:rPr>
              <w:color w:val="000000"/>
              <w:spacing w:val="-5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14" w:author="joa24jm" w:date="2021-06-23T15:51:00Z">
            <w:rPr>
              <w:color w:val="000000"/>
              <w:shd w:val="clear" w:color="auto" w:fill="FF7F00"/>
            </w:rPr>
          </w:rPrChange>
        </w:rPr>
        <w:t>sollten</w:t>
      </w:r>
      <w:r w:rsidRPr="00E26D62">
        <w:rPr>
          <w:color w:val="000000"/>
          <w:spacing w:val="-4"/>
          <w:shd w:val="clear" w:color="auto" w:fill="FF7F00"/>
          <w:lang w:val="de-DE"/>
          <w:rPrChange w:id="115" w:author="joa24jm" w:date="2021-06-23T15:51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16" w:author="joa24jm" w:date="2021-06-23T15:51:00Z">
            <w:rPr>
              <w:color w:val="000000"/>
              <w:shd w:val="clear" w:color="auto" w:fill="FF7F00"/>
            </w:rPr>
          </w:rPrChange>
        </w:rPr>
        <w:t>wir</w:t>
      </w:r>
      <w:r w:rsidRPr="00E26D62">
        <w:rPr>
          <w:color w:val="000000"/>
          <w:spacing w:val="-4"/>
          <w:shd w:val="clear" w:color="auto" w:fill="FF7F00"/>
          <w:lang w:val="de-DE"/>
          <w:rPrChange w:id="117" w:author="joa24jm" w:date="2021-06-23T15:51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18" w:author="joa24jm" w:date="2021-06-23T15:51:00Z">
            <w:rPr>
              <w:color w:val="000000"/>
              <w:shd w:val="clear" w:color="auto" w:fill="FF7F00"/>
            </w:rPr>
          </w:rPrChange>
        </w:rPr>
        <w:t>positiver</w:t>
      </w:r>
      <w:r w:rsidRPr="00E26D62">
        <w:rPr>
          <w:color w:val="000000"/>
          <w:spacing w:val="-4"/>
          <w:shd w:val="clear" w:color="auto" w:fill="FF7F00"/>
          <w:lang w:val="de-DE"/>
          <w:rPrChange w:id="119" w:author="joa24jm" w:date="2021-06-23T15:51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20" w:author="joa24jm" w:date="2021-06-23T15:51:00Z">
            <w:rPr>
              <w:color w:val="000000"/>
              <w:shd w:val="clear" w:color="auto" w:fill="FF7F00"/>
            </w:rPr>
          </w:rPrChange>
        </w:rPr>
        <w:t>werden?</w:t>
      </w:r>
      <w:r w:rsidRPr="00E26D62">
        <w:rPr>
          <w:color w:val="000000"/>
          <w:spacing w:val="9"/>
          <w:shd w:val="clear" w:color="auto" w:fill="FF7F00"/>
          <w:lang w:val="de-DE"/>
          <w:rPrChange w:id="121" w:author="joa24jm" w:date="2021-06-23T15:51:00Z">
            <w:rPr>
              <w:color w:val="000000"/>
              <w:spacing w:val="9"/>
              <w:shd w:val="clear" w:color="auto" w:fill="FF7F00"/>
            </w:rPr>
          </w:rPrChange>
        </w:rPr>
        <w:t xml:space="preserve"> </w:t>
      </w:r>
      <w:commentRangeEnd w:id="57"/>
      <w:r w:rsidR="00641B88">
        <w:rPr>
          <w:rStyle w:val="CommentReference"/>
        </w:rPr>
        <w:commentReference w:id="57"/>
      </w:r>
    </w:p>
    <w:p w14:paraId="6720E2B4" w14:textId="77777777" w:rsidR="0045732C" w:rsidRPr="00E26D62" w:rsidRDefault="0045732C">
      <w:pPr>
        <w:pStyle w:val="BodyText"/>
        <w:spacing w:before="1"/>
        <w:rPr>
          <w:sz w:val="22"/>
          <w:lang w:val="de-DE"/>
          <w:rPrChange w:id="122" w:author="joa24jm" w:date="2021-06-23T15:51:00Z">
            <w:rPr>
              <w:sz w:val="22"/>
            </w:rPr>
          </w:rPrChange>
        </w:rPr>
      </w:pPr>
    </w:p>
    <w:p w14:paraId="73A5F28C" w14:textId="77777777" w:rsidR="0045732C" w:rsidRDefault="002A74E7">
      <w:pPr>
        <w:pStyle w:val="BodyText"/>
        <w:spacing w:before="1" w:line="249" w:lineRule="auto"/>
        <w:ind w:left="166" w:right="164" w:firstLine="306"/>
        <w:jc w:val="both"/>
      </w:pPr>
      <w:r>
        <w:rPr>
          <w:w w:val="95"/>
        </w:rPr>
        <w:t>For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worst</w:t>
      </w:r>
      <w:r>
        <w:rPr>
          <w:spacing w:val="13"/>
          <w:w w:val="95"/>
        </w:rPr>
        <w:t xml:space="preserve"> </w:t>
      </w:r>
      <w:r>
        <w:rPr>
          <w:w w:val="95"/>
        </w:rPr>
        <w:t>tinnitus</w:t>
      </w:r>
      <w:r>
        <w:rPr>
          <w:spacing w:val="14"/>
          <w:w w:val="95"/>
        </w:rPr>
        <w:t xml:space="preserve"> </w:t>
      </w:r>
      <w:r>
        <w:rPr>
          <w:w w:val="95"/>
        </w:rPr>
        <w:t>symptom</w:t>
      </w:r>
      <w:r>
        <w:rPr>
          <w:spacing w:val="13"/>
          <w:w w:val="95"/>
        </w:rPr>
        <w:t xml:space="preserve"> </w:t>
      </w:r>
      <w:r>
        <w:rPr>
          <w:w w:val="95"/>
        </w:rPr>
        <w:t>per</w:t>
      </w:r>
      <w:r>
        <w:rPr>
          <w:spacing w:val="13"/>
          <w:w w:val="95"/>
        </w:rPr>
        <w:t xml:space="preserve"> </w:t>
      </w:r>
      <w:r>
        <w:rPr>
          <w:w w:val="95"/>
        </w:rPr>
        <w:t>country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season,</w:t>
      </w:r>
      <w:r>
        <w:rPr>
          <w:spacing w:val="13"/>
          <w:w w:val="95"/>
        </w:rPr>
        <w:t xml:space="preserve"> </w:t>
      </w:r>
      <w:r>
        <w:rPr>
          <w:w w:val="95"/>
        </w:rPr>
        <w:t>comparability</w:t>
      </w:r>
      <w:r>
        <w:rPr>
          <w:spacing w:val="13"/>
          <w:w w:val="95"/>
        </w:rPr>
        <w:t xml:space="preserve"> </w:t>
      </w:r>
      <w:r>
        <w:rPr>
          <w:w w:val="95"/>
        </w:rPr>
        <w:t>between</w:t>
      </w:r>
      <w:r>
        <w:rPr>
          <w:spacing w:val="14"/>
          <w:w w:val="95"/>
        </w:rPr>
        <w:t xml:space="preserve"> </w:t>
      </w:r>
      <w:r>
        <w:rPr>
          <w:w w:val="95"/>
        </w:rPr>
        <w:t>countries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seasons</w:t>
      </w:r>
      <w:r>
        <w:rPr>
          <w:spacing w:val="14"/>
          <w:w w:val="95"/>
        </w:rPr>
        <w:t xml:space="preserve"> </w:t>
      </w:r>
      <w:r>
        <w:rPr>
          <w:w w:val="95"/>
        </w:rPr>
        <w:t>may</w:t>
      </w:r>
      <w:r>
        <w:rPr>
          <w:spacing w:val="13"/>
          <w:w w:val="95"/>
        </w:rPr>
        <w:t xml:space="preserve"> </w:t>
      </w:r>
      <w:r>
        <w:rPr>
          <w:w w:val="95"/>
        </w:rPr>
        <w:t>also</w:t>
      </w:r>
      <w:r>
        <w:rPr>
          <w:spacing w:val="13"/>
          <w:w w:val="95"/>
        </w:rPr>
        <w:t xml:space="preserve"> </w:t>
      </w:r>
      <w:r>
        <w:rPr>
          <w:w w:val="95"/>
        </w:rPr>
        <w:t>be</w:t>
      </w:r>
      <w:r>
        <w:rPr>
          <w:spacing w:val="14"/>
          <w:w w:val="95"/>
        </w:rPr>
        <w:t xml:space="preserve"> </w:t>
      </w:r>
      <w:r>
        <w:rPr>
          <w:w w:val="95"/>
        </w:rPr>
        <w:t>biased</w:t>
      </w:r>
      <w:r>
        <w:rPr>
          <w:spacing w:val="13"/>
          <w:w w:val="95"/>
        </w:rPr>
        <w:t xml:space="preserve"> </w:t>
      </w:r>
      <w:r>
        <w:rPr>
          <w:w w:val="95"/>
        </w:rPr>
        <w:t>by</w:t>
      </w:r>
      <w:r>
        <w:rPr>
          <w:spacing w:val="-45"/>
          <w:w w:val="9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selection</w:t>
      </w:r>
      <w:r>
        <w:rPr>
          <w:spacing w:val="-8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low</w:t>
      </w:r>
      <w:r>
        <w:rPr>
          <w:spacing w:val="-9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category.</w:t>
      </w:r>
      <w:r>
        <w:rPr>
          <w:spacing w:val="2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Switzerland,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example,</w:t>
      </w:r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expect</w:t>
      </w:r>
      <w:r>
        <w:rPr>
          <w:spacing w:val="-9"/>
        </w:rPr>
        <w:t xml:space="preserve"> </w:t>
      </w:r>
      <w:r>
        <w:t>3.17</w:t>
      </w:r>
      <w:r>
        <w:rPr>
          <w:spacing w:val="-8"/>
        </w:rPr>
        <w:t xml:space="preserve"> </w:t>
      </w:r>
      <w:r>
        <w:t>individuals</w:t>
      </w:r>
      <w:r>
        <w:rPr>
          <w:spacing w:val="-8"/>
        </w:rPr>
        <w:t xml:space="preserve"> </w:t>
      </w:r>
      <w:r>
        <w:t>per</w:t>
      </w:r>
      <w:r>
        <w:rPr>
          <w:spacing w:val="-48"/>
        </w:rPr>
        <w:t xml:space="preserve"> </w:t>
      </w:r>
      <w:r>
        <w:t>symptom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season</w:t>
      </w:r>
      <w:r>
        <w:rPr>
          <w:spacing w:val="-7"/>
        </w:rPr>
        <w:t xml:space="preserve"> </w:t>
      </w:r>
      <w:r>
        <w:t>(i.e.,</w:t>
      </w:r>
      <w:r>
        <w:rPr>
          <w:spacing w:val="-7"/>
        </w:rPr>
        <w:t xml:space="preserve"> </w:t>
      </w:r>
      <w:r>
        <w:t>2.8</w:t>
      </w:r>
      <w:r>
        <w:rPr>
          <w:spacing w:val="-7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line),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symptoms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seasons</w:t>
      </w:r>
      <w:r>
        <w:rPr>
          <w:spacing w:val="-7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equally</w:t>
      </w:r>
      <w:r>
        <w:rPr>
          <w:spacing w:val="-6"/>
        </w:rPr>
        <w:t xml:space="preserve"> </w:t>
      </w:r>
      <w:r>
        <w:t>distributed.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respect,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surprising</w:t>
      </w:r>
      <w:r>
        <w:rPr>
          <w:spacing w:val="-7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rPr>
          <w:w w:val="95"/>
        </w:rPr>
        <w:t>Switzerland, for example, that relaxation is more difficult in summer (7.89 %) than in winter (3.51 %). The situation is different</w:t>
      </w:r>
      <w:r>
        <w:rPr>
          <w:spacing w:val="1"/>
          <w:w w:val="95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Germany.</w:t>
      </w:r>
      <w:r>
        <w:rPr>
          <w:spacing w:val="-2"/>
        </w:rPr>
        <w:t xml:space="preserve"> </w:t>
      </w:r>
      <w:r>
        <w:rPr>
          <w:spacing w:val="-1"/>
        </w:rPr>
        <w:t>Here,</w:t>
      </w:r>
      <w:r>
        <w:rPr>
          <w:spacing w:val="-11"/>
        </w:rPr>
        <w:t xml:space="preserve"> </w:t>
      </w:r>
      <w:r>
        <w:rPr>
          <w:spacing w:val="-1"/>
        </w:rPr>
        <w:t>we</w:t>
      </w:r>
      <w:r>
        <w:rPr>
          <w:spacing w:val="-11"/>
        </w:rPr>
        <w:t xml:space="preserve"> </w:t>
      </w:r>
      <w:r>
        <w:rPr>
          <w:spacing w:val="-1"/>
        </w:rPr>
        <w:t>have</w:t>
      </w:r>
      <w:r>
        <w:rPr>
          <w:spacing w:val="-12"/>
        </w:rPr>
        <w:t xml:space="preserve"> </w:t>
      </w:r>
      <w:proofErr w:type="gramStart"/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large</w:t>
      </w:r>
      <w:r>
        <w:rPr>
          <w:spacing w:val="-11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proofErr w:type="gramEnd"/>
      <w:r>
        <w:rPr>
          <w:spacing w:val="-11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1310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would</w:t>
      </w:r>
      <w:r>
        <w:rPr>
          <w:spacing w:val="-11"/>
        </w:rPr>
        <w:t xml:space="preserve"> </w:t>
      </w:r>
      <w:r>
        <w:t>expect</w:t>
      </w:r>
      <w:r>
        <w:rPr>
          <w:spacing w:val="-11"/>
        </w:rPr>
        <w:t xml:space="preserve"> </w:t>
      </w:r>
      <w:r>
        <w:t>36.4</w:t>
      </w:r>
      <w:r>
        <w:rPr>
          <w:spacing w:val="-12"/>
        </w:rPr>
        <w:t xml:space="preserve"> </w:t>
      </w:r>
      <w:r>
        <w:t>individuals</w:t>
      </w:r>
      <w:r>
        <w:rPr>
          <w:spacing w:val="-11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category,</w:t>
      </w:r>
      <w:r>
        <w:rPr>
          <w:spacing w:val="-12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symptoms</w:t>
      </w:r>
      <w:r>
        <w:rPr>
          <w:spacing w:val="-48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equally</w:t>
      </w:r>
      <w:r>
        <w:rPr>
          <w:spacing w:val="-6"/>
        </w:rPr>
        <w:t xml:space="preserve"> </w:t>
      </w:r>
      <w:r>
        <w:t>distributed</w:t>
      </w:r>
      <w:r>
        <w:rPr>
          <w:spacing w:val="-6"/>
        </w:rPr>
        <w:t xml:space="preserve"> </w:t>
      </w:r>
      <w:r>
        <w:t>among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seasons.</w:t>
      </w:r>
      <w:r>
        <w:rPr>
          <w:spacing w:val="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argument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supported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fact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variance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Germany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lower</w:t>
      </w:r>
      <w:r>
        <w:rPr>
          <w:spacing w:val="-6"/>
        </w:rPr>
        <w:t xml:space="preserve"> </w:t>
      </w:r>
      <w:r>
        <w:t>than</w:t>
      </w:r>
      <w:r>
        <w:rPr>
          <w:spacing w:val="-4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Switzerland.</w:t>
      </w:r>
      <w:r>
        <w:rPr>
          <w:spacing w:val="2"/>
        </w:rPr>
        <w:t xml:space="preserve"> </w:t>
      </w:r>
      <w:r>
        <w:t>Nevertheless,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observe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Germany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relaxing</w:t>
      </w:r>
      <w:r>
        <w:rPr>
          <w:spacing w:val="-8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tinnitus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difficult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spring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autumn</w:t>
      </w:r>
      <w:r>
        <w:rPr>
          <w:spacing w:val="-48"/>
        </w:rPr>
        <w:t xml:space="preserve"> </w:t>
      </w:r>
      <w:r>
        <w:t>(about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proofErr w:type="gramStart"/>
      <w:r>
        <w:t>%</w:t>
      </w:r>
      <w:r>
        <w:rPr>
          <w:spacing w:val="-1"/>
        </w:rPr>
        <w:t xml:space="preserve"> </w:t>
      </w:r>
      <w:r>
        <w:t>)</w:t>
      </w:r>
      <w:proofErr w:type="gramEnd"/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summer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winter</w:t>
      </w:r>
      <w:r>
        <w:rPr>
          <w:spacing w:val="-1"/>
        </w:rPr>
        <w:t xml:space="preserve"> </w:t>
      </w:r>
      <w:r>
        <w:t>(about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%).</w:t>
      </w:r>
    </w:p>
    <w:p w14:paraId="4056D8EC" w14:textId="77777777" w:rsidR="0045732C" w:rsidRDefault="002A74E7">
      <w:pPr>
        <w:pStyle w:val="BodyText"/>
        <w:spacing w:before="153"/>
        <w:ind w:left="173" w:right="168"/>
        <w:jc w:val="both"/>
        <w:rPr>
          <w:rFonts w:ascii="Courier New"/>
        </w:rPr>
      </w:pPr>
      <w:r>
        <w:rPr>
          <w:rFonts w:ascii="Arial"/>
          <w:b/>
          <w:sz w:val="18"/>
        </w:rPr>
        <w:t>Feature Importance</w:t>
      </w:r>
      <w:r>
        <w:rPr>
          <w:rFonts w:ascii="Arial"/>
          <w:b/>
          <w:spacing w:val="1"/>
          <w:sz w:val="18"/>
        </w:rPr>
        <w:t xml:space="preserve"> </w:t>
      </w:r>
      <w:r>
        <w:t xml:space="preserve">High cardinality features such as </w:t>
      </w:r>
      <w:commentRangeStart w:id="123"/>
      <w:proofErr w:type="spellStart"/>
      <w:r>
        <w:rPr>
          <w:rFonts w:ascii="Courier New"/>
        </w:rPr>
        <w:t>year_of_birth</w:t>
      </w:r>
      <w:proofErr w:type="spellEnd"/>
      <w:r>
        <w:rPr>
          <w:rFonts w:ascii="Courier New"/>
        </w:rPr>
        <w:t xml:space="preserve"> </w:t>
      </w:r>
      <w:commentRangeEnd w:id="123"/>
      <w:r w:rsidR="00641B88">
        <w:rPr>
          <w:rStyle w:val="CommentReference"/>
        </w:rPr>
        <w:commentReference w:id="123"/>
      </w:r>
      <w:r>
        <w:t>and the daily questions are assigned a higher</w:t>
      </w:r>
      <w:r>
        <w:rPr>
          <w:spacing w:val="1"/>
        </w:rPr>
        <w:t xml:space="preserve"> </w:t>
      </w:r>
      <w:r>
        <w:t>importance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features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easily</w:t>
      </w:r>
      <w:r>
        <w:rPr>
          <w:spacing w:val="-10"/>
        </w:rPr>
        <w:t xml:space="preserve"> </w:t>
      </w:r>
      <w:r>
        <w:t>split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multiple,</w:t>
      </w:r>
      <w:r>
        <w:rPr>
          <w:spacing w:val="-10"/>
        </w:rPr>
        <w:t xml:space="preserve"> </w:t>
      </w:r>
      <w:r>
        <w:t>potentially</w:t>
      </w:r>
      <w:r>
        <w:rPr>
          <w:spacing w:val="-10"/>
        </w:rPr>
        <w:t xml:space="preserve"> </w:t>
      </w:r>
      <w:r>
        <w:t>pure</w:t>
      </w:r>
      <w:r>
        <w:rPr>
          <w:spacing w:val="-10"/>
        </w:rPr>
        <w:t xml:space="preserve"> </w:t>
      </w:r>
      <w:r>
        <w:t>subsets.</w:t>
      </w:r>
      <w:r>
        <w:rPr>
          <w:spacing w:val="-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binary</w:t>
      </w:r>
      <w:r>
        <w:rPr>
          <w:spacing w:val="-10"/>
        </w:rPr>
        <w:t xml:space="preserve"> </w:t>
      </w:r>
      <w:r>
        <w:t>features,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tree</w:t>
      </w:r>
      <w:r>
        <w:rPr>
          <w:spacing w:val="-10"/>
        </w:rPr>
        <w:t xml:space="preserve"> </w:t>
      </w:r>
      <w:r>
        <w:t>classifier</w:t>
      </w:r>
      <w:r>
        <w:rPr>
          <w:spacing w:val="-48"/>
        </w:rPr>
        <w:t xml:space="preserve"> </w:t>
      </w:r>
      <w:r>
        <w:rPr>
          <w:w w:val="95"/>
        </w:rPr>
        <w:t>can</w:t>
      </w:r>
      <w:r>
        <w:rPr>
          <w:spacing w:val="9"/>
          <w:w w:val="95"/>
        </w:rPr>
        <w:t xml:space="preserve"> </w:t>
      </w:r>
      <w:r>
        <w:rPr>
          <w:w w:val="95"/>
        </w:rPr>
        <w:t>only</w:t>
      </w:r>
      <w:r>
        <w:rPr>
          <w:spacing w:val="9"/>
          <w:w w:val="95"/>
        </w:rPr>
        <w:t xml:space="preserve"> </w:t>
      </w:r>
      <w:r>
        <w:rPr>
          <w:w w:val="95"/>
        </w:rPr>
        <w:t>split</w:t>
      </w:r>
      <w:r>
        <w:rPr>
          <w:spacing w:val="9"/>
          <w:w w:val="95"/>
        </w:rPr>
        <w:t xml:space="preserve"> </w:t>
      </w:r>
      <w:r>
        <w:rPr>
          <w:w w:val="95"/>
        </w:rPr>
        <w:t>up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data</w:t>
      </w:r>
      <w:r>
        <w:rPr>
          <w:spacing w:val="9"/>
          <w:w w:val="95"/>
        </w:rPr>
        <w:t xml:space="preserve"> </w:t>
      </w:r>
      <w:r>
        <w:rPr>
          <w:w w:val="95"/>
        </w:rPr>
        <w:t>once.</w:t>
      </w:r>
      <w:r>
        <w:rPr>
          <w:spacing w:val="27"/>
          <w:w w:val="95"/>
        </w:rPr>
        <w:t xml:space="preserve"> </w:t>
      </w:r>
      <w:r>
        <w:rPr>
          <w:w w:val="95"/>
        </w:rPr>
        <w:t>However,</w:t>
      </w:r>
      <w:r>
        <w:rPr>
          <w:spacing w:val="10"/>
          <w:w w:val="95"/>
        </w:rPr>
        <w:t xml:space="preserve"> </w:t>
      </w:r>
      <w:r>
        <w:rPr>
          <w:w w:val="95"/>
        </w:rPr>
        <w:t>for</w:t>
      </w:r>
      <w:r>
        <w:rPr>
          <w:spacing w:val="9"/>
          <w:w w:val="95"/>
        </w:rPr>
        <w:t xml:space="preserve"> </w:t>
      </w:r>
      <w:r>
        <w:rPr>
          <w:w w:val="95"/>
        </w:rPr>
        <w:t>features</w:t>
      </w:r>
      <w:r>
        <w:rPr>
          <w:spacing w:val="9"/>
          <w:w w:val="95"/>
        </w:rPr>
        <w:t xml:space="preserve"> </w:t>
      </w:r>
      <w:r>
        <w:rPr>
          <w:w w:val="95"/>
        </w:rPr>
        <w:t>with</w:t>
      </w:r>
      <w:r>
        <w:rPr>
          <w:spacing w:val="9"/>
          <w:w w:val="95"/>
        </w:rPr>
        <w:t xml:space="preserve"> </w:t>
      </w:r>
      <w:r>
        <w:rPr>
          <w:w w:val="95"/>
        </w:rPr>
        <w:t>high</w:t>
      </w:r>
      <w:r>
        <w:rPr>
          <w:spacing w:val="9"/>
          <w:w w:val="95"/>
        </w:rPr>
        <w:t xml:space="preserve"> </w:t>
      </w:r>
      <w:r>
        <w:rPr>
          <w:w w:val="95"/>
        </w:rPr>
        <w:t>cardinality,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tree</w:t>
      </w:r>
      <w:r>
        <w:rPr>
          <w:spacing w:val="9"/>
          <w:w w:val="95"/>
        </w:rPr>
        <w:t xml:space="preserve"> </w:t>
      </w:r>
      <w:r>
        <w:rPr>
          <w:w w:val="95"/>
        </w:rPr>
        <w:t>can</w:t>
      </w:r>
      <w:r>
        <w:rPr>
          <w:spacing w:val="9"/>
          <w:w w:val="95"/>
        </w:rPr>
        <w:t xml:space="preserve"> </w:t>
      </w:r>
      <w:r>
        <w:rPr>
          <w:w w:val="95"/>
        </w:rPr>
        <w:t>potentially</w:t>
      </w:r>
      <w:r>
        <w:rPr>
          <w:spacing w:val="9"/>
          <w:w w:val="95"/>
        </w:rPr>
        <w:t xml:space="preserve"> </w:t>
      </w:r>
      <w:r>
        <w:rPr>
          <w:w w:val="95"/>
        </w:rPr>
        <w:t>split</w:t>
      </w:r>
      <w:r>
        <w:rPr>
          <w:spacing w:val="9"/>
          <w:w w:val="95"/>
        </w:rPr>
        <w:t xml:space="preserve"> </w:t>
      </w:r>
      <w:r>
        <w:rPr>
          <w:w w:val="95"/>
        </w:rPr>
        <w:t>up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data</w:t>
      </w:r>
      <w:r>
        <w:rPr>
          <w:spacing w:val="9"/>
          <w:w w:val="95"/>
        </w:rPr>
        <w:t xml:space="preserve"> </w:t>
      </w:r>
      <w:proofErr w:type="spellStart"/>
      <w:r>
        <w:rPr>
          <w:rFonts w:ascii="Courier New"/>
          <w:w w:val="95"/>
        </w:rPr>
        <w:t>n_unique</w:t>
      </w:r>
      <w:proofErr w:type="spellEnd"/>
    </w:p>
    <w:p w14:paraId="5ECCBD82" w14:textId="77777777" w:rsidR="0045732C" w:rsidRDefault="002A74E7">
      <w:pPr>
        <w:pStyle w:val="BodyText"/>
        <w:spacing w:line="241" w:lineRule="exact"/>
        <w:ind w:left="114"/>
        <w:jc w:val="both"/>
      </w:pPr>
      <w:r>
        <w:rPr>
          <w:rFonts w:ascii="Courier New"/>
          <w:w w:val="95"/>
        </w:rPr>
        <w:t>-</w:t>
      </w:r>
      <w:r>
        <w:rPr>
          <w:rFonts w:ascii="Courier New"/>
          <w:spacing w:val="31"/>
          <w:w w:val="95"/>
        </w:rPr>
        <w:t xml:space="preserve"> </w:t>
      </w:r>
      <w:r>
        <w:rPr>
          <w:rFonts w:ascii="Courier New"/>
          <w:w w:val="95"/>
        </w:rPr>
        <w:t>1</w:t>
      </w:r>
      <w:r>
        <w:rPr>
          <w:rFonts w:ascii="Courier New"/>
          <w:spacing w:val="-55"/>
          <w:w w:val="95"/>
        </w:rPr>
        <w:t xml:space="preserve"> </w:t>
      </w:r>
      <w:r>
        <w:rPr>
          <w:w w:val="95"/>
        </w:rPr>
        <w:t>times.</w:t>
      </w:r>
      <w:r>
        <w:rPr>
          <w:spacing w:val="29"/>
          <w:w w:val="95"/>
        </w:rPr>
        <w:t xml:space="preserve"> </w:t>
      </w:r>
      <w:r>
        <w:rPr>
          <w:w w:val="95"/>
        </w:rPr>
        <w:t>Feature</w:t>
      </w:r>
      <w:r>
        <w:rPr>
          <w:spacing w:val="12"/>
          <w:w w:val="95"/>
        </w:rPr>
        <w:t xml:space="preserve"> </w:t>
      </w:r>
      <w:r>
        <w:rPr>
          <w:w w:val="95"/>
        </w:rPr>
        <w:t>importance</w:t>
      </w:r>
      <w:r>
        <w:rPr>
          <w:spacing w:val="12"/>
          <w:w w:val="95"/>
        </w:rPr>
        <w:t xml:space="preserve"> </w:t>
      </w:r>
      <w:r>
        <w:rPr>
          <w:w w:val="95"/>
        </w:rPr>
        <w:t>does</w:t>
      </w:r>
      <w:r>
        <w:rPr>
          <w:spacing w:val="12"/>
          <w:w w:val="95"/>
        </w:rPr>
        <w:t xml:space="preserve"> </w:t>
      </w:r>
      <w:r>
        <w:rPr>
          <w:w w:val="95"/>
        </w:rPr>
        <w:t>not</w:t>
      </w:r>
      <w:r>
        <w:rPr>
          <w:spacing w:val="13"/>
          <w:w w:val="95"/>
        </w:rPr>
        <w:t xml:space="preserve"> </w:t>
      </w:r>
      <w:r>
        <w:rPr>
          <w:w w:val="95"/>
        </w:rPr>
        <w:t>establish</w:t>
      </w:r>
      <w:r>
        <w:rPr>
          <w:spacing w:val="12"/>
          <w:w w:val="95"/>
        </w:rPr>
        <w:t xml:space="preserve"> </w:t>
      </w:r>
      <w:r>
        <w:rPr>
          <w:w w:val="95"/>
        </w:rPr>
        <w:t>causality</w:t>
      </w:r>
      <w:r>
        <w:rPr>
          <w:spacing w:val="12"/>
          <w:w w:val="95"/>
        </w:rPr>
        <w:t xml:space="preserve"> </w:t>
      </w:r>
      <w:r>
        <w:rPr>
          <w:w w:val="95"/>
        </w:rPr>
        <w:t>between</w:t>
      </w:r>
      <w:r>
        <w:rPr>
          <w:spacing w:val="12"/>
          <w:w w:val="95"/>
        </w:rPr>
        <w:t xml:space="preserve"> </w:t>
      </w:r>
      <w:r>
        <w:rPr>
          <w:w w:val="95"/>
        </w:rPr>
        <w:t>input</w:t>
      </w:r>
      <w:r>
        <w:rPr>
          <w:spacing w:val="13"/>
          <w:w w:val="95"/>
        </w:rPr>
        <w:t xml:space="preserve"> </w:t>
      </w:r>
      <w:r>
        <w:rPr>
          <w:w w:val="95"/>
        </w:rPr>
        <w:t>variables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target.</w:t>
      </w:r>
      <w:r>
        <w:rPr>
          <w:spacing w:val="27"/>
          <w:w w:val="95"/>
        </w:rPr>
        <w:t xml:space="preserve"> </w:t>
      </w:r>
      <w:r>
        <w:rPr>
          <w:w w:val="95"/>
        </w:rPr>
        <w:t>It</w:t>
      </w:r>
      <w:r>
        <w:rPr>
          <w:spacing w:val="12"/>
          <w:w w:val="95"/>
        </w:rPr>
        <w:t xml:space="preserve"> </w:t>
      </w:r>
      <w:r>
        <w:rPr>
          <w:w w:val="95"/>
        </w:rPr>
        <w:t>is</w:t>
      </w:r>
      <w:r>
        <w:rPr>
          <w:spacing w:val="13"/>
          <w:w w:val="95"/>
        </w:rPr>
        <w:t xml:space="preserve"> </w:t>
      </w:r>
      <w:r>
        <w:rPr>
          <w:w w:val="95"/>
        </w:rPr>
        <w:t>rather</w:t>
      </w:r>
      <w:r>
        <w:rPr>
          <w:spacing w:val="12"/>
          <w:w w:val="95"/>
        </w:rPr>
        <w:t xml:space="preserve"> </w:t>
      </w:r>
      <w:r>
        <w:rPr>
          <w:w w:val="95"/>
        </w:rPr>
        <w:t>an</w:t>
      </w:r>
      <w:r>
        <w:rPr>
          <w:spacing w:val="12"/>
          <w:w w:val="95"/>
        </w:rPr>
        <w:t xml:space="preserve"> </w:t>
      </w:r>
      <w:r>
        <w:rPr>
          <w:w w:val="95"/>
        </w:rPr>
        <w:t>estimator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which</w:t>
      </w:r>
    </w:p>
    <w:p w14:paraId="6F8F1404" w14:textId="77777777" w:rsidR="0045732C" w:rsidRDefault="0045732C">
      <w:pPr>
        <w:spacing w:line="241" w:lineRule="exact"/>
        <w:jc w:val="both"/>
        <w:sectPr w:rsidR="0045732C">
          <w:pgSz w:w="12240" w:h="15840"/>
          <w:pgMar w:top="1340" w:right="960" w:bottom="840" w:left="960" w:header="0" w:footer="648" w:gutter="0"/>
          <w:cols w:space="720"/>
        </w:sectPr>
      </w:pPr>
    </w:p>
    <w:p w14:paraId="5EFFDDF4" w14:textId="27298C5A" w:rsidR="0045732C" w:rsidRDefault="00A42D52">
      <w:pPr>
        <w:pStyle w:val="BodyText"/>
        <w:spacing w:before="7"/>
        <w:rPr>
          <w:sz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54752" behindDoc="0" locked="0" layoutInCell="1" allowOverlap="1" wp14:anchorId="152BB611" wp14:editId="75A71DA7">
                <wp:simplePos x="0" y="0"/>
                <wp:positionH relativeFrom="page">
                  <wp:posOffset>4496435</wp:posOffset>
                </wp:positionH>
                <wp:positionV relativeFrom="page">
                  <wp:posOffset>1230630</wp:posOffset>
                </wp:positionV>
                <wp:extent cx="198755" cy="69215"/>
                <wp:effectExtent l="0" t="0" r="0" b="0"/>
                <wp:wrapNone/>
                <wp:docPr id="69" name="docshapegroup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755" cy="69215"/>
                          <a:chOff x="7081" y="1938"/>
                          <a:chExt cx="313" cy="109"/>
                        </a:xfrm>
                      </wpg:grpSpPr>
                      <wps:wsp>
                        <wps:cNvPr id="70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081" y="1995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20667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docshape249"/>
                        <wps:cNvSpPr>
                          <a:spLocks/>
                        </wps:cNvSpPr>
                        <wps:spPr bwMode="auto">
                          <a:xfrm>
                            <a:off x="7187" y="1944"/>
                            <a:ext cx="96" cy="97"/>
                          </a:xfrm>
                          <a:custGeom>
                            <a:avLst/>
                            <a:gdLst>
                              <a:gd name="T0" fmla="+- 0 7283 7187"/>
                              <a:gd name="T1" fmla="*/ T0 w 96"/>
                              <a:gd name="T2" fmla="+- 0 2041 1944"/>
                              <a:gd name="T3" fmla="*/ 2041 h 97"/>
                              <a:gd name="T4" fmla="+- 0 7187 7187"/>
                              <a:gd name="T5" fmla="*/ T4 w 96"/>
                              <a:gd name="T6" fmla="+- 0 1944 1944"/>
                              <a:gd name="T7" fmla="*/ 1944 h 97"/>
                              <a:gd name="T8" fmla="+- 0 7237 7187"/>
                              <a:gd name="T9" fmla="*/ T8 w 96"/>
                              <a:gd name="T10" fmla="+- 0 1944 1944"/>
                              <a:gd name="T11" fmla="*/ 1944 h 97"/>
                              <a:gd name="T12" fmla="+- 0 7237 7187"/>
                              <a:gd name="T13" fmla="*/ T12 w 96"/>
                              <a:gd name="T14" fmla="+- 0 2041 1944"/>
                              <a:gd name="T15" fmla="*/ 2041 h 97"/>
                              <a:gd name="T16" fmla="+- 0 7187 7187"/>
                              <a:gd name="T17" fmla="*/ T16 w 96"/>
                              <a:gd name="T18" fmla="+- 0 2041 1944"/>
                              <a:gd name="T19" fmla="*/ 2041 h 97"/>
                              <a:gd name="T20" fmla="+- 0 7283 7187"/>
                              <a:gd name="T21" fmla="*/ T20 w 96"/>
                              <a:gd name="T22" fmla="+- 0 1944 1944"/>
                              <a:gd name="T23" fmla="*/ 1944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6" h="97">
                                <a:moveTo>
                                  <a:pt x="96" y="97"/>
                                </a:moveTo>
                                <a:lnTo>
                                  <a:pt x="0" y="0"/>
                                </a:lnTo>
                                <a:moveTo>
                                  <a:pt x="50" y="0"/>
                                </a:moveTo>
                                <a:lnTo>
                                  <a:pt x="50" y="97"/>
                                </a:lnTo>
                                <a:moveTo>
                                  <a:pt x="0" y="97"/>
                                </a:moveTo>
                                <a:lnTo>
                                  <a:pt x="96" y="0"/>
                                </a:lnTo>
                              </a:path>
                            </a:pathLst>
                          </a:custGeom>
                          <a:noFill/>
                          <a:ln w="77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E0DA5E" id="docshapegroup248" o:spid="_x0000_s1026" style="position:absolute;margin-left:354.05pt;margin-top:96.9pt;width:15.65pt;height:5.45pt;z-index:15754752;mso-position-horizontal-relative:page;mso-position-vertical-relative:page" coordorigin="7081,1938" coordsize="313,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VsScAQAAD8NAAAOAAAAZHJzL2Uyb0RvYy54bWy8V9uO2zYQfS/QfyD42CJrUZYtW1hvUDjJ&#10;osC2XSDKB9C6oxKpkvJl8/WdIXV1rE2QANkHL6UZDg/PmeFQ928vVUlOidKFFDvK7hxKEhHJuBDZ&#10;jn4KP7zZUKIbLmJeSpHs6Eui6duHX3+5P9dB4spclnGiCAQROjjXO5o3TR0sFjrKk4rrO1knAoyp&#10;VBVv4FFli1jxM0SvyoXrOOvFWaq4VjJKtIa376yRPpj4aZpEzT9pqpOGlDsK2Brzq8zvAX8XD/c8&#10;yBSv8yJqYfDvQFHxQsCifah3vOHkqIovQlVFpKSWaXMXyWoh07SIErMH2A1zrnbzqOSxNnvJgnNW&#10;9zQBtVc8fXfY6O/TsyJFvKPrLSWCV6BRLCOd8zrJcHnX2yBJ5zoLwPdR1R/rZ2V3CsMnGf2rwby4&#10;tuNzZp3J4fyXjCEuPzbSkHRJVYUhYPvkYrR46bVILg2J4CXbbvzVipIITOuty1ZWqigHPXGS72wY&#10;JWBk26VByIMof99OXrKlncmcLc5b8MCuaXC2uHBTkHR64FX/GK8fkTQjl0auWl59SDvL61MhErIy&#10;gHBlcNkLy2V0ES2XRMh9zkWWmGDhSw28MbOFyRR80CDEV7kd0bRtKewYXjLXkmSqoKeIB7XSzWMi&#10;K4KDHS0BtpGNn550Y9nsXFBFIT8UZQnveVAKct5R11mvfTNDy7KI0YpGrbLDvlTkxKEWPc9ne6/V&#10;ZuIGSSdiEy1PePy+HTe8KO0YgJbCZJylwMp4kPHLs0Jwrag/S11IwmnVuN5Y4a5a9LhUjPbW8u1C&#10;so3f5rtneONBJ+R2bXXc+pNch4I4WiGR/U48OKJikBFfZXELPYQUTasSDr7f3xCH+O5mSXxcz8gw&#10;uMFerdtvCxI65Exg5SsXSKlRJNfxGGHbDvAQCcqzj2SccmLRj1F5nZNFBYBuooJDoo8VejdRAUEj&#10;VAjoJioguI9knG6hgoY2iuW7y9uo4DTtY4Wbm6jYlPZZWGzM+ywurOZvAYZH44CMubehTbmf1RGO&#10;5SHYrJBsyj+m1k0l2ViAkK1vQ5sKMA9trMAsNHeqwWzqu2MNQncm+acSzArqjiWYCAqHW1+ePLfH&#10;LdTxRbQlCyMC3QG7JVZwLTX2whDAQScMl239gxdaZ5xBMnTuDovXnYFEdIYUxLPVxHwlNOaWcTet&#10;5uvu9kQLWdekX8eCGmB0oG8Exq7S8qPgwnd91VOUwFXvYE+qmjdIqyEPhtiu8PjM4Z9tWZU8JaE0&#10;9ga5RSss2p+tg70UYz/II3DrWmlnG7xrE201dRvM3YSJW79oZx38rZ+N1rsN5m6CdWv3MAUHvCEZ&#10;RtWeFSRz1DS+aO2+DztAciYte9LZHfPXKjRx+5HOTpS0d3f41oBBLtVnSs5wb99R/d+Rq4SS8k8B&#10;F7gt8zygpTEP3srHAldjy2Fs4SKCUDvaUCgrHO4b+3FwrFWR5bASM9sV8g+4vKaFuf5gz7b3jfF1&#10;w1wt4ZZuCG2/KPAzYPxs/Ifvnof/AQAA//8DAFBLAwQUAAYACAAAACEAeyl5A+IAAAALAQAADwAA&#10;AGRycy9kb3ducmV2LnhtbEyPQUvDQBCF74L/YRnBm91NU00bsymlqKci2AribZtMk9DsbMhuk/Tf&#10;O570OLyPN9/L1pNtxYC9bxxpiGYKBFLhyoYqDZ+H14clCB8MlaZ1hBqu6GGd395kJi3dSB847EMl&#10;uIR8ajTUIXSplL6o0Ro/cx0SZyfXWxP47CtZ9mbkctvKuVJP0pqG+ENtOtzWWJz3F6vhbTTjJo5e&#10;ht35tL1+Hx7fv3YRan1/N22eQQScwh8Mv/qsDjk7Hd2FSi9aDYlaRoxysIp5AxNJvFqAOGqYq0UC&#10;Ms/k/w35DwAAAP//AwBQSwECLQAUAAYACAAAACEAtoM4kv4AAADhAQAAEwAAAAAAAAAAAAAAAAAA&#10;AAAAW0NvbnRlbnRfVHlwZXNdLnhtbFBLAQItABQABgAIAAAAIQA4/SH/1gAAAJQBAAALAAAAAAAA&#10;AAAAAAAAAC8BAABfcmVscy8ucmVsc1BLAQItABQABgAIAAAAIQAafVsScAQAAD8NAAAOAAAAAAAA&#10;AAAAAAAAAC4CAABkcnMvZTJvRG9jLnhtbFBLAQItABQABgAIAAAAIQB7KXkD4gAAAAsBAAAPAAAA&#10;AAAAAAAAAAAAAMoGAABkcnMvZG93bnJldi54bWxQSwUGAAAAAAQABADzAAAA2QcAAAAA&#10;">
                <v:line id="Line 59" o:spid="_x0000_s1027" style="position:absolute;visibility:visible;mso-wrap-style:square" from="7081,1995" to="7393,1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988wAAAANsAAAAPAAAAZHJzL2Rvd25yZXYueG1sRE/LisIw&#10;FN0P+A/hCu7GVMEZqUbxgagwLnzh9tJcm2JzU5uonb83i4FZHs57PG1sKZ5U+8Kxgl43AUGcOV1w&#10;ruB0XH0OQfiArLF0TAp+ycN00voYY6rdi/f0PIRcxBD2KSowIVSplD4zZNF3XUUcuaurLYYI61zq&#10;Gl8x3JaynyRf0mLBscFgRQtD2e3wsArK5X3g982WL7w8J/P+z3xn10apTruZjUAEasK/+M+90Qq+&#10;4/r4Jf4AOXkDAAD//wMAUEsBAi0AFAAGAAgAAAAhANvh9svuAAAAhQEAABMAAAAAAAAAAAAAAAAA&#10;AAAAAFtDb250ZW50X1R5cGVzXS54bWxQSwECLQAUAAYACAAAACEAWvQsW78AAAAVAQAACwAAAAAA&#10;AAAAAAAAAAAfAQAAX3JlbHMvLnJlbHNQSwECLQAUAAYACAAAACEADl/fPMAAAADbAAAADwAAAAAA&#10;AAAAAAAAAAAHAgAAZHJzL2Rvd25yZXYueG1sUEsFBgAAAAADAAMAtwAAAPQCAAAAAA==&#10;" strokecolor="#4471c4" strokeweight=".57408mm"/>
                <v:shape id="docshape249" o:spid="_x0000_s1028" style="position:absolute;left:7187;top:1944;width:96;height:97;visibility:visible;mso-wrap-style:square;v-text-anchor:top" coordsize="96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pWoxQAAANsAAAAPAAAAZHJzL2Rvd25yZXYueG1sRI9Ba8JA&#10;FITvQv/D8gre6iYFa41uQhXElpy0gh4f2ddsaPZtzK6a/vtuoeBxmJlvmGUx2FZcqfeNYwXpJAFB&#10;XDndcK3g8Ll5egXhA7LG1jEp+CEPRf4wWmKm3Y13dN2HWkQI+wwVmBC6TEpfGbLoJ64jjt6X6y2G&#10;KPta6h5vEW5b+ZwkL9Jiw3HBYEdrQ9X3/mIVdNt1LefDsZqvPtJpWZ5mZ7MqlRo/Dm8LEIGGcA//&#10;t9+1glkKf1/iD5D5LwAAAP//AwBQSwECLQAUAAYACAAAACEA2+H2y+4AAACFAQAAEwAAAAAAAAAA&#10;AAAAAAAAAAAAW0NvbnRlbnRfVHlwZXNdLnhtbFBLAQItABQABgAIAAAAIQBa9CxbvwAAABUBAAAL&#10;AAAAAAAAAAAAAAAAAB8BAABfcmVscy8ucmVsc1BLAQItABQABgAIAAAAIQBIPpWoxQAAANsAAAAP&#10;AAAAAAAAAAAAAAAAAAcCAABkcnMvZG93bnJldi54bWxQSwUGAAAAAAMAAwC3AAAA+QIAAAAA&#10;" path="m96,97l,m50,r,97m,97l96,e" filled="f" strokeweight=".21528mm">
                  <v:path arrowok="t" o:connecttype="custom" o:connectlocs="96,2041;0,1944;50,1944;50,2041;0,2041;96,1944" o:connectangles="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5264" behindDoc="0" locked="0" layoutInCell="1" allowOverlap="1" wp14:anchorId="4F4C3A20" wp14:editId="561472FB">
                <wp:simplePos x="0" y="0"/>
                <wp:positionH relativeFrom="page">
                  <wp:posOffset>4496435</wp:posOffset>
                </wp:positionH>
                <wp:positionV relativeFrom="page">
                  <wp:posOffset>1671320</wp:posOffset>
                </wp:positionV>
                <wp:extent cx="198755" cy="52070"/>
                <wp:effectExtent l="0" t="0" r="0" b="0"/>
                <wp:wrapNone/>
                <wp:docPr id="66" name="docshapegroup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755" cy="52070"/>
                          <a:chOff x="7081" y="2632"/>
                          <a:chExt cx="313" cy="82"/>
                        </a:xfrm>
                      </wpg:grpSpPr>
                      <wps:wsp>
                        <wps:cNvPr id="67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7081" y="2672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20667">
                            <a:solidFill>
                              <a:srgbClr val="EC7C3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docshape251"/>
                        <wps:cNvSpPr>
                          <a:spLocks noChangeArrowheads="1"/>
                        </wps:cNvSpPr>
                        <wps:spPr bwMode="auto">
                          <a:xfrm>
                            <a:off x="7196" y="2631"/>
                            <a:ext cx="82" cy="82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70BB77" id="docshapegroup250" o:spid="_x0000_s1026" style="position:absolute;margin-left:354.05pt;margin-top:131.6pt;width:15.65pt;height:4.1pt;z-index:15755264;mso-position-horizontal-relative:page;mso-position-vertical-relative:page" coordorigin="7081,2632" coordsize="313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j9k3AIAABgHAAAOAAAAZHJzL2Uyb0RvYy54bWy8VVtv2yAUfp+0/4B4X31JHadWnapKL5rU&#10;bZHa/QCC8UWzgQGJk/36HcDObVJXddJeEHA4t+8753B9s+1atGFKN4LnOLoIMWKciqLhVY6/vzx8&#10;mmGkDeEFaQVnOd4xjW/mHz9c9zJjsahFWzCFwAjXWS9zXBsjsyDQtGYd0RdCMg7CUqiOGDiqKigU&#10;6cF61wZxGE6DXqhCKkGZ1nB754V47uyXJaPmW1lqZlCbY4jNuFW5dWXXYH5NskoRWTd0CIO8I4qO&#10;NByc7k3dEUPQWjV/mOoaqoQWpbmgogtEWTaUuRwgmyg8y+ZRibV0uVRZX8k9TADtGU7vNku/bpYK&#10;NUWOp1OMOOmAo0JQXRPJKus+ThxIvawyePuo5LNcKp8pbJ8E/aEBw+Bcbs+Vf4xW/RdRgF2yNsKB&#10;tC1VZ01A+mjruNjtuWBbgyhcRlezNEkwoiBK4jAdqKI18GmV0nAWYQTCeDqJPY20vh+UJ9HEa86c&#10;KCCZd+nCHMKyJQI1pw+w6n+D9dli5tjSFqoR1nSE9anhDCVTG6v1DE8W3ENJt3yAEnGxqAmvmDP2&#10;spMAW2Q1IPIjFXvQwMNfoT1CKR1QGgGeRLHHyCG7h4hkUmnzyESH7CbHLYTtWCObJ21sKIcnlkQu&#10;Hpq2hXuStRz1QEg4naZOQ4u2KazUCrWqVotWoQ2BVrxfpIvJ6PjkGdQcL5y1mpHiftgb0rR+D95b&#10;PuBhIfBgrkSxW6oRJyD1f7EL4+20aeLE8TXQNTaL9p2yp/dWKdHbBKHmTvj1Cm/nN7qCtvVd4OyQ&#10;bOQXSt81z1kLHMgb+FUwI1/j94SdN5JoGTqqjNc4Q0r4oQyfCGxqoX5h1MNAzrH+uSaKYdR+5gDT&#10;VXR5aSe4O1wmaQwHdSxZHUsIp2AqxwYjv10YP/XXUjVVDZ4ilzQXtzCVysYVtoXdV9JQYK6Q3NCA&#10;8esqf/gq7Hw/Prv3hw9t/hsAAP//AwBQSwMEFAAGAAgAAAAhAImv3OXjAAAACwEAAA8AAABkcnMv&#10;ZG93bnJldi54bWxMj8FOwzAMhu9IvENkJG4sTTvWUZpO0wScJiQ2pGm3rPHaao1TNVnbvT3hBEfb&#10;n35/f76aTMsG7F1jSYKYRcCQSqsbqiR879+flsCcV6RVawkl3NDBqri/y1Wm7UhfOOx8xUIIuUxJ&#10;qL3vMs5dWaNRbmY7pHA7294oH8a+4rpXYwg3LY+jaMGNaih8qFWHmxrLy+5qJHyMalwn4m3YXs6b&#10;23H//HnYCpTy8WFavwLzOPk/GH71gzoUwelkr6QdayWk0VIEVEK8SGJggUiTlzmwU9ikYg68yPn/&#10;DsUPAAAA//8DAFBLAQItABQABgAIAAAAIQC2gziS/gAAAOEBAAATAAAAAAAAAAAAAAAAAAAAAABb&#10;Q29udGVudF9UeXBlc10ueG1sUEsBAi0AFAAGAAgAAAAhADj9If/WAAAAlAEAAAsAAAAAAAAAAAAA&#10;AAAALwEAAF9yZWxzLy5yZWxzUEsBAi0AFAAGAAgAAAAhAE+eP2TcAgAAGAcAAA4AAAAAAAAAAAAA&#10;AAAALgIAAGRycy9lMm9Eb2MueG1sUEsBAi0AFAAGAAgAAAAhAImv3OXjAAAACwEAAA8AAAAAAAAA&#10;AAAAAAAANgUAAGRycy9kb3ducmV2LnhtbFBLBQYAAAAABAAEAPMAAABGBgAAAAA=&#10;">
                <v:line id="Line 56" o:spid="_x0000_s1027" style="position:absolute;visibility:visible;mso-wrap-style:square" from="7081,2672" to="7393,2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OyGxwAAANsAAAAPAAAAZHJzL2Rvd25yZXYueG1sRI9Pa8JA&#10;FMTvBb/D8oReSt2o1D/RVcRW6kmpFdTbI/tMgtm3aXbV6Kd3C4Ueh5n5DTOe1qYQF6pcbllBuxWB&#10;IE6szjlVsP1evA5AOI+ssbBMCm7kYDppPI0x1vbKX3TZ+FQECLsYFWTel7GULsnIoGvZkjh4R1sZ&#10;9EFWqdQVXgPcFLITRT1pMOewkGFJ84yS0+ZsFNz1YD3cnbr7l3O0ev/88YePZf9NqedmPRuB8FT7&#10;//Bfe6kV9Prw+yX8ADl5AAAA//8DAFBLAQItABQABgAIAAAAIQDb4fbL7gAAAIUBAAATAAAAAAAA&#10;AAAAAAAAAAAAAABbQ29udGVudF9UeXBlc10ueG1sUEsBAi0AFAAGAAgAAAAhAFr0LFu/AAAAFQEA&#10;AAsAAAAAAAAAAAAAAAAAHwEAAF9yZWxzLy5yZWxzUEsBAi0AFAAGAAgAAAAhACiA7IbHAAAA2wAA&#10;AA8AAAAAAAAAAAAAAAAABwIAAGRycy9kb3ducmV2LnhtbFBLBQYAAAAAAwADALcAAAD7AgAAAAA=&#10;" strokecolor="#ec7c30" strokeweight=".57408mm"/>
                <v:rect id="docshape251" o:spid="_x0000_s1028" style="position:absolute;left:7196;top:2631;width:82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TFJuwAAANsAAAAPAAAAZHJzL2Rvd25yZXYueG1sRE+9CsIw&#10;EN4F3yGc4KapDirVKCIIrloVx6M522pzKUm09e3NIDh+fP+rTWdq8SbnK8sKJuMEBHFudcWFgnO2&#10;Hy1A+ICssbZMCj7kYbPu91aYatvykd6nUIgYwj5FBWUITSqlz0sy6Me2IY7c3TqDIUJXSO2wjeGm&#10;ltMkmUmDFceGEhvalZQ/Ty+jwLfZaz653G+LuX3Yzl0fZ75lSg0H3XYJIlAX/uKf+6AVzOLY+CX+&#10;ALn+AgAA//8DAFBLAQItABQABgAIAAAAIQDb4fbL7gAAAIUBAAATAAAAAAAAAAAAAAAAAAAAAABb&#10;Q29udGVudF9UeXBlc10ueG1sUEsBAi0AFAAGAAgAAAAhAFr0LFu/AAAAFQEAAAsAAAAAAAAAAAAA&#10;AAAAHwEAAF9yZWxzLy5yZWxzUEsBAi0AFAAGAAgAAAAhACYRMUm7AAAA2wAAAA8AAAAAAAAAAAAA&#10;AAAABwIAAGRycy9kb3ducmV2LnhtbFBLBQYAAAAAAwADALcAAADvAgAAAAA=&#10;" fillcolor="#ec7c30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5776" behindDoc="0" locked="0" layoutInCell="1" allowOverlap="1" wp14:anchorId="0A67B28C" wp14:editId="609CC528">
                <wp:simplePos x="0" y="0"/>
                <wp:positionH relativeFrom="page">
                  <wp:posOffset>4496435</wp:posOffset>
                </wp:positionH>
                <wp:positionV relativeFrom="page">
                  <wp:posOffset>2115185</wp:posOffset>
                </wp:positionV>
                <wp:extent cx="198755" cy="20955"/>
                <wp:effectExtent l="0" t="0" r="0" b="0"/>
                <wp:wrapNone/>
                <wp:docPr id="63" name="docshapegroup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755" cy="20955"/>
                          <a:chOff x="7081" y="3331"/>
                          <a:chExt cx="313" cy="33"/>
                        </a:xfrm>
                      </wpg:grpSpPr>
                      <wps:wsp>
                        <wps:cNvPr id="6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7081" y="3347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20667">
                            <a:solidFill>
                              <a:srgbClr val="A4A4A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docshape253"/>
                        <wps:cNvSpPr>
                          <a:spLocks noChangeArrowheads="1"/>
                        </wps:cNvSpPr>
                        <wps:spPr bwMode="auto">
                          <a:xfrm>
                            <a:off x="7185" y="3334"/>
                            <a:ext cx="96" cy="18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4FDF5B" id="docshapegroup252" o:spid="_x0000_s1026" style="position:absolute;margin-left:354.05pt;margin-top:166.55pt;width:15.65pt;height:1.65pt;z-index:15755776;mso-position-horizontal-relative:page;mso-position-vertical-relative:page" coordorigin="7081,3331" coordsize="313,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hOc1wIAABgHAAAOAAAAZHJzL2Uyb0RvYy54bWy8VW1r2zAQ/j7YfxD6vjq282rqlJK+MOi6&#10;QrsfoMiyLWZLmqTEyX79TpKTOi10pYNhECff6XT3PHen84td26At04ZLkeP4bIQRE1QWXFQ5/vF0&#10;82WOkbFEFKSRguV4zwy+WH7+dN6pjCWylk3BNAInwmSdynFtrcqiyNCatcScScUEKEupW2Jhq6uo&#10;0KQD720TJaPRNOqkLpSWlBkDf6+CEi+9/7Jk1H4vS8MsanIMsVm/ar+u3Rotz0lWaaJqTvswyAei&#10;aAkXcOnR1RWxBG00f+Wq5VRLI0t7RmUbybLklPkcIJt49CKbWy03yudSZV2ljjABtC9w+rBber99&#10;0IgXOZ6mGAnSAkeFpKYmilXu+mSSOJA6VWVge6vVo3rQIVMQ7yT9aUAdvdS7fRWM0br7JgvwSzZW&#10;epB2pW6dC0gf7TwX+yMXbGcRhZ/xYj6bTDCioEpGCxA9VbQGPt2h2WgeYwTKNE3jg+66P5zGkIw7&#10;maZOFZEsXOnD7MNyOUHNmWdYzb/B+ugw82wZB9UB1vEB1jsuGJr4gNzNYLISAUq6Ez2USMhVTUTF&#10;vLOnvQLYfHYQ+eCI2xjg4a/QDlAazwJKB4DTOAkY+SY4QkQypY29ZbJFTshxA2F71sj2ztiA5sHE&#10;kSjkDW8aT04jUOfYmk5n/oSRDS+c1tkZXa1XjUZbAq14OXZfz82JGdScKLy3mpHiupct4U2QIdBG&#10;+IILEAQa17LYP2gXXE/q/2IXKvS0aZIThg/NYkKnHOm91Fp2LkGouRN+w4H38xvPIYLQBR5Okh34&#10;XUwDvfH8pAVe8athRr7F7wk77yTRMTSojLc4Q1qGoQyPCAi11L8x6mAg59j82hDNMGq+CoBpEY/H&#10;boL7zXgyS2Cjh5r1UEMEBVc5thgFcWXD1N8ozasabop90kJewlQquS9sB3uopGEh+aEB49fPkf6p&#10;cPN9uPf2zw/a8g8AAAD//wMAUEsDBBQABgAIAAAAIQAK57Bb4QAAAAsBAAAPAAAAZHJzL2Rvd25y&#10;ZXYueG1sTI9NT8JAEIbvJv6HzZh4k20tAtZuCSHqiZgIJoTb0h3ahu5s013a8u8dTnqbjyfvPJMt&#10;R9uIHjtfO1IQTyIQSIUzNZUKfnYfTwsQPmgyunGECq7oYZnf32U6NW6gb+y3oRQcQj7VCqoQ2lRK&#10;X1RotZ+4Fol3J9dZHbjtSmk6PXC4beRzFM2k1TXxhUq3uK6wOG8vVsHnoIdVEr/3m/NpfT3sXr72&#10;mxiVenwYV28gAo7hD4abPqtDzk5HdyHjRaNgHi1iRhUkScIFE/PkdQrieJvMpiDzTP7/If8FAAD/&#10;/wMAUEsBAi0AFAAGAAgAAAAhALaDOJL+AAAA4QEAABMAAAAAAAAAAAAAAAAAAAAAAFtDb250ZW50&#10;X1R5cGVzXS54bWxQSwECLQAUAAYACAAAACEAOP0h/9YAAACUAQAACwAAAAAAAAAAAAAAAAAvAQAA&#10;X3JlbHMvLnJlbHNQSwECLQAUAAYACAAAACEAXqITnNcCAAAYBwAADgAAAAAAAAAAAAAAAAAuAgAA&#10;ZHJzL2Uyb0RvYy54bWxQSwECLQAUAAYACAAAACEACuewW+EAAAALAQAADwAAAAAAAAAAAAAAAAAx&#10;BQAAZHJzL2Rvd25yZXYueG1sUEsFBgAAAAAEAAQA8wAAAD8GAAAAAA==&#10;">
                <v:line id="Line 53" o:spid="_x0000_s1027" style="position:absolute;visibility:visible;mso-wrap-style:square" from="7081,3347" to="7393,3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VBOwQAAANsAAAAPAAAAZHJzL2Rvd25yZXYueG1sRI9Bi8Iw&#10;FITvwv6H8Bb2pqmrqFSjrEJZPVrF86N5tsXmpTTZmv33RhA8DjPzDbPaBNOInjpXW1YwHiUgiAur&#10;ay4VnE/ZcAHCeWSNjWVS8E8ONuuPwQpTbe98pD73pYgQdikqqLxvUyldUZFBN7ItcfSutjPoo+xK&#10;qTu8R7hp5HeSzKTBmuNChS3tKipu+Z9RsKvDPjts+8tcTiantjxss98QlPr6DD9LEJ6Cf4df7b1W&#10;MJvC80v8AXL9AAAA//8DAFBLAQItABQABgAIAAAAIQDb4fbL7gAAAIUBAAATAAAAAAAAAAAAAAAA&#10;AAAAAABbQ29udGVudF9UeXBlc10ueG1sUEsBAi0AFAAGAAgAAAAhAFr0LFu/AAAAFQEAAAsAAAAA&#10;AAAAAAAAAAAAHwEAAF9yZWxzLy5yZWxzUEsBAi0AFAAGAAgAAAAhABo1UE7BAAAA2wAAAA8AAAAA&#10;AAAAAAAAAAAABwIAAGRycy9kb3ducmV2LnhtbFBLBQYAAAAAAwADALcAAAD1AgAAAAA=&#10;" strokecolor="#a4a4a4" strokeweight=".57408mm"/>
                <v:rect id="docshape253" o:spid="_x0000_s1028" style="position:absolute;left:7185;top:3334;width:9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z7TwwAAANsAAAAPAAAAZHJzL2Rvd25yZXYueG1sRI9Pi8Iw&#10;FMTvC/sdwhP2tqYuWKQaRYQuXhbqn94fzbOtNi/dJtr67Y0geBxm5jfMYjWYRtyoc7VlBZNxBIK4&#10;sLrmUsHxkH7PQDiPrLGxTAru5GC1/PxYYKJtzzu67X0pAoRdggoq79tESldUZNCNbUscvJPtDPog&#10;u1LqDvsAN438iaJYGqw5LFTY0qai4rK/GgXt/1/+G292eZrpyf1yjrN0mvVKfY2G9RyEp8G/w6/2&#10;ViuIp/D8En6AXD4AAAD//wMAUEsBAi0AFAAGAAgAAAAhANvh9svuAAAAhQEAABMAAAAAAAAAAAAA&#10;AAAAAAAAAFtDb250ZW50X1R5cGVzXS54bWxQSwECLQAUAAYACAAAACEAWvQsW78AAAAVAQAACwAA&#10;AAAAAAAAAAAAAAAfAQAAX3JlbHMvLnJlbHNQSwECLQAUAAYACAAAACEA/Gs+08MAAADbAAAADwAA&#10;AAAAAAAAAAAAAAAHAgAAZHJzL2Rvd25yZXYueG1sUEsFBgAAAAADAAMAtwAAAPcCAAAAAA==&#10;" fillcolor="#a4a4a4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6288" behindDoc="0" locked="0" layoutInCell="1" allowOverlap="1" wp14:anchorId="71497CA5" wp14:editId="2ADD28B9">
                <wp:simplePos x="0" y="0"/>
                <wp:positionH relativeFrom="page">
                  <wp:posOffset>4496435</wp:posOffset>
                </wp:positionH>
                <wp:positionV relativeFrom="page">
                  <wp:posOffset>2529840</wp:posOffset>
                </wp:positionV>
                <wp:extent cx="198755" cy="52070"/>
                <wp:effectExtent l="0" t="0" r="0" b="0"/>
                <wp:wrapNone/>
                <wp:docPr id="60" name="docshapegroup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755" cy="52070"/>
                          <a:chOff x="7081" y="3984"/>
                          <a:chExt cx="313" cy="82"/>
                        </a:xfrm>
                      </wpg:grpSpPr>
                      <wps:wsp>
                        <wps:cNvPr id="6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7081" y="4025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20667">
                            <a:solidFill>
                              <a:srgbClr val="FFC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docshape255"/>
                        <wps:cNvSpPr>
                          <a:spLocks noChangeArrowheads="1"/>
                        </wps:cNvSpPr>
                        <wps:spPr bwMode="auto">
                          <a:xfrm>
                            <a:off x="7196" y="3984"/>
                            <a:ext cx="82" cy="82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462685" id="docshapegroup254" o:spid="_x0000_s1026" style="position:absolute;margin-left:354.05pt;margin-top:199.2pt;width:15.65pt;height:4.1pt;z-index:15756288;mso-position-horizontal-relative:page;mso-position-vertical-relative:page" coordorigin="7081,3984" coordsize="313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Vj22QIAABgHAAAOAAAAZHJzL2Uyb0RvYy54bWy8VdtuGyEQfa/Uf0C8N3vxfZV1FDlxVClN&#10;IyX9AMyyu6i7QAF77X59B1g7tiOlUSr1BQEDw5lzZobLq23boA3ThkuR4+QixogJKgsuqhz/eF5+&#10;mWJkLBEFaaRgOd4xg6/mnz9ddipjqaxlUzCNwIkwWadyXFursigytGYtMRdSMQHGUuqWWFjqKio0&#10;6cB720RpHI+jTupCaUmZMbB7E4x47v2XJaP2e1kaZlGTY8Bm/aj9uHJjNL8kWaWJqjntYZAPoGgJ&#10;F/DowdUNsQStNX/lquVUSyNLe0FlG8my5JT5GCCaJD6L5k7LtfKxVFlXqQNNQO0ZTx92Sx82jxrx&#10;IsdjoEeQFjQqJDU1Uaxyz6ejoSOpU1UGZ++0elKPOkQK03tJfxowR+d2t67CYbTqvskC/JK1lZ6k&#10;balb5wLCR1uvxe6gBdtaRGEzmU0noxFGFEyjNJ70UtEa9HSXJvE0wQiMg9nUIyQZrW/7y4NkEG5O&#10;Uwc+Ill40sPsYbmYIOfMC63m32h9cpx5tYyjak8roAy03nPB0MjH4V6GIwsRqKRb0VOJhFzURFTM&#10;O3veKaAt8SGcXHELAzr8ldoDS8M4HYVk3xM8SNLAkUd0oIhkSht7x2SL3CTHDcD2qpHNvbGBzf0R&#10;J6KQS940sE+yRqAux2k8Hk/8DSMbXjirMxpdrRaNRhsCpbhcLuJ4//DJMcg5UXhvNSPFbT+3hDdh&#10;DkAb4RMuUBBkXMli96gduF7U/6UucHhaNCkkLeDo5doXiwmVcpD3WmvZuQAh5070DRfer28yG59V&#10;wV5fSH1fPGcl8EpfDT3yLX1P1HmniE6ho8x4SzOkZWjK8InApJb6N0YdNOQcm19rohlGzVcBNM2S&#10;4dB1cL8YjiYpLPSxZXVsIYKCqxxbjMJ0YUPXXyvNqxpeSnzQQl5DVyq5T2xHe8ik40TyTQPar+8j&#10;/Vfh+vvx2p9/+dDmfwAAAP//AwBQSwMEFAAGAAgAAAAhANCmIKHjAAAACwEAAA8AAABkcnMvZG93&#10;bnJldi54bWxMj8FOwzAMhu9IvENkJG4sKR1dV5pO0wScJiQ2pGm3rPHaak1SNVnbvT3mBDdb/vT7&#10;+/PVZFo2YO8bZyVEMwEMbel0YysJ3/v3pxSYD8pq1TqLEm7oYVXc3+Uq0260XzjsQsUoxPpMSahD&#10;6DLOfVmjUX7mOrR0O7veqEBrX3Hdq5HCTcufhUi4UY2lD7XqcFNjedldjYSPUY3rOHobtpfz5nbc&#10;v3wethFK+fgwrV+BBZzCHwy/+qQOBTmd3NVqz1oJC5FGhEqIl+kcGBGLeEnDScJcJAnwIuf/OxQ/&#10;AAAA//8DAFBLAQItABQABgAIAAAAIQC2gziS/gAAAOEBAAATAAAAAAAAAAAAAAAAAAAAAABbQ29u&#10;dGVudF9UeXBlc10ueG1sUEsBAi0AFAAGAAgAAAAhADj9If/WAAAAlAEAAAsAAAAAAAAAAAAAAAAA&#10;LwEAAF9yZWxzLy5yZWxzUEsBAi0AFAAGAAgAAAAhAEMBWPbZAgAAGAcAAA4AAAAAAAAAAAAAAAAA&#10;LgIAAGRycy9lMm9Eb2MueG1sUEsBAi0AFAAGAAgAAAAhANCmIKHjAAAACwEAAA8AAAAAAAAAAAAA&#10;AAAAMwUAAGRycy9kb3ducmV2LnhtbFBLBQYAAAAABAAEAPMAAABDBgAAAAA=&#10;">
                <v:line id="Line 50" o:spid="_x0000_s1027" style="position:absolute;visibility:visible;mso-wrap-style:square" from="7081,4025" to="7393,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vfNwgAAANsAAAAPAAAAZHJzL2Rvd25yZXYueG1sRI9LiwIx&#10;EITvgv8htOBNM7qiMhpFdhHEi/g4eGwmPQ+cdMZJVkd/vREEj0VVfUXNl40pxY1qV1hWMOhHIIgT&#10;qwvOFJyO694UhPPIGkvLpOBBDpaLdmuOsbZ33tPt4DMRIOxiVJB7X8VSuiQng65vK+LgpbY26IOs&#10;M6lrvAe4KeUwisbSYMFhIceKfnNKLod/o+Dp1qOSh+n5Sv5nskmjK/3ttkp1O81qBsJT47/hT3uj&#10;FYwH8P4SfoBcvAAAAP//AwBQSwECLQAUAAYACAAAACEA2+H2y+4AAACFAQAAEwAAAAAAAAAAAAAA&#10;AAAAAAAAW0NvbnRlbnRfVHlwZXNdLnhtbFBLAQItABQABgAIAAAAIQBa9CxbvwAAABUBAAALAAAA&#10;AAAAAAAAAAAAAB8BAABfcmVscy8ucmVsc1BLAQItABQABgAIAAAAIQBnnvfNwgAAANsAAAAPAAAA&#10;AAAAAAAAAAAAAAcCAABkcnMvZG93bnJldi54bWxQSwUGAAAAAAMAAwC3AAAA9gIAAAAA&#10;" strokecolor="#ffc000" strokeweight=".57408mm"/>
                <v:rect id="docshape255" o:spid="_x0000_s1028" style="position:absolute;left:7196;top:3984;width:82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DrFwwAAANsAAAAPAAAAZHJzL2Rvd25yZXYueG1sRI9Bi8Iw&#10;FITvgv8hPMGbpvYgSzWKiMoeRLG7B4/P5tkWm5duE7X66zeC4HGYmW+Y6bw1lbhR40rLCkbDCARx&#10;ZnXJuYLfn/XgC4TzyBory6TgQQ7ms25niom2dz7QLfW5CBB2CSoovK8TKV1WkEE3tDVx8M62MeiD&#10;bHKpG7wHuKlkHEVjabDksFBgTcuCskt6NQribXzc2NWmfJ6OPPqzu32U1nul+r12MQHhqfWf8Lv9&#10;rRWMY3h9CT9Azv4BAAD//wMAUEsBAi0AFAAGAAgAAAAhANvh9svuAAAAhQEAABMAAAAAAAAAAAAA&#10;AAAAAAAAAFtDb250ZW50X1R5cGVzXS54bWxQSwECLQAUAAYACAAAACEAWvQsW78AAAAVAQAACwAA&#10;AAAAAAAAAAAAAAAfAQAAX3JlbHMvLnJlbHNQSwECLQAUAAYACAAAACEA7GA6xcMAAADbAAAADwAA&#10;AAAAAAAAAAAAAAAHAgAAZHJzL2Rvd25yZXYueG1sUEsFBgAAAAADAAMAtwAAAPcCAAAAAA==&#10;" fillcolor="#ffc000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6800" behindDoc="0" locked="0" layoutInCell="1" allowOverlap="1" wp14:anchorId="47775EB9" wp14:editId="025946EE">
                <wp:simplePos x="0" y="0"/>
                <wp:positionH relativeFrom="page">
                  <wp:posOffset>4496435</wp:posOffset>
                </wp:positionH>
                <wp:positionV relativeFrom="page">
                  <wp:posOffset>2955925</wp:posOffset>
                </wp:positionV>
                <wp:extent cx="198755" cy="59055"/>
                <wp:effectExtent l="0" t="0" r="0" b="0"/>
                <wp:wrapNone/>
                <wp:docPr id="57" name="docshapegroup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755" cy="59055"/>
                          <a:chOff x="7081" y="4655"/>
                          <a:chExt cx="313" cy="93"/>
                        </a:xfrm>
                      </wpg:grpSpPr>
                      <wps:wsp>
                        <wps:cNvPr id="5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7081" y="4703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20667">
                            <a:solidFill>
                              <a:srgbClr val="5B9BD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docshape257"/>
                        <wps:cNvSpPr>
                          <a:spLocks/>
                        </wps:cNvSpPr>
                        <wps:spPr bwMode="auto">
                          <a:xfrm>
                            <a:off x="7189" y="4655"/>
                            <a:ext cx="93" cy="93"/>
                          </a:xfrm>
                          <a:custGeom>
                            <a:avLst/>
                            <a:gdLst>
                              <a:gd name="T0" fmla="+- 0 7235 7189"/>
                              <a:gd name="T1" fmla="*/ T0 w 93"/>
                              <a:gd name="T2" fmla="+- 0 4655 4655"/>
                              <a:gd name="T3" fmla="*/ 4655 h 93"/>
                              <a:gd name="T4" fmla="+- 0 7189 7189"/>
                              <a:gd name="T5" fmla="*/ T4 w 93"/>
                              <a:gd name="T6" fmla="+- 0 4702 4655"/>
                              <a:gd name="T7" fmla="*/ 4702 h 93"/>
                              <a:gd name="T8" fmla="+- 0 7235 7189"/>
                              <a:gd name="T9" fmla="*/ T8 w 93"/>
                              <a:gd name="T10" fmla="+- 0 4748 4655"/>
                              <a:gd name="T11" fmla="*/ 4748 h 93"/>
                              <a:gd name="T12" fmla="+- 0 7281 7189"/>
                              <a:gd name="T13" fmla="*/ T12 w 93"/>
                              <a:gd name="T14" fmla="+- 0 4702 4655"/>
                              <a:gd name="T15" fmla="*/ 4702 h 93"/>
                              <a:gd name="T16" fmla="+- 0 7235 7189"/>
                              <a:gd name="T17" fmla="*/ T16 w 93"/>
                              <a:gd name="T18" fmla="+- 0 4655 4655"/>
                              <a:gd name="T19" fmla="*/ 4655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46" y="0"/>
                                </a:moveTo>
                                <a:lnTo>
                                  <a:pt x="0" y="47"/>
                                </a:lnTo>
                                <a:lnTo>
                                  <a:pt x="46" y="93"/>
                                </a:lnTo>
                                <a:lnTo>
                                  <a:pt x="92" y="47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B2A7B" id="docshapegroup256" o:spid="_x0000_s1026" style="position:absolute;margin-left:354.05pt;margin-top:232.75pt;width:15.65pt;height:4.65pt;z-index:15756800;mso-position-horizontal-relative:page;mso-position-vertical-relative:page" coordorigin="7081,4655" coordsize="313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TC6QQQAACcMAAAOAAAAZHJzL2Uyb0RvYy54bWy8Vm2PozYQ/l6p/8Hyx1a3gYSEBG321Nu9&#10;W1Xatisd/QEOmBcVbGqTTba/vjNjICRH7lZXqV/AMOPxzPN4Xm7fH+uKvUhjS6223L/xOJMq0Wmp&#10;8i3/M/70bs2ZbYVKRaWV3PJXafn7ux9/uD00kZzrQlepNAyMKBsdmi0v2raJZjObFLIW9kY3UoEw&#10;06YWLXyafJYacQDrdTWbe95qdtAmbYxOpLXw98EJ+R3ZzzKZtH9kmZUtq7YcfGvpaei5w+fs7lZE&#10;uRFNUSadG+I7vKhFqeDQwdSDaAXbm/ILU3WZGG111t4kup7pLCsTSTFANL53Ec2j0fuGYsmjQ94M&#10;MAG0Fzh9t9nk95dnw8p0y5chZ0rUwFGqE1uIRuZ4/Hy5QpAOTR6B7qNpPjfPxkUKyyed/GVBPLuU&#10;43fulNnu8JtOwa7Yt5pAOmamRhMQPjsSF68DF/LYsgR++pt1uFxyloBoufFgSVQlBfCJm0Jv7XMG&#10;wmB1kn3sNi/8hdu5WeC2mYjckeRm5xbGBHfOnmC1/w3Wz4gZsWURqh5WSAAH61OpJAtChyap3CsH&#10;ZXJUHZRM6ftCqFySsfi1Adh8CgGdBatuC35Y4OGb0J5QCj2CQkQ9wAt/7jCiJBggElFjbPsodc1w&#10;seUVuE2siZcn2zo0exUkUelPZVUROZVihy2fe6tVSDusrsoUpahnTb67rwx7EZCKyw+bDw9Bx82Z&#10;Gtw5lZK1Qor0Y7duRVm5NThaKbpwDgJH406nr88GnetI/b/Y3fTs9kkzhzwCPzq6+mSx40whIp3k&#10;7UT6azjq7Lr3RMIdpyy5uOsiSvaOSES/Jw8qVAo04q887S5mDIUxqyuoez+/Yx4L54slC/E8ouGk&#10;Bvnm1H6asdhjB+ZOHFuCKzWyhKnJTvl5sgQeD5ZIqZiwFfRKzitwaNIrqBGDrTiY9GrVq5ClIPTm&#10;k15BARwskdKUV5DOowivYgVkDbbi9aRX/jnsQRisJ93yx7iT1pRfmM1njq39SbiwMp488+fTrp1j&#10;fxUxfwz+Vcj8c/yvYuaPCYj91bRr5wRcvWL+mIGzOwYVZMgBUbiaBslyVF1ewIpBCcaOhGnSaIv9&#10;JnbdJu4bCmih9Ioy4AK5GlMpgPO+ruwSOwaesYB9SxsJRNuA/ZvUAVRSp3Turbt3F7CBKelyPjKc&#10;wXy0cyWgES3iRGjAEos8Fp2CXvi31i8y1iRvEawAGIdD+85yEldqrAYJAFquJYJHvbB/N2NbQ3Xr&#10;pf3baW3g+r/ZVu9XbyKptJUOTAyVSBhiRqhGhfSsWb2xp2HDGjVKCvVKC2NGuxkVZmpYFNr8w9kB&#10;5tMtt3/vhZGcVb8qmFQ2fhDgQEsfwTKcw4cZS3ZjiVAJmNrylsPVxuV964bgfWPKvICTfLrsSv8C&#10;Q1pWUp/H5uQa67iv0gwF0yih1E3OOO6Ov0n/NN/f/QsAAP//AwBQSwMEFAAGAAgAAAAhAHA99abi&#10;AAAACwEAAA8AAABkcnMvZG93bnJldi54bWxMj8FOg0AQhu8mvsNmTLzZBQsFkaVpGvXUmNiaGG9T&#10;mAIpu0vYLdC3dzzpcWa+/PP9+XrWnRhpcK01CsJFAIJMaavW1Ao+D68PKQjn0VTYWUMKruRgXdze&#10;5JhVdjIfNO59LTjEuAwVNN73mZSubEijW9ieDN9OdtDoeRxqWQ04cbju5GMQrKTG1vCHBnvaNlSe&#10;9xet4G3CabMMX8bd+bS9fh/i969dSErd382bZxCeZv8Hw68+q0PBTkd7MZUTnYIkSENGFUSrOAbB&#10;RLJ8ikAceZNEKcgil/87FD8AAAD//wMAUEsBAi0AFAAGAAgAAAAhALaDOJL+AAAA4QEAABMAAAAA&#10;AAAAAAAAAAAAAAAAAFtDb250ZW50X1R5cGVzXS54bWxQSwECLQAUAAYACAAAACEAOP0h/9YAAACU&#10;AQAACwAAAAAAAAAAAAAAAAAvAQAAX3JlbHMvLnJlbHNQSwECLQAUAAYACAAAACEA6pUwukEEAAAn&#10;DAAADgAAAAAAAAAAAAAAAAAuAgAAZHJzL2Uyb0RvYy54bWxQSwECLQAUAAYACAAAACEAcD31puIA&#10;AAALAQAADwAAAAAAAAAAAAAAAACbBgAAZHJzL2Rvd25yZXYueG1sUEsFBgAAAAAEAAQA8wAAAKoH&#10;AAAAAA==&#10;">
                <v:line id="Line 47" o:spid="_x0000_s1027" style="position:absolute;visibility:visible;mso-wrap-style:square" from="7081,4703" to="7393,4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EcavwAAANsAAAAPAAAAZHJzL2Rvd25yZXYueG1sRE9Ni8Iw&#10;EL0L/ocwgjdNVRS3axQRBD0oWN3D3oZmbIPNpDRR6783B8Hj430vVq2txIMabxwrGA0TEMS504YL&#10;BZfzdjAH4QOyxsoxKXiRh9Wy21lgqt2TT/TIQiFiCPsUFZQh1KmUPi/Joh+6mjhyV9dYDBE2hdQN&#10;PmO4reQ4SWbSouHYUGJNm5LyW3a3Clxl5L4+/Mm7Ts43czz9T362U6X6vXb9CyJQG77ij3unFUzj&#10;2Pgl/gC5fAMAAP//AwBQSwECLQAUAAYACAAAACEA2+H2y+4AAACFAQAAEwAAAAAAAAAAAAAAAAAA&#10;AAAAW0NvbnRlbnRfVHlwZXNdLnhtbFBLAQItABQABgAIAAAAIQBa9CxbvwAAABUBAAALAAAAAAAA&#10;AAAAAAAAAB8BAABfcmVscy8ucmVsc1BLAQItABQABgAIAAAAIQD+rEcavwAAANsAAAAPAAAAAAAA&#10;AAAAAAAAAAcCAABkcnMvZG93bnJldi54bWxQSwUGAAAAAAMAAwC3AAAA8wIAAAAA&#10;" strokecolor="#5b9bd4" strokeweight=".57408mm"/>
                <v:shape id="docshape257" o:spid="_x0000_s1028" style="position:absolute;left:7189;top:4655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cpHwgAAANsAAAAPAAAAZHJzL2Rvd25yZXYueG1sRI9Ba8JA&#10;FITvgv9heYIX0U0LSpu6ioiFelTb+yP7TFKzb8Pua4z99a5Q6HGYmW+Y5bp3jeooxNqzgadZBoq4&#10;8Lbm0sDn6X36AioKssXGMxm4UYT1ajhYYm79lQ/UHaVUCcIxRwOVSJtrHYuKHMaZb4mTd/bBoSQZ&#10;Sm0DXhPcNfo5yxbaYc1pocKWthUVl+OPM6A3LPu93/U7WUyK8PWtf13dGTMe9Zs3UEK9/If/2h/W&#10;wPwVHl/SD9CrOwAAAP//AwBQSwECLQAUAAYACAAAACEA2+H2y+4AAACFAQAAEwAAAAAAAAAAAAAA&#10;AAAAAAAAW0NvbnRlbnRfVHlwZXNdLnhtbFBLAQItABQABgAIAAAAIQBa9CxbvwAAABUBAAALAAAA&#10;AAAAAAAAAAAAAB8BAABfcmVscy8ucmVsc1BLAQItABQABgAIAAAAIQBe6cpHwgAAANsAAAAPAAAA&#10;AAAAAAAAAAAAAAcCAABkcnMvZG93bnJldi54bWxQSwUGAAAAAAMAAwC3AAAA9gIAAAAA&#10;" path="m46,l,47,46,93,92,47,46,xe" fillcolor="#5b9bd4" stroked="f">
                  <v:path arrowok="t" o:connecttype="custom" o:connectlocs="46,4655;0,4702;46,4748;92,4702;46,4655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7312" behindDoc="0" locked="0" layoutInCell="1" allowOverlap="1" wp14:anchorId="42952AA1" wp14:editId="76D11272">
                <wp:simplePos x="0" y="0"/>
                <wp:positionH relativeFrom="page">
                  <wp:posOffset>4496435</wp:posOffset>
                </wp:positionH>
                <wp:positionV relativeFrom="page">
                  <wp:posOffset>3391535</wp:posOffset>
                </wp:positionV>
                <wp:extent cx="198755" cy="52070"/>
                <wp:effectExtent l="0" t="0" r="0" b="0"/>
                <wp:wrapNone/>
                <wp:docPr id="54" name="docshapegroup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755" cy="52070"/>
                          <a:chOff x="7081" y="5341"/>
                          <a:chExt cx="313" cy="82"/>
                        </a:xfrm>
                      </wpg:grpSpPr>
                      <wps:wsp>
                        <wps:cNvPr id="5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7081" y="5382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20667">
                            <a:solidFill>
                              <a:srgbClr val="6F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docshape259"/>
                        <wps:cNvSpPr>
                          <a:spLocks noChangeArrowheads="1"/>
                        </wps:cNvSpPr>
                        <wps:spPr bwMode="auto">
                          <a:xfrm>
                            <a:off x="7196" y="5340"/>
                            <a:ext cx="82" cy="82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81BD78" id="docshapegroup258" o:spid="_x0000_s1026" style="position:absolute;margin-left:354.05pt;margin-top:267.05pt;width:15.65pt;height:4.1pt;z-index:15757312;mso-position-horizontal-relative:page;mso-position-vertical-relative:page" coordorigin="7081,5341" coordsize="313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AA/2gIAABgHAAAOAAAAZHJzL2Uyb0RvYy54bWy8ldtu2zAMhu8H7B0E3a8+xM7BqFMU6QED&#10;uq5AuwdQZPmA2ZImKXGypx8lOambAl3RAbsxJFOiyf8j6fOLXdeiLVO6ETzH0VmIEeNUFA2vcvzj&#10;6ebLHCNtCC9IKzjL8Z5pfLH8/Om8lxmLRS3agikETrjOepnj2hiZBYGmNeuIPhOScTCWQnXEwFZV&#10;QaFID967NojDcBr0QhVSCcq0hrdX3oiXzn9ZMmq+l6VmBrU5htiMeyr3XNtnsDwnWaWIrBs6hEE+&#10;EEVHGg4fPbq6IoagjWpeueoaqoQWpTmjogtEWTaUuRwgmyg8yeZWiY10uVRZX8mjTCDtiU4fdkvv&#10;tw8KNUWO0wQjTjpgVAiqayJZZT8fp3MrUi+rDM7eKvkoH5TPFJZ3gv7UYA5O7XZf+cNo3X8TBfgl&#10;GyOcSLtSddYFpI92jsX+yILtDKLwMlrMZ2mKEQVTGoezARWtgae9NAvnEUbWOEkij5HW18PlSTTx&#10;N+exNQUk8590YQ5h2Zyg5vSzrPrfZH20mjla2kp1kBVy8LLeNZyhJPFquiMr7qWkOz5IibhY1YRX&#10;zDl72kuQzWUHkY+u2I0GDn+VdqSSl4JkB4EnUew1csoeJSKZVNrcMtEhu8hxC2E7amR7p41X83DE&#10;QuTipmlbeE+ylqM+x3E4nc7cDS3aprBWa9SqWq9ahbYEWnF6c7lKpgObF8eg5njhvNWMFNfD2pCm&#10;9WsItOWu4LwEHuNaFPsHZYMboP4vutMD3UPTxOliRPjQLNp3yhHvpVKitwlCzb3g6y+8n2+0gAh8&#10;FwwdcuALvF3znLTAK74KZuRbfF/QeSdES2hUGW8xQ0r4oQw/EVjUQv3GqIeBnGP9a0MUw6j9ykGm&#10;RZQkdoK7TZLOYtiosWU9thBOwVWODUZ+uTJ+6m+kaqoavhS5pLm4hKlUNq6wrey+ksaF5IYGjF83&#10;R4ZfhZ3v4707//xDW/4BAAD//wMAUEsDBBQABgAIAAAAIQD8x1QH4gAAAAsBAAAPAAAAZHJzL2Rv&#10;d25yZXYueG1sTI9NS8NAEIbvgv9hGcGb3aRJbY3ZlFLUUxFsBfE2zU6T0OxuyG6T9N87nvQ2Hw/v&#10;PJOvJ9OKgXrfOKsgnkUgyJZON7ZS8Hl4fViB8AGtxtZZUnAlD+vi9ibHTLvRftCwD5XgEOszVFCH&#10;0GVS+rImg37mOrK8O7neYOC2r6TuceRw08p5FD1Kg43lCzV2tK2pPO8vRsHbiOMmiV+G3fm0vX4f&#10;Fu9fu5iUur+bNs8gAk3hD4ZffVaHgp2O7mK1F62CZbSKGVWwSFIumFgmTymII0/SeQKyyOX/H4of&#10;AAAA//8DAFBLAQItABQABgAIAAAAIQC2gziS/gAAAOEBAAATAAAAAAAAAAAAAAAAAAAAAABbQ29u&#10;dGVudF9UeXBlc10ueG1sUEsBAi0AFAAGAAgAAAAhADj9If/WAAAAlAEAAAsAAAAAAAAAAAAAAAAA&#10;LwEAAF9yZWxzLy5yZWxzUEsBAi0AFAAGAAgAAAAhANOUAD/aAgAAGAcAAA4AAAAAAAAAAAAAAAAA&#10;LgIAAGRycy9lMm9Eb2MueG1sUEsBAi0AFAAGAAgAAAAhAPzHVAfiAAAACwEAAA8AAAAAAAAAAAAA&#10;AAAANAUAAGRycy9kb3ducmV2LnhtbFBLBQYAAAAABAAEAPMAAABDBgAAAAA=&#10;">
                <v:line id="Line 44" o:spid="_x0000_s1027" style="position:absolute;visibility:visible;mso-wrap-style:square" from="7081,5382" to="7393,5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UH9wgAAANsAAAAPAAAAZHJzL2Rvd25yZXYueG1sRI9Bi8Iw&#10;FITvC/6H8ARv21ShotUoIiq9qgvr8dE822rzUptUu/9+s7DgcZiZb5jluje1eFLrKssKxlEMgji3&#10;uuJCwdd5/zkD4TyyxtoyKfghB+vV4GOJqbYvPtLz5AsRIOxSVFB636RSurwkgy6yDXHwrrY16INs&#10;C6lbfAW4qeUkjqfSYMVhocSGtiXl91NnFHQXubnXj1u3K84e59+ZyfbJQanRsN8sQHjq/Tv83860&#10;giSBvy/hB8jVLwAAAP//AwBQSwECLQAUAAYACAAAACEA2+H2y+4AAACFAQAAEwAAAAAAAAAAAAAA&#10;AAAAAAAAW0NvbnRlbnRfVHlwZXNdLnhtbFBLAQItABQABgAIAAAAIQBa9CxbvwAAABUBAAALAAAA&#10;AAAAAAAAAAAAAB8BAABfcmVscy8ucmVsc1BLAQItABQABgAIAAAAIQCE6UH9wgAAANsAAAAPAAAA&#10;AAAAAAAAAAAAAAcCAABkcnMvZG93bnJldi54bWxQSwUGAAAAAAMAAwC3AAAA9gIAAAAA&#10;" strokecolor="#6fac46" strokeweight=".57408mm"/>
                <v:rect id="docshape259" o:spid="_x0000_s1028" style="position:absolute;left:7196;top:5340;width:82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0pswwAAANsAAAAPAAAAZHJzL2Rvd25yZXYueG1sRI9Pi8Iw&#10;FMTvgt8hPMHbmrpYkWosIoiKJ/8si7dH87Yt27zUJmvrtzfCgsdhZn7DLNLOVOJOjSstKxiPIhDE&#10;mdUl5wou583HDITzyBory6TgQQ7SZb+3wETblo90P/lcBAi7BBUU3teJlC4ryKAb2Zo4eD+2MeiD&#10;bHKpG2wD3FTyM4qm0mDJYaHAmtYFZb+nP6Pg6OLHdY+Yb7/32yr+OkxutLFKDQfdag7CU+ff4f/2&#10;TiuIp/D6En6AXD4BAAD//wMAUEsBAi0AFAAGAAgAAAAhANvh9svuAAAAhQEAABMAAAAAAAAAAAAA&#10;AAAAAAAAAFtDb250ZW50X1R5cGVzXS54bWxQSwECLQAUAAYACAAAACEAWvQsW78AAAAVAQAACwAA&#10;AAAAAAAAAAAAAAAfAQAAX3JlbHMvLnJlbHNQSwECLQAUAAYACAAAACEAystKbMMAAADbAAAADwAA&#10;AAAAAAAAAAAAAAAHAgAAZHJzL2Rvd25yZXYueG1sUEsFBgAAAAADAAMAtwAAAPcCAAAAAA==&#10;" fillcolor="#6fac46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7824" behindDoc="0" locked="0" layoutInCell="1" allowOverlap="1" wp14:anchorId="401429C0" wp14:editId="2B806856">
                <wp:simplePos x="0" y="0"/>
                <wp:positionH relativeFrom="page">
                  <wp:posOffset>4496435</wp:posOffset>
                </wp:positionH>
                <wp:positionV relativeFrom="page">
                  <wp:posOffset>3819525</wp:posOffset>
                </wp:positionV>
                <wp:extent cx="198755" cy="52070"/>
                <wp:effectExtent l="0" t="0" r="0" b="0"/>
                <wp:wrapNone/>
                <wp:docPr id="51" name="docshapegroup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755" cy="52070"/>
                          <a:chOff x="7081" y="6015"/>
                          <a:chExt cx="313" cy="82"/>
                        </a:xfrm>
                      </wpg:grpSpPr>
                      <wps:wsp>
                        <wps:cNvPr id="5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7081" y="6056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20667">
                            <a:solidFill>
                              <a:srgbClr val="25447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docshape261"/>
                        <wps:cNvSpPr>
                          <a:spLocks/>
                        </wps:cNvSpPr>
                        <wps:spPr bwMode="auto">
                          <a:xfrm>
                            <a:off x="7196" y="6015"/>
                            <a:ext cx="82" cy="82"/>
                          </a:xfrm>
                          <a:custGeom>
                            <a:avLst/>
                            <a:gdLst>
                              <a:gd name="T0" fmla="+- 0 7237 7196"/>
                              <a:gd name="T1" fmla="*/ T0 w 82"/>
                              <a:gd name="T2" fmla="+- 0 6015 6015"/>
                              <a:gd name="T3" fmla="*/ 6015 h 82"/>
                              <a:gd name="T4" fmla="+- 0 7221 7196"/>
                              <a:gd name="T5" fmla="*/ T4 w 82"/>
                              <a:gd name="T6" fmla="+- 0 6018 6015"/>
                              <a:gd name="T7" fmla="*/ 6018 h 82"/>
                              <a:gd name="T8" fmla="+- 0 7208 7196"/>
                              <a:gd name="T9" fmla="*/ T8 w 82"/>
                              <a:gd name="T10" fmla="+- 0 6027 6015"/>
                              <a:gd name="T11" fmla="*/ 6027 h 82"/>
                              <a:gd name="T12" fmla="+- 0 7199 7196"/>
                              <a:gd name="T13" fmla="*/ T12 w 82"/>
                              <a:gd name="T14" fmla="+- 0 6040 6015"/>
                              <a:gd name="T15" fmla="*/ 6040 h 82"/>
                              <a:gd name="T16" fmla="+- 0 7196 7196"/>
                              <a:gd name="T17" fmla="*/ T16 w 82"/>
                              <a:gd name="T18" fmla="+- 0 6056 6015"/>
                              <a:gd name="T19" fmla="*/ 6056 h 82"/>
                              <a:gd name="T20" fmla="+- 0 7199 7196"/>
                              <a:gd name="T21" fmla="*/ T20 w 82"/>
                              <a:gd name="T22" fmla="+- 0 6072 6015"/>
                              <a:gd name="T23" fmla="*/ 6072 h 82"/>
                              <a:gd name="T24" fmla="+- 0 7208 7196"/>
                              <a:gd name="T25" fmla="*/ T24 w 82"/>
                              <a:gd name="T26" fmla="+- 0 6085 6015"/>
                              <a:gd name="T27" fmla="*/ 6085 h 82"/>
                              <a:gd name="T28" fmla="+- 0 7221 7196"/>
                              <a:gd name="T29" fmla="*/ T28 w 82"/>
                              <a:gd name="T30" fmla="+- 0 6094 6015"/>
                              <a:gd name="T31" fmla="*/ 6094 h 82"/>
                              <a:gd name="T32" fmla="+- 0 7237 7196"/>
                              <a:gd name="T33" fmla="*/ T32 w 82"/>
                              <a:gd name="T34" fmla="+- 0 6097 6015"/>
                              <a:gd name="T35" fmla="*/ 6097 h 82"/>
                              <a:gd name="T36" fmla="+- 0 7253 7196"/>
                              <a:gd name="T37" fmla="*/ T36 w 82"/>
                              <a:gd name="T38" fmla="+- 0 6094 6015"/>
                              <a:gd name="T39" fmla="*/ 6094 h 82"/>
                              <a:gd name="T40" fmla="+- 0 7266 7196"/>
                              <a:gd name="T41" fmla="*/ T40 w 82"/>
                              <a:gd name="T42" fmla="+- 0 6085 6015"/>
                              <a:gd name="T43" fmla="*/ 6085 h 82"/>
                              <a:gd name="T44" fmla="+- 0 7275 7196"/>
                              <a:gd name="T45" fmla="*/ T44 w 82"/>
                              <a:gd name="T46" fmla="+- 0 6072 6015"/>
                              <a:gd name="T47" fmla="*/ 6072 h 82"/>
                              <a:gd name="T48" fmla="+- 0 7278 7196"/>
                              <a:gd name="T49" fmla="*/ T48 w 82"/>
                              <a:gd name="T50" fmla="+- 0 6056 6015"/>
                              <a:gd name="T51" fmla="*/ 6056 h 82"/>
                              <a:gd name="T52" fmla="+- 0 7275 7196"/>
                              <a:gd name="T53" fmla="*/ T52 w 82"/>
                              <a:gd name="T54" fmla="+- 0 6040 6015"/>
                              <a:gd name="T55" fmla="*/ 6040 h 82"/>
                              <a:gd name="T56" fmla="+- 0 7266 7196"/>
                              <a:gd name="T57" fmla="*/ T56 w 82"/>
                              <a:gd name="T58" fmla="+- 0 6027 6015"/>
                              <a:gd name="T59" fmla="*/ 6027 h 82"/>
                              <a:gd name="T60" fmla="+- 0 7253 7196"/>
                              <a:gd name="T61" fmla="*/ T60 w 82"/>
                              <a:gd name="T62" fmla="+- 0 6018 6015"/>
                              <a:gd name="T63" fmla="*/ 6018 h 82"/>
                              <a:gd name="T64" fmla="+- 0 7237 7196"/>
                              <a:gd name="T65" fmla="*/ T64 w 82"/>
                              <a:gd name="T66" fmla="+- 0 6015 6015"/>
                              <a:gd name="T67" fmla="*/ 6015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41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1"/>
                                </a:lnTo>
                                <a:lnTo>
                                  <a:pt x="3" y="57"/>
                                </a:lnTo>
                                <a:lnTo>
                                  <a:pt x="12" y="70"/>
                                </a:lnTo>
                                <a:lnTo>
                                  <a:pt x="25" y="79"/>
                                </a:lnTo>
                                <a:lnTo>
                                  <a:pt x="41" y="82"/>
                                </a:lnTo>
                                <a:lnTo>
                                  <a:pt x="57" y="79"/>
                                </a:lnTo>
                                <a:lnTo>
                                  <a:pt x="70" y="70"/>
                                </a:lnTo>
                                <a:lnTo>
                                  <a:pt x="79" y="57"/>
                                </a:lnTo>
                                <a:lnTo>
                                  <a:pt x="82" y="41"/>
                                </a:lnTo>
                                <a:lnTo>
                                  <a:pt x="79" y="25"/>
                                </a:lnTo>
                                <a:lnTo>
                                  <a:pt x="70" y="12"/>
                                </a:lnTo>
                                <a:lnTo>
                                  <a:pt x="57" y="3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44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C1C208" id="docshapegroup260" o:spid="_x0000_s1026" style="position:absolute;margin-left:354.05pt;margin-top:300.75pt;width:15.65pt;height:4.1pt;z-index:15757824;mso-position-horizontal-relative:page;mso-position-vertical-relative:page" coordorigin="7081,6015" coordsize="313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1UdNwYAAGMXAAAOAAAAZHJzL2Uyb0RvYy54bWy8WGuPozYU/V6p/8HiY6tuwLySaDOravah&#10;Stt2paU/wAMkoBJMDTOZ6a/vvdeQ2KmZoK3ULwHiw+X4HF8/7tt3z8eGPZWqr2W784I3vsfKNpdF&#10;3R523h/Zx5/WHusH0RaikW25817K3nt39/13b0/dtuSykk1RKgZB2n576nZeNQzddrXq86o8iv6N&#10;7MoWGvdSHcUAj+qwKpQ4QfRjs+K+n6xOUhWdknnZ9/Dve93o3VH8/b7Mh9/3+74cWLPzgNtAv4p+&#10;H/B3dfdWbA9KdFWdjzTEN7A4irqFj55DvReDYI+q/leoY50r2cv98CaXx5Xc7+u8pD5AbwL/qjef&#10;lHzsqC+H7enQnWUCaa90+uaw+W9PXxSri50XBx5rxRE8KmTeV6IrD/h5npBIp+6wBewn1X3tvijd&#10;U7j9LPM/e9Bwdd2OzwcNZg+nX2UBccXjIEmk5706YgjoPnsmL17OXpTPA8vhz2CzTuPYYzk0xdxP&#10;R6vyCvzEl1J/DYShMfGDWNuYVx/Gl8Mg1G+uOTatxFZ/kmiOtHCIwJjrL7L2/03Wr6gZudWjVJOs&#10;fJL1c92WLAqQEH4ZIPetljJ/bkcpWSvvK9EeSgqWvXQgG70BzI1X8KEHH25Ka6gUJ1qlSeAwAGao&#10;Lil7lkhsO9UPn0p5ZHiz8xqgTa6Jp8/9oNWcIGhiKz/WTQP/i23TstPO436SpPRGL5u6wFZs7NXh&#10;4b5R7ElAKvI4itL16I0FgzHXFhStKkXxYbwfRN3oeyDatDTgtARazAdZvHxRSG409f9yF8aZnTQ8&#10;MR2ekqU3M4WM1C3LjQw2ydVwn4yEMU4+Xo11sc0ftZGo/mQezFAF2Ih/HYqRegYT4/7YwLz340/M&#10;ZykPU5bi98iGCwzyTcN+WLHMZyemv2hGAipGJExNdsnPSyRQ7RyJQJUjVjSBRlY8cLKCOeIcK4uc&#10;rEA5m9XaySqdYNA/YLVmLlawnhmxUu6vnaw2Ewy1WjtZBbbsic9TJ63A1J1QLl6YzSaxYLNxEsOZ&#10;8aJXwN3UbO0TP/Ld1EzxCeWkZuuPQ8tNzTQgCxI3NduAxI8TNzXTAUK5qHHbA6DmVo2bHmR8ZvDb&#10;FiR+yp3UuGkBoZzUbA9mRxo3Pci4OwO4bUHir92JyU0LCOWkZnuQ8pnU5KYHGXenQWhbkPibyKla&#10;aFpAKBe10PZgdi4LTQ+y0J0GoW0BfNSdoaFpAaGc1GwPUh6HzjQITQ+y0J0GoW3BvGqmBbOqRbYH&#10;KU/cGQq7F2PygEnBtQZEtgWzYy0yLZgda5HtQcrT2KlaZHqQRe40iGwLZjM0Mi2YzdDI9gCoudeC&#10;yPQgi9xpENsWzM5ruE0/z9+z81psezCrWmx6kMXuNIhtC2ZXA9yuG9RgeLjSAPahI2pc12fGWmx6&#10;kMEs7xprsW3B7BoamxbMrqFw1LGpzWQobPEuHc0SdxoktgW0oXDthRLTgtltR2J7MDuvJaYHWeJO&#10;g8S2AFk5p1zYxl/6SajJUNiFn/eRotLnAthwPrfj3hLuGBxj8HCBW81O9nhmy0A3OHBk4bjxBxS2&#10;zoChJwhOF4HBXwTDXgkPARTzldC4CSI4nRxvw0EHgm8WRcfNAsJhnV9CBhdwgi/rKS6qCIf1cEl0&#10;XOgIvqyruPgQfFlXcUFAOMzlS8jgJE3wZV3FiRPhMOctiY6TGcGXdRUnGIIv6yomPcIhX5eQwUQk&#10;uNVVPdTGJFFQnbquSymPQV3qAT8BaSMGzK3pFg/XeNir6IL/HuVTmUlqHzDBRjumE/2luWlN2Dji&#10;po5MjdO1o1h4oIAOwEV3d2qdrhqlJYeAr4FgWoVIQO41kI4EprwGGknpahCIOZGZrprU2L90MnZq&#10;na4aNYp1PjZPrdNVo8ZRciMWEMIu3uAFQRB1o49o8W25xlg3lB953TBx7OPr4+FqbE0q5Y3sS20Z&#10;DleafM/jFoe7UYSwCj0L60FY7DGKTOT5TPmHKanru1CPhptKqr89doLa7s7r/3oUqvRY80sLVb5N&#10;EOGOd6CHKIajlceU2fJgtog2h1A7b/BgScPb+0EXkB87VR8q+FJAi1wrf4YC576mGhkWdnRRyqxJ&#10;Uf0RKrmk0lh1xlKx+Uz4S2387h8AAAD//wMAUEsDBBQABgAIAAAAIQD4AoO24gAAAAsBAAAPAAAA&#10;ZHJzL2Rvd25yZXYueG1sTI/BbsIwDIbvk/YOkSftNpKMQaFrihDadkJIg0nTbqExbUXjVE1oy9sv&#10;nLaj7U+/vz9bjbZhPXa+dqRATgQwpMKZmkoFX4f3pwUwHzQZ3ThCBVf0sMrv7zKdGjfQJ/b7ULIY&#10;Qj7VCqoQ2pRzX1RotZ+4FineTq6zOsSxK7np9BDDbcOfhZhzq2uKHyrd4qbC4ry/WAUfgx7WU/nW&#10;b8+nzfXnMNt9byUq9fgwrl+BBRzDHww3/agOeXQ6ugsZzxoFiVjIiCqYCzkDFolkunwBdrxtlgnw&#10;POP/O+S/AAAA//8DAFBLAQItABQABgAIAAAAIQC2gziS/gAAAOEBAAATAAAAAAAAAAAAAAAAAAAA&#10;AABbQ29udGVudF9UeXBlc10ueG1sUEsBAi0AFAAGAAgAAAAhADj9If/WAAAAlAEAAAsAAAAAAAAA&#10;AAAAAAAALwEAAF9yZWxzLy5yZWxzUEsBAi0AFAAGAAgAAAAhABsrVR03BgAAYxcAAA4AAAAAAAAA&#10;AAAAAAAALgIAAGRycy9lMm9Eb2MueG1sUEsBAi0AFAAGAAgAAAAhAPgCg7biAAAACwEAAA8AAAAA&#10;AAAAAAAAAAAAkQgAAGRycy9kb3ducmV2LnhtbFBLBQYAAAAABAAEAPMAAACgCQAAAAA=&#10;">
                <v:line id="Line 41" o:spid="_x0000_s1027" style="position:absolute;visibility:visible;mso-wrap-style:square" from="7081,6056" to="7393,6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vJ5xgAAANsAAAAPAAAAZHJzL2Rvd25yZXYueG1sRI9Ba8JA&#10;FITvQv/D8gq9SN1UqDXRNZRAaehB0ebQ42P3mQSzb0N2q/HfdwuCx2FmvmHW+Wg7cabBt44VvMwS&#10;EMTamZZrBdX3x/MShA/IBjvHpOBKHvLNw2SNmXEX3tP5EGoRIewzVNCE0GdSet2QRT9zPXH0jm6w&#10;GKIcamkGvES47eQ8SRbSYstxocGeiob06fBrFXzpt2rrf0o9LZNT8ZnurnaZtko9PY7vKxCBxnAP&#10;39qlUfA6h/8v8QfIzR8AAAD//wMAUEsBAi0AFAAGAAgAAAAhANvh9svuAAAAhQEAABMAAAAAAAAA&#10;AAAAAAAAAAAAAFtDb250ZW50X1R5cGVzXS54bWxQSwECLQAUAAYACAAAACEAWvQsW78AAAAVAQAA&#10;CwAAAAAAAAAAAAAAAAAfAQAAX3JlbHMvLnJlbHNQSwECLQAUAAYACAAAACEACN7yecYAAADbAAAA&#10;DwAAAAAAAAAAAAAAAAAHAgAAZHJzL2Rvd25yZXYueG1sUEsFBgAAAAADAAMAtwAAAPoCAAAAAA==&#10;" strokecolor="#254478" strokeweight=".57408mm"/>
                <v:shape id="docshape261" o:spid="_x0000_s1028" style="position:absolute;left:7196;top:6015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yHGwwAAANsAAAAPAAAAZHJzL2Rvd25yZXYueG1sRI9BawIx&#10;FITvgv8hvEJvmtVSLatRRBBKb9269vrcPDdrNy9Lkrrbf98UCh6HmfmGWW8H24ob+dA4VjCbZiCI&#10;K6cbrhUcPw6TFxAhImtsHZOCHwqw3YxHa8y16/mdbkWsRYJwyFGBibHLpQyVIYth6jri5F2ctxiT&#10;9LXUHvsEt62cZ9lCWmw4LRjsaG+o+iq+rYKyMOWbn10+rztr/XnZ99dTUSv1+DDsViAiDfEe/m+/&#10;agXPT/D3Jf0AufkFAAD//wMAUEsBAi0AFAAGAAgAAAAhANvh9svuAAAAhQEAABMAAAAAAAAAAAAA&#10;AAAAAAAAAFtDb250ZW50X1R5cGVzXS54bWxQSwECLQAUAAYACAAAACEAWvQsW78AAAAVAQAACwAA&#10;AAAAAAAAAAAAAAAfAQAAX3JlbHMvLnJlbHNQSwECLQAUAAYACAAAACEAiQshxsMAAADbAAAADwAA&#10;AAAAAAAAAAAAAAAHAgAAZHJzL2Rvd25yZXYueG1sUEsFBgAAAAADAAMAtwAAAPcCAAAAAA==&#10;" path="m41,l25,3,12,12,3,25,,41,3,57r9,13l25,79r16,3l57,79,70,70,79,57,82,41,79,25,70,12,57,3,41,xe" fillcolor="#254478" stroked="f">
                  <v:path arrowok="t" o:connecttype="custom" o:connectlocs="41,6015;25,6018;12,6027;3,6040;0,6056;3,6072;12,6085;25,6094;41,6097;57,6094;70,6085;79,6072;82,6056;79,6040;70,6027;57,6018;41,6015" o:connectangles="0,0,0,0,0,0,0,0,0,0,0,0,0,0,0,0,0"/>
                </v:shape>
                <w10:wrap anchorx="page" anchory="page"/>
              </v:group>
            </w:pict>
          </mc:Fallback>
        </mc:AlternateContent>
      </w:r>
    </w:p>
    <w:p w14:paraId="18F2C743" w14:textId="3299EF4D" w:rsidR="0045732C" w:rsidRDefault="00A42D52">
      <w:pPr>
        <w:pStyle w:val="BodyText"/>
        <w:spacing w:line="20" w:lineRule="exact"/>
        <w:ind w:left="333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D20AC3" wp14:editId="4D07782B">
                <wp:extent cx="1607820" cy="8255"/>
                <wp:effectExtent l="11430" t="5715" r="9525" b="5080"/>
                <wp:docPr id="49" name="docshapegroup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7820" cy="8255"/>
                          <a:chOff x="0" y="0"/>
                          <a:chExt cx="2532" cy="13"/>
                        </a:xfrm>
                      </wpg:grpSpPr>
                      <wps:wsp>
                        <wps:cNvPr id="50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0" y="6"/>
                            <a:ext cx="2531" cy="0"/>
                          </a:xfrm>
                          <a:prstGeom prst="line">
                            <a:avLst/>
                          </a:prstGeom>
                          <a:noFill/>
                          <a:ln w="7750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49639F" id="docshapegroup262" o:spid="_x0000_s1026" style="width:126.6pt;height:.65pt;mso-position-horizontal-relative:char;mso-position-vertical-relative:line" coordsize="2532,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pQPMQIAAMQEAAAOAAAAZHJzL2Uyb0RvYy54bWyklM2O2yAQx++V+g6Ie+PYab6sOHtIdnNJ&#10;20i7fQAC2EbFgIDEydt3AG+2zV6qrSwhhhmGmd8fvHq4dBKduXVCqwrnozFGXFHNhGoq/PPl6csC&#10;I+eJYkRqxSt85Q4/rD9/WvWm5IVutWTcIkiiXNmbCrfemzLLHG15R9xIG67AWWvbEQ+mbTJmSQ/Z&#10;O5kV4/Es67VlxmrKnYPVbXLidcxf15z6H3XtuEeywlCbj6ON4zGM2XpFysYS0wo6lEE+UEVHhIJD&#10;b6m2xBN0suJdqk5Qq52u/YjqLtN1LSiPPUA3+fium53VJxN7acq+MTdMgPaO04fT0u/ng0WCVfjr&#10;EiNFOtCIaepaYngTji9mRYDUm6aE2J01z+ZgU6cw3Wv6y4E7u/cHu0nB6Nh/0wzykpPXEdKltl1I&#10;Ae2jS9TietOCXzyisJjPxvNFAZJR8C2K6TRJRVvQ890m2j4O24rppEh78knYkZEynRYrHCoK7cB1&#10;c29E3f8RfQ64olAuUBqITqH6RHQvFEeTZQIZQzYqUaQXNVBESm9aohoek71cDRDLYwuhWMiatgTD&#10;gQT/SHWWsL1SBTx5whOv/o0OKY11fsd1h8KkwhIqjlqR8975BPI1JEin9JOQEtZJKRXqKzyfQ7vB&#10;dFoKFpzRsM1xIy06E3h/22X4BlX+CoOLplhM1nLCHoe5J0KmOdQpVbxlqfkk4FGz68GG2gY5h3sI&#10;TyUKPzzr8Bb/tGPU289n/RsAAP//AwBQSwMEFAAGAAgAAAAhABoTTh/aAAAAAwEAAA8AAABkcnMv&#10;ZG93bnJldi54bWxMj09Lw0AQxe+C32EZwZvd/KEiMZtSinoqgq0g3qbJNAnNzobsNkm/vaMXe3kw&#10;vMd7v8lXs+3USINvHRuIFxEo4tJVLdcGPvevD0+gfECusHNMBi7kYVXc3uSYVW7iDxp3oVZSwj5D&#10;A00Ifaa1Lxuy6BeuJxbv6AaLQc6h1tWAk5TbTidR9KgttiwLDfa0aag87c7WwNuE0zqNX8bt6bi5&#10;fO+X71/bmIy5v5vXz6ACzeE/DL/4gg6FMB3cmSuvOgPySPhT8ZJlmoA6SCgFXeT6mr34AQAA//8D&#10;AFBLAQItABQABgAIAAAAIQC2gziS/gAAAOEBAAATAAAAAAAAAAAAAAAAAAAAAABbQ29udGVudF9U&#10;eXBlc10ueG1sUEsBAi0AFAAGAAgAAAAhADj9If/WAAAAlAEAAAsAAAAAAAAAAAAAAAAALwEAAF9y&#10;ZWxzLy5yZWxzUEsBAi0AFAAGAAgAAAAhAPsOlA8xAgAAxAQAAA4AAAAAAAAAAAAAAAAALgIAAGRy&#10;cy9lMm9Eb2MueG1sUEsBAi0AFAAGAAgAAAAhABoTTh/aAAAAAwEAAA8AAAAAAAAAAAAAAAAAiwQA&#10;AGRycy9kb3ducmV2LnhtbFBLBQYAAAAABAAEAPMAAACSBQAAAAA=&#10;">
                <v:line id="Line 39" o:spid="_x0000_s1027" style="position:absolute;visibility:visible;mso-wrap-style:square" from="0,6" to="2531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G/CwQAAANsAAAAPAAAAZHJzL2Rvd25yZXYueG1sRI/BagJB&#10;DIbvBd9hiOCl6GwtFVkdpRQKvbpqobewE3cWdzLLTqrbt28OhR7Dn/9Lvu1+jJ250ZDbxA6eFgUY&#10;4jr5lhsHp+P7fA0mC7LHLjE5+KEM+93kYYulT3c+0K2SxiiEc4kOgkhfWpvrQBHzIvXEml3SEFF0&#10;HBrrB7wrPHZ2WRQrG7FlvRCwp7dA9bX6jkr5ss/nJrSf8bKS6OkxS3WonZtNx9cNGKFR/pf/2h/e&#10;wYt+ry7qAXb3CwAA//8DAFBLAQItABQABgAIAAAAIQDb4fbL7gAAAIUBAAATAAAAAAAAAAAAAAAA&#10;AAAAAABbQ29udGVudF9UeXBlc10ueG1sUEsBAi0AFAAGAAgAAAAhAFr0LFu/AAAAFQEAAAsAAAAA&#10;AAAAAAAAAAAAHwEAAF9yZWxzLy5yZWxzUEsBAi0AFAAGAAgAAAAhAF1kb8LBAAAA2wAAAA8AAAAA&#10;AAAAAAAAAAAABwIAAGRycy9kb3ducmV2LnhtbFBLBQYAAAAAAwADALcAAAD1AgAAAAA=&#10;" strokecolor="#d9d9d9" strokeweight=".21528mm"/>
                <w10:anchorlock/>
              </v:group>
            </w:pict>
          </mc:Fallback>
        </mc:AlternateContent>
      </w:r>
    </w:p>
    <w:p w14:paraId="34D32537" w14:textId="77777777" w:rsidR="0045732C" w:rsidRDefault="0045732C">
      <w:pPr>
        <w:pStyle w:val="BodyText"/>
      </w:pPr>
    </w:p>
    <w:p w14:paraId="23477A96" w14:textId="77777777" w:rsidR="0045732C" w:rsidRDefault="0045732C">
      <w:pPr>
        <w:pStyle w:val="BodyText"/>
      </w:pPr>
    </w:p>
    <w:p w14:paraId="08368A89" w14:textId="77777777" w:rsidR="0045732C" w:rsidRDefault="0045732C">
      <w:pPr>
        <w:pStyle w:val="BodyText"/>
      </w:pPr>
    </w:p>
    <w:p w14:paraId="2F6D6C88" w14:textId="77777777" w:rsidR="0045732C" w:rsidRDefault="0045732C">
      <w:pPr>
        <w:pStyle w:val="BodyText"/>
      </w:pPr>
    </w:p>
    <w:p w14:paraId="13E9712E" w14:textId="77777777" w:rsidR="0045732C" w:rsidRDefault="0045732C">
      <w:pPr>
        <w:pStyle w:val="BodyText"/>
      </w:pPr>
    </w:p>
    <w:p w14:paraId="7DA7A808" w14:textId="77777777" w:rsidR="0045732C" w:rsidRDefault="0045732C">
      <w:pPr>
        <w:pStyle w:val="BodyText"/>
      </w:pPr>
    </w:p>
    <w:p w14:paraId="23E62F32" w14:textId="77777777" w:rsidR="0045732C" w:rsidRDefault="0045732C">
      <w:pPr>
        <w:pStyle w:val="BodyText"/>
      </w:pPr>
    </w:p>
    <w:p w14:paraId="50AD6768" w14:textId="77777777" w:rsidR="0045732C" w:rsidRDefault="0045732C">
      <w:pPr>
        <w:pStyle w:val="BodyText"/>
      </w:pPr>
    </w:p>
    <w:p w14:paraId="2764DD3F" w14:textId="77777777" w:rsidR="0045732C" w:rsidRDefault="0045732C">
      <w:pPr>
        <w:pStyle w:val="BodyText"/>
      </w:pPr>
    </w:p>
    <w:p w14:paraId="638872E8" w14:textId="77777777" w:rsidR="0045732C" w:rsidRDefault="0045732C">
      <w:pPr>
        <w:pStyle w:val="BodyText"/>
      </w:pPr>
    </w:p>
    <w:p w14:paraId="04AD10E4" w14:textId="77777777" w:rsidR="0045732C" w:rsidRDefault="0045732C">
      <w:pPr>
        <w:pStyle w:val="BodyText"/>
      </w:pPr>
    </w:p>
    <w:p w14:paraId="7E6DAFCD" w14:textId="77777777" w:rsidR="0045732C" w:rsidRDefault="0045732C">
      <w:pPr>
        <w:pStyle w:val="BodyText"/>
      </w:pPr>
    </w:p>
    <w:p w14:paraId="50FE356C" w14:textId="77777777" w:rsidR="0045732C" w:rsidRDefault="0045732C">
      <w:pPr>
        <w:pStyle w:val="BodyText"/>
      </w:pPr>
    </w:p>
    <w:p w14:paraId="43544414" w14:textId="77777777" w:rsidR="0045732C" w:rsidRDefault="0045732C">
      <w:pPr>
        <w:pStyle w:val="BodyText"/>
      </w:pPr>
    </w:p>
    <w:p w14:paraId="12C496EC" w14:textId="77777777" w:rsidR="0045732C" w:rsidRDefault="0045732C">
      <w:pPr>
        <w:pStyle w:val="BodyText"/>
      </w:pPr>
    </w:p>
    <w:p w14:paraId="1ADEA58B" w14:textId="77777777" w:rsidR="0045732C" w:rsidRDefault="0045732C">
      <w:pPr>
        <w:pStyle w:val="BodyText"/>
      </w:pPr>
    </w:p>
    <w:p w14:paraId="6A8175BF" w14:textId="77777777" w:rsidR="0045732C" w:rsidRDefault="0045732C">
      <w:pPr>
        <w:pStyle w:val="BodyText"/>
      </w:pPr>
    </w:p>
    <w:p w14:paraId="038F1FB2" w14:textId="77777777" w:rsidR="0045732C" w:rsidRDefault="0045732C">
      <w:pPr>
        <w:pStyle w:val="BodyText"/>
      </w:pPr>
    </w:p>
    <w:p w14:paraId="24BF9415" w14:textId="77777777" w:rsidR="0045732C" w:rsidRDefault="0045732C">
      <w:pPr>
        <w:pStyle w:val="BodyText"/>
      </w:pPr>
    </w:p>
    <w:p w14:paraId="64A0A7BE" w14:textId="77777777" w:rsidR="0045732C" w:rsidRDefault="0045732C">
      <w:pPr>
        <w:pStyle w:val="BodyText"/>
      </w:pPr>
    </w:p>
    <w:p w14:paraId="0250141F" w14:textId="77777777" w:rsidR="0045732C" w:rsidRDefault="0045732C">
      <w:pPr>
        <w:pStyle w:val="BodyText"/>
      </w:pPr>
    </w:p>
    <w:p w14:paraId="5520928C" w14:textId="77777777" w:rsidR="0045732C" w:rsidRDefault="0045732C">
      <w:pPr>
        <w:pStyle w:val="BodyText"/>
      </w:pPr>
    </w:p>
    <w:p w14:paraId="5DA2E1EC" w14:textId="77777777" w:rsidR="0045732C" w:rsidRDefault="0045732C">
      <w:pPr>
        <w:pStyle w:val="BodyText"/>
      </w:pPr>
    </w:p>
    <w:p w14:paraId="4CC1FC24" w14:textId="77777777" w:rsidR="0045732C" w:rsidRDefault="0045732C">
      <w:pPr>
        <w:pStyle w:val="BodyText"/>
      </w:pPr>
    </w:p>
    <w:p w14:paraId="48F2D003" w14:textId="77777777" w:rsidR="0045732C" w:rsidRDefault="0045732C">
      <w:pPr>
        <w:pStyle w:val="BodyText"/>
      </w:pPr>
    </w:p>
    <w:p w14:paraId="2622E240" w14:textId="77777777" w:rsidR="0045732C" w:rsidRDefault="0045732C">
      <w:pPr>
        <w:pStyle w:val="BodyText"/>
      </w:pPr>
    </w:p>
    <w:p w14:paraId="234E7EF4" w14:textId="77777777" w:rsidR="0045732C" w:rsidRDefault="0045732C">
      <w:pPr>
        <w:pStyle w:val="BodyText"/>
      </w:pPr>
    </w:p>
    <w:p w14:paraId="156917FB" w14:textId="77777777" w:rsidR="0045732C" w:rsidRDefault="0045732C">
      <w:pPr>
        <w:pStyle w:val="BodyText"/>
      </w:pPr>
    </w:p>
    <w:p w14:paraId="7BC9BAA4" w14:textId="77777777" w:rsidR="0045732C" w:rsidRDefault="0045732C">
      <w:pPr>
        <w:pStyle w:val="BodyText"/>
      </w:pPr>
    </w:p>
    <w:p w14:paraId="050A2A35" w14:textId="77777777" w:rsidR="0045732C" w:rsidRDefault="0045732C">
      <w:pPr>
        <w:pStyle w:val="BodyText"/>
        <w:rPr>
          <w:sz w:val="16"/>
        </w:rPr>
      </w:pPr>
    </w:p>
    <w:p w14:paraId="7201D3D8" w14:textId="12FFA0DD" w:rsidR="0045732C" w:rsidRDefault="00A42D52">
      <w:pPr>
        <w:pStyle w:val="BodyText"/>
        <w:spacing w:before="102" w:line="249" w:lineRule="auto"/>
        <w:ind w:left="166" w:right="167" w:firstLine="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4240" behindDoc="0" locked="0" layoutInCell="1" allowOverlap="1" wp14:anchorId="5CE5B612" wp14:editId="5BE8F4AE">
                <wp:simplePos x="0" y="0"/>
                <wp:positionH relativeFrom="page">
                  <wp:posOffset>2726690</wp:posOffset>
                </wp:positionH>
                <wp:positionV relativeFrom="paragraph">
                  <wp:posOffset>-4246880</wp:posOffset>
                </wp:positionV>
                <wp:extent cx="1607820" cy="3954145"/>
                <wp:effectExtent l="0" t="0" r="0" b="0"/>
                <wp:wrapNone/>
                <wp:docPr id="18" name="docshapegroup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7820" cy="3954145"/>
                          <a:chOff x="4294" y="-6688"/>
                          <a:chExt cx="2532" cy="6227"/>
                        </a:xfrm>
                      </wpg:grpSpPr>
                      <wps:wsp>
                        <wps:cNvPr id="2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294" y="-1178"/>
                            <a:ext cx="2531" cy="0"/>
                          </a:xfrm>
                          <a:prstGeom prst="line">
                            <a:avLst/>
                          </a:prstGeom>
                          <a:noFill/>
                          <a:ln w="7750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docshape264"/>
                        <wps:cNvSpPr>
                          <a:spLocks/>
                        </wps:cNvSpPr>
                        <wps:spPr bwMode="auto">
                          <a:xfrm>
                            <a:off x="4609" y="-1711"/>
                            <a:ext cx="1900" cy="746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1900"/>
                              <a:gd name="T2" fmla="+- 0 -1639 -1711"/>
                              <a:gd name="T3" fmla="*/ -1639 h 746"/>
                              <a:gd name="T4" fmla="+- 0 5242 4610"/>
                              <a:gd name="T5" fmla="*/ T4 w 1900"/>
                              <a:gd name="T6" fmla="+- 0 -1711 -1711"/>
                              <a:gd name="T7" fmla="*/ -1711 h 746"/>
                              <a:gd name="T8" fmla="+- 0 5874 4610"/>
                              <a:gd name="T9" fmla="*/ T8 w 1900"/>
                              <a:gd name="T10" fmla="+- 0 -1711 -1711"/>
                              <a:gd name="T11" fmla="*/ -1711 h 746"/>
                              <a:gd name="T12" fmla="+- 0 6509 4610"/>
                              <a:gd name="T13" fmla="*/ T12 w 1900"/>
                              <a:gd name="T14" fmla="+- 0 -965 -1711"/>
                              <a:gd name="T15" fmla="*/ -965 h 7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0" h="746">
                                <a:moveTo>
                                  <a:pt x="0" y="72"/>
                                </a:moveTo>
                                <a:lnTo>
                                  <a:pt x="632" y="0"/>
                                </a:lnTo>
                                <a:lnTo>
                                  <a:pt x="1264" y="0"/>
                                </a:lnTo>
                                <a:lnTo>
                                  <a:pt x="1899" y="746"/>
                                </a:lnTo>
                              </a:path>
                            </a:pathLst>
                          </a:custGeom>
                          <a:noFill/>
                          <a:ln w="20666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docshape265"/>
                        <wps:cNvSpPr>
                          <a:spLocks/>
                        </wps:cNvSpPr>
                        <wps:spPr bwMode="auto">
                          <a:xfrm>
                            <a:off x="4544" y="-1778"/>
                            <a:ext cx="2031" cy="877"/>
                          </a:xfrm>
                          <a:custGeom>
                            <a:avLst/>
                            <a:gdLst>
                              <a:gd name="T0" fmla="+- 0 4675 4544"/>
                              <a:gd name="T1" fmla="*/ T0 w 2031"/>
                              <a:gd name="T2" fmla="+- 0 -1575 -1778"/>
                              <a:gd name="T3" fmla="*/ -1575 h 877"/>
                              <a:gd name="T4" fmla="+- 0 4544 4544"/>
                              <a:gd name="T5" fmla="*/ T4 w 2031"/>
                              <a:gd name="T6" fmla="+- 0 -1707 -1778"/>
                              <a:gd name="T7" fmla="*/ -1707 h 877"/>
                              <a:gd name="T8" fmla="+- 0 4610 4544"/>
                              <a:gd name="T9" fmla="*/ T8 w 2031"/>
                              <a:gd name="T10" fmla="+- 0 -1707 -1778"/>
                              <a:gd name="T11" fmla="*/ -1707 h 877"/>
                              <a:gd name="T12" fmla="+- 0 4610 4544"/>
                              <a:gd name="T13" fmla="*/ T12 w 2031"/>
                              <a:gd name="T14" fmla="+- 0 -1575 -1778"/>
                              <a:gd name="T15" fmla="*/ -1575 h 877"/>
                              <a:gd name="T16" fmla="+- 0 4544 4544"/>
                              <a:gd name="T17" fmla="*/ T16 w 2031"/>
                              <a:gd name="T18" fmla="+- 0 -1575 -1778"/>
                              <a:gd name="T19" fmla="*/ -1575 h 877"/>
                              <a:gd name="T20" fmla="+- 0 4675 4544"/>
                              <a:gd name="T21" fmla="*/ T20 w 2031"/>
                              <a:gd name="T22" fmla="+- 0 -1707 -1778"/>
                              <a:gd name="T23" fmla="*/ -1707 h 877"/>
                              <a:gd name="T24" fmla="+- 0 5307 4544"/>
                              <a:gd name="T25" fmla="*/ T24 w 2031"/>
                              <a:gd name="T26" fmla="+- 0 -1647 -1778"/>
                              <a:gd name="T27" fmla="*/ -1647 h 877"/>
                              <a:gd name="T28" fmla="+- 0 5176 4544"/>
                              <a:gd name="T29" fmla="*/ T28 w 2031"/>
                              <a:gd name="T30" fmla="+- 0 -1778 -1778"/>
                              <a:gd name="T31" fmla="*/ -1778 h 877"/>
                              <a:gd name="T32" fmla="+- 0 5242 4544"/>
                              <a:gd name="T33" fmla="*/ T32 w 2031"/>
                              <a:gd name="T34" fmla="+- 0 -1778 -1778"/>
                              <a:gd name="T35" fmla="*/ -1778 h 877"/>
                              <a:gd name="T36" fmla="+- 0 5242 4544"/>
                              <a:gd name="T37" fmla="*/ T36 w 2031"/>
                              <a:gd name="T38" fmla="+- 0 -1647 -1778"/>
                              <a:gd name="T39" fmla="*/ -1647 h 877"/>
                              <a:gd name="T40" fmla="+- 0 5176 4544"/>
                              <a:gd name="T41" fmla="*/ T40 w 2031"/>
                              <a:gd name="T42" fmla="+- 0 -1647 -1778"/>
                              <a:gd name="T43" fmla="*/ -1647 h 877"/>
                              <a:gd name="T44" fmla="+- 0 5307 4544"/>
                              <a:gd name="T45" fmla="*/ T44 w 2031"/>
                              <a:gd name="T46" fmla="+- 0 -1778 -1778"/>
                              <a:gd name="T47" fmla="*/ -1778 h 877"/>
                              <a:gd name="T48" fmla="+- 0 5943 4544"/>
                              <a:gd name="T49" fmla="*/ T48 w 2031"/>
                              <a:gd name="T50" fmla="+- 0 -1647 -1778"/>
                              <a:gd name="T51" fmla="*/ -1647 h 877"/>
                              <a:gd name="T52" fmla="+- 0 5812 4544"/>
                              <a:gd name="T53" fmla="*/ T52 w 2031"/>
                              <a:gd name="T54" fmla="+- 0 -1778 -1778"/>
                              <a:gd name="T55" fmla="*/ -1778 h 877"/>
                              <a:gd name="T56" fmla="+- 0 5877 4544"/>
                              <a:gd name="T57" fmla="*/ T56 w 2031"/>
                              <a:gd name="T58" fmla="+- 0 -1778 -1778"/>
                              <a:gd name="T59" fmla="*/ -1778 h 877"/>
                              <a:gd name="T60" fmla="+- 0 5877 4544"/>
                              <a:gd name="T61" fmla="*/ T60 w 2031"/>
                              <a:gd name="T62" fmla="+- 0 -1647 -1778"/>
                              <a:gd name="T63" fmla="*/ -1647 h 877"/>
                              <a:gd name="T64" fmla="+- 0 5812 4544"/>
                              <a:gd name="T65" fmla="*/ T64 w 2031"/>
                              <a:gd name="T66" fmla="+- 0 -1647 -1778"/>
                              <a:gd name="T67" fmla="*/ -1647 h 877"/>
                              <a:gd name="T68" fmla="+- 0 5943 4544"/>
                              <a:gd name="T69" fmla="*/ T68 w 2031"/>
                              <a:gd name="T70" fmla="+- 0 -1778 -1778"/>
                              <a:gd name="T71" fmla="*/ -1778 h 877"/>
                              <a:gd name="T72" fmla="+- 0 6575 4544"/>
                              <a:gd name="T73" fmla="*/ T72 w 2031"/>
                              <a:gd name="T74" fmla="+- 0 -901 -1778"/>
                              <a:gd name="T75" fmla="*/ -901 h 877"/>
                              <a:gd name="T76" fmla="+- 0 6443 4544"/>
                              <a:gd name="T77" fmla="*/ T76 w 2031"/>
                              <a:gd name="T78" fmla="+- 0 -1032 -1778"/>
                              <a:gd name="T79" fmla="*/ -1032 h 877"/>
                              <a:gd name="T80" fmla="+- 0 6509 4544"/>
                              <a:gd name="T81" fmla="*/ T80 w 2031"/>
                              <a:gd name="T82" fmla="+- 0 -1032 -1778"/>
                              <a:gd name="T83" fmla="*/ -1032 h 877"/>
                              <a:gd name="T84" fmla="+- 0 6509 4544"/>
                              <a:gd name="T85" fmla="*/ T84 w 2031"/>
                              <a:gd name="T86" fmla="+- 0 -901 -1778"/>
                              <a:gd name="T87" fmla="*/ -901 h 877"/>
                              <a:gd name="T88" fmla="+- 0 6443 4544"/>
                              <a:gd name="T89" fmla="*/ T88 w 2031"/>
                              <a:gd name="T90" fmla="+- 0 -901 -1778"/>
                              <a:gd name="T91" fmla="*/ -901 h 877"/>
                              <a:gd name="T92" fmla="+- 0 6575 4544"/>
                              <a:gd name="T93" fmla="*/ T92 w 2031"/>
                              <a:gd name="T94" fmla="+- 0 -1032 -1778"/>
                              <a:gd name="T95" fmla="*/ -1032 h 8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031" h="877">
                                <a:moveTo>
                                  <a:pt x="131" y="203"/>
                                </a:moveTo>
                                <a:lnTo>
                                  <a:pt x="0" y="71"/>
                                </a:lnTo>
                                <a:moveTo>
                                  <a:pt x="66" y="71"/>
                                </a:moveTo>
                                <a:lnTo>
                                  <a:pt x="66" y="203"/>
                                </a:lnTo>
                                <a:moveTo>
                                  <a:pt x="0" y="203"/>
                                </a:moveTo>
                                <a:lnTo>
                                  <a:pt x="131" y="71"/>
                                </a:lnTo>
                                <a:moveTo>
                                  <a:pt x="763" y="131"/>
                                </a:moveTo>
                                <a:lnTo>
                                  <a:pt x="632" y="0"/>
                                </a:lnTo>
                                <a:moveTo>
                                  <a:pt x="698" y="0"/>
                                </a:moveTo>
                                <a:lnTo>
                                  <a:pt x="698" y="131"/>
                                </a:lnTo>
                                <a:moveTo>
                                  <a:pt x="632" y="131"/>
                                </a:moveTo>
                                <a:lnTo>
                                  <a:pt x="763" y="0"/>
                                </a:lnTo>
                                <a:moveTo>
                                  <a:pt x="1399" y="131"/>
                                </a:moveTo>
                                <a:lnTo>
                                  <a:pt x="1268" y="0"/>
                                </a:lnTo>
                                <a:moveTo>
                                  <a:pt x="1333" y="0"/>
                                </a:moveTo>
                                <a:lnTo>
                                  <a:pt x="1333" y="131"/>
                                </a:lnTo>
                                <a:moveTo>
                                  <a:pt x="1268" y="131"/>
                                </a:moveTo>
                                <a:lnTo>
                                  <a:pt x="1399" y="0"/>
                                </a:lnTo>
                                <a:moveTo>
                                  <a:pt x="2031" y="877"/>
                                </a:moveTo>
                                <a:lnTo>
                                  <a:pt x="1899" y="746"/>
                                </a:lnTo>
                                <a:moveTo>
                                  <a:pt x="1965" y="746"/>
                                </a:moveTo>
                                <a:lnTo>
                                  <a:pt x="1965" y="877"/>
                                </a:lnTo>
                                <a:moveTo>
                                  <a:pt x="1899" y="877"/>
                                </a:moveTo>
                                <a:lnTo>
                                  <a:pt x="2031" y="746"/>
                                </a:lnTo>
                              </a:path>
                            </a:pathLst>
                          </a:custGeom>
                          <a:noFill/>
                          <a:ln w="77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docshape266"/>
                        <wps:cNvSpPr>
                          <a:spLocks/>
                        </wps:cNvSpPr>
                        <wps:spPr bwMode="auto">
                          <a:xfrm>
                            <a:off x="4293" y="-2602"/>
                            <a:ext cx="2532" cy="711"/>
                          </a:xfrm>
                          <a:custGeom>
                            <a:avLst/>
                            <a:gdLst>
                              <a:gd name="T0" fmla="+- 0 4294 4294"/>
                              <a:gd name="T1" fmla="*/ T0 w 2532"/>
                              <a:gd name="T2" fmla="+- 0 -1892 -2602"/>
                              <a:gd name="T3" fmla="*/ -1892 h 711"/>
                              <a:gd name="T4" fmla="+- 0 6825 4294"/>
                              <a:gd name="T5" fmla="*/ T4 w 2532"/>
                              <a:gd name="T6" fmla="+- 0 -1892 -2602"/>
                              <a:gd name="T7" fmla="*/ -1892 h 711"/>
                              <a:gd name="T8" fmla="+- 0 4294 4294"/>
                              <a:gd name="T9" fmla="*/ T8 w 2532"/>
                              <a:gd name="T10" fmla="+- 0 -2602 -2602"/>
                              <a:gd name="T11" fmla="*/ -2602 h 711"/>
                              <a:gd name="T12" fmla="+- 0 6825 4294"/>
                              <a:gd name="T13" fmla="*/ T12 w 2532"/>
                              <a:gd name="T14" fmla="+- 0 -2602 -2602"/>
                              <a:gd name="T15" fmla="*/ -2602 h 7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532" h="711">
                                <a:moveTo>
                                  <a:pt x="0" y="710"/>
                                </a:moveTo>
                                <a:lnTo>
                                  <a:pt x="2531" y="710"/>
                                </a:lnTo>
                                <a:moveTo>
                                  <a:pt x="0" y="0"/>
                                </a:moveTo>
                                <a:lnTo>
                                  <a:pt x="2531" y="0"/>
                                </a:lnTo>
                              </a:path>
                            </a:pathLst>
                          </a:custGeom>
                          <a:noFill/>
                          <a:ln w="7750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docshape267"/>
                        <wps:cNvSpPr>
                          <a:spLocks/>
                        </wps:cNvSpPr>
                        <wps:spPr bwMode="auto">
                          <a:xfrm>
                            <a:off x="4609" y="-2496"/>
                            <a:ext cx="1900" cy="320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1900"/>
                              <a:gd name="T2" fmla="+- 0 -2495 -2495"/>
                              <a:gd name="T3" fmla="*/ -2495 h 320"/>
                              <a:gd name="T4" fmla="+- 0 5242 4610"/>
                              <a:gd name="T5" fmla="*/ T4 w 1900"/>
                              <a:gd name="T6" fmla="+- 0 -2211 -2495"/>
                              <a:gd name="T7" fmla="*/ -2211 h 320"/>
                              <a:gd name="T8" fmla="+- 0 5874 4610"/>
                              <a:gd name="T9" fmla="*/ T8 w 1900"/>
                              <a:gd name="T10" fmla="+- 0 -2353 -2495"/>
                              <a:gd name="T11" fmla="*/ -2353 h 320"/>
                              <a:gd name="T12" fmla="+- 0 6509 4610"/>
                              <a:gd name="T13" fmla="*/ T12 w 1900"/>
                              <a:gd name="T14" fmla="+- 0 -2176 -2495"/>
                              <a:gd name="T15" fmla="*/ -2176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0" h="320">
                                <a:moveTo>
                                  <a:pt x="0" y="0"/>
                                </a:moveTo>
                                <a:lnTo>
                                  <a:pt x="632" y="284"/>
                                </a:lnTo>
                                <a:lnTo>
                                  <a:pt x="1264" y="142"/>
                                </a:lnTo>
                                <a:lnTo>
                                  <a:pt x="1899" y="319"/>
                                </a:lnTo>
                              </a:path>
                            </a:pathLst>
                          </a:custGeom>
                          <a:noFill/>
                          <a:ln w="20667">
                            <a:solidFill>
                              <a:srgbClr val="EC7C3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docshape268"/>
                        <wps:cNvSpPr>
                          <a:spLocks/>
                        </wps:cNvSpPr>
                        <wps:spPr bwMode="auto">
                          <a:xfrm>
                            <a:off x="4572" y="-2535"/>
                            <a:ext cx="1978" cy="402"/>
                          </a:xfrm>
                          <a:custGeom>
                            <a:avLst/>
                            <a:gdLst>
                              <a:gd name="T0" fmla="+- 0 4654 4572"/>
                              <a:gd name="T1" fmla="*/ T0 w 1978"/>
                              <a:gd name="T2" fmla="+- 0 -2534 -2534"/>
                              <a:gd name="T3" fmla="*/ -2534 h 402"/>
                              <a:gd name="T4" fmla="+- 0 4572 4572"/>
                              <a:gd name="T5" fmla="*/ T4 w 1978"/>
                              <a:gd name="T6" fmla="+- 0 -2534 -2534"/>
                              <a:gd name="T7" fmla="*/ -2534 h 402"/>
                              <a:gd name="T8" fmla="+- 0 4572 4572"/>
                              <a:gd name="T9" fmla="*/ T8 w 1978"/>
                              <a:gd name="T10" fmla="+- 0 -2452 -2534"/>
                              <a:gd name="T11" fmla="*/ -2452 h 402"/>
                              <a:gd name="T12" fmla="+- 0 4654 4572"/>
                              <a:gd name="T13" fmla="*/ T12 w 1978"/>
                              <a:gd name="T14" fmla="+- 0 -2452 -2534"/>
                              <a:gd name="T15" fmla="*/ -2452 h 402"/>
                              <a:gd name="T16" fmla="+- 0 4654 4572"/>
                              <a:gd name="T17" fmla="*/ T16 w 1978"/>
                              <a:gd name="T18" fmla="+- 0 -2534 -2534"/>
                              <a:gd name="T19" fmla="*/ -2534 h 402"/>
                              <a:gd name="T20" fmla="+- 0 5286 4572"/>
                              <a:gd name="T21" fmla="*/ T20 w 1978"/>
                              <a:gd name="T22" fmla="+- 0 -2250 -2534"/>
                              <a:gd name="T23" fmla="*/ -2250 h 402"/>
                              <a:gd name="T24" fmla="+- 0 5204 4572"/>
                              <a:gd name="T25" fmla="*/ T24 w 1978"/>
                              <a:gd name="T26" fmla="+- 0 -2250 -2534"/>
                              <a:gd name="T27" fmla="*/ -2250 h 402"/>
                              <a:gd name="T28" fmla="+- 0 5204 4572"/>
                              <a:gd name="T29" fmla="*/ T28 w 1978"/>
                              <a:gd name="T30" fmla="+- 0 -2168 -2534"/>
                              <a:gd name="T31" fmla="*/ -2168 h 402"/>
                              <a:gd name="T32" fmla="+- 0 5286 4572"/>
                              <a:gd name="T33" fmla="*/ T32 w 1978"/>
                              <a:gd name="T34" fmla="+- 0 -2168 -2534"/>
                              <a:gd name="T35" fmla="*/ -2168 h 402"/>
                              <a:gd name="T36" fmla="+- 0 5286 4572"/>
                              <a:gd name="T37" fmla="*/ T36 w 1978"/>
                              <a:gd name="T38" fmla="+- 0 -2250 -2534"/>
                              <a:gd name="T39" fmla="*/ -2250 h 402"/>
                              <a:gd name="T40" fmla="+- 0 5918 4572"/>
                              <a:gd name="T41" fmla="*/ T40 w 1978"/>
                              <a:gd name="T42" fmla="+- 0 -2392 -2534"/>
                              <a:gd name="T43" fmla="*/ -2392 h 402"/>
                              <a:gd name="T44" fmla="+- 0 5836 4572"/>
                              <a:gd name="T45" fmla="*/ T44 w 1978"/>
                              <a:gd name="T46" fmla="+- 0 -2392 -2534"/>
                              <a:gd name="T47" fmla="*/ -2392 h 402"/>
                              <a:gd name="T48" fmla="+- 0 5836 4572"/>
                              <a:gd name="T49" fmla="*/ T48 w 1978"/>
                              <a:gd name="T50" fmla="+- 0 -2310 -2534"/>
                              <a:gd name="T51" fmla="*/ -2310 h 402"/>
                              <a:gd name="T52" fmla="+- 0 5918 4572"/>
                              <a:gd name="T53" fmla="*/ T52 w 1978"/>
                              <a:gd name="T54" fmla="+- 0 -2310 -2534"/>
                              <a:gd name="T55" fmla="*/ -2310 h 402"/>
                              <a:gd name="T56" fmla="+- 0 5918 4572"/>
                              <a:gd name="T57" fmla="*/ T56 w 1978"/>
                              <a:gd name="T58" fmla="+- 0 -2392 -2534"/>
                              <a:gd name="T59" fmla="*/ -2392 h 402"/>
                              <a:gd name="T60" fmla="+- 0 6550 4572"/>
                              <a:gd name="T61" fmla="*/ T60 w 1978"/>
                              <a:gd name="T62" fmla="+- 0 -2215 -2534"/>
                              <a:gd name="T63" fmla="*/ -2215 h 402"/>
                              <a:gd name="T64" fmla="+- 0 6468 4572"/>
                              <a:gd name="T65" fmla="*/ T64 w 1978"/>
                              <a:gd name="T66" fmla="+- 0 -2215 -2534"/>
                              <a:gd name="T67" fmla="*/ -2215 h 402"/>
                              <a:gd name="T68" fmla="+- 0 6468 4572"/>
                              <a:gd name="T69" fmla="*/ T68 w 1978"/>
                              <a:gd name="T70" fmla="+- 0 -2133 -2534"/>
                              <a:gd name="T71" fmla="*/ -2133 h 402"/>
                              <a:gd name="T72" fmla="+- 0 6550 4572"/>
                              <a:gd name="T73" fmla="*/ T72 w 1978"/>
                              <a:gd name="T74" fmla="+- 0 -2133 -2534"/>
                              <a:gd name="T75" fmla="*/ -2133 h 402"/>
                              <a:gd name="T76" fmla="+- 0 6550 4572"/>
                              <a:gd name="T77" fmla="*/ T76 w 1978"/>
                              <a:gd name="T78" fmla="+- 0 -2215 -2534"/>
                              <a:gd name="T79" fmla="*/ -2215 h 4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978" h="402">
                                <a:moveTo>
                                  <a:pt x="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"/>
                                </a:lnTo>
                                <a:lnTo>
                                  <a:pt x="82" y="82"/>
                                </a:lnTo>
                                <a:lnTo>
                                  <a:pt x="82" y="0"/>
                                </a:lnTo>
                                <a:close/>
                                <a:moveTo>
                                  <a:pt x="714" y="284"/>
                                </a:moveTo>
                                <a:lnTo>
                                  <a:pt x="632" y="284"/>
                                </a:lnTo>
                                <a:lnTo>
                                  <a:pt x="632" y="366"/>
                                </a:lnTo>
                                <a:lnTo>
                                  <a:pt x="714" y="366"/>
                                </a:lnTo>
                                <a:lnTo>
                                  <a:pt x="714" y="284"/>
                                </a:lnTo>
                                <a:close/>
                                <a:moveTo>
                                  <a:pt x="1346" y="142"/>
                                </a:moveTo>
                                <a:lnTo>
                                  <a:pt x="1264" y="142"/>
                                </a:lnTo>
                                <a:lnTo>
                                  <a:pt x="1264" y="224"/>
                                </a:lnTo>
                                <a:lnTo>
                                  <a:pt x="1346" y="224"/>
                                </a:lnTo>
                                <a:lnTo>
                                  <a:pt x="1346" y="142"/>
                                </a:lnTo>
                                <a:close/>
                                <a:moveTo>
                                  <a:pt x="1978" y="319"/>
                                </a:moveTo>
                                <a:lnTo>
                                  <a:pt x="1896" y="319"/>
                                </a:lnTo>
                                <a:lnTo>
                                  <a:pt x="1896" y="401"/>
                                </a:lnTo>
                                <a:lnTo>
                                  <a:pt x="1978" y="401"/>
                                </a:lnTo>
                                <a:lnTo>
                                  <a:pt x="197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docshape269"/>
                        <wps:cNvSpPr>
                          <a:spLocks/>
                        </wps:cNvSpPr>
                        <wps:spPr bwMode="auto">
                          <a:xfrm>
                            <a:off x="4293" y="-4026"/>
                            <a:ext cx="2532" cy="714"/>
                          </a:xfrm>
                          <a:custGeom>
                            <a:avLst/>
                            <a:gdLst>
                              <a:gd name="T0" fmla="+- 0 4294 4294"/>
                              <a:gd name="T1" fmla="*/ T0 w 2532"/>
                              <a:gd name="T2" fmla="+- 0 -3312 -4025"/>
                              <a:gd name="T3" fmla="*/ -3312 h 714"/>
                              <a:gd name="T4" fmla="+- 0 6825 4294"/>
                              <a:gd name="T5" fmla="*/ T4 w 2532"/>
                              <a:gd name="T6" fmla="+- 0 -3312 -4025"/>
                              <a:gd name="T7" fmla="*/ -3312 h 714"/>
                              <a:gd name="T8" fmla="+- 0 4294 4294"/>
                              <a:gd name="T9" fmla="*/ T8 w 2532"/>
                              <a:gd name="T10" fmla="+- 0 -4025 -4025"/>
                              <a:gd name="T11" fmla="*/ -4025 h 714"/>
                              <a:gd name="T12" fmla="+- 0 6825 4294"/>
                              <a:gd name="T13" fmla="*/ T12 w 2532"/>
                              <a:gd name="T14" fmla="+- 0 -4025 -4025"/>
                              <a:gd name="T15" fmla="*/ -4025 h 7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532" h="714">
                                <a:moveTo>
                                  <a:pt x="0" y="713"/>
                                </a:moveTo>
                                <a:lnTo>
                                  <a:pt x="2531" y="713"/>
                                </a:lnTo>
                                <a:moveTo>
                                  <a:pt x="0" y="0"/>
                                </a:moveTo>
                                <a:lnTo>
                                  <a:pt x="2531" y="0"/>
                                </a:lnTo>
                              </a:path>
                            </a:pathLst>
                          </a:custGeom>
                          <a:noFill/>
                          <a:ln w="7750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docshape270"/>
                        <wps:cNvSpPr>
                          <a:spLocks/>
                        </wps:cNvSpPr>
                        <wps:spPr bwMode="auto">
                          <a:xfrm>
                            <a:off x="4609" y="-3991"/>
                            <a:ext cx="1900" cy="856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1900"/>
                              <a:gd name="T2" fmla="+- 0 -3990 -3990"/>
                              <a:gd name="T3" fmla="*/ -3990 h 856"/>
                              <a:gd name="T4" fmla="+- 0 5242 4610"/>
                              <a:gd name="T5" fmla="*/ T4 w 1900"/>
                              <a:gd name="T6" fmla="+- 0 -3493 -3990"/>
                              <a:gd name="T7" fmla="*/ -3493 h 856"/>
                              <a:gd name="T8" fmla="+- 0 5874 4610"/>
                              <a:gd name="T9" fmla="*/ T8 w 1900"/>
                              <a:gd name="T10" fmla="+- 0 -3812 -3990"/>
                              <a:gd name="T11" fmla="*/ -3812 h 856"/>
                              <a:gd name="T12" fmla="+- 0 6509 4610"/>
                              <a:gd name="T13" fmla="*/ T12 w 1900"/>
                              <a:gd name="T14" fmla="+- 0 -3134 -3990"/>
                              <a:gd name="T15" fmla="*/ -3134 h 8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0" h="856">
                                <a:moveTo>
                                  <a:pt x="0" y="0"/>
                                </a:moveTo>
                                <a:lnTo>
                                  <a:pt x="632" y="497"/>
                                </a:lnTo>
                                <a:lnTo>
                                  <a:pt x="1264" y="178"/>
                                </a:lnTo>
                                <a:lnTo>
                                  <a:pt x="1899" y="856"/>
                                </a:lnTo>
                              </a:path>
                            </a:pathLst>
                          </a:custGeom>
                          <a:noFill/>
                          <a:ln w="20666">
                            <a:solidFill>
                              <a:srgbClr val="A4A4A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docshape271"/>
                        <wps:cNvSpPr>
                          <a:spLocks/>
                        </wps:cNvSpPr>
                        <wps:spPr bwMode="auto">
                          <a:xfrm>
                            <a:off x="4561" y="-4001"/>
                            <a:ext cx="1992" cy="870"/>
                          </a:xfrm>
                          <a:custGeom>
                            <a:avLst/>
                            <a:gdLst>
                              <a:gd name="T0" fmla="+- 0 4658 4562"/>
                              <a:gd name="T1" fmla="*/ T0 w 1992"/>
                              <a:gd name="T2" fmla="+- 0 -4000 -4000"/>
                              <a:gd name="T3" fmla="*/ -4000 h 870"/>
                              <a:gd name="T4" fmla="+- 0 4562 4562"/>
                              <a:gd name="T5" fmla="*/ T4 w 1992"/>
                              <a:gd name="T6" fmla="+- 0 -4000 -4000"/>
                              <a:gd name="T7" fmla="*/ -4000 h 870"/>
                              <a:gd name="T8" fmla="+- 0 4562 4562"/>
                              <a:gd name="T9" fmla="*/ T8 w 1992"/>
                              <a:gd name="T10" fmla="+- 0 -3983 -4000"/>
                              <a:gd name="T11" fmla="*/ -3983 h 870"/>
                              <a:gd name="T12" fmla="+- 0 4658 4562"/>
                              <a:gd name="T13" fmla="*/ T12 w 1992"/>
                              <a:gd name="T14" fmla="+- 0 -3983 -4000"/>
                              <a:gd name="T15" fmla="*/ -3983 h 870"/>
                              <a:gd name="T16" fmla="+- 0 4658 4562"/>
                              <a:gd name="T17" fmla="*/ T16 w 1992"/>
                              <a:gd name="T18" fmla="+- 0 -4000 -4000"/>
                              <a:gd name="T19" fmla="*/ -4000 h 870"/>
                              <a:gd name="T20" fmla="+- 0 5285 4562"/>
                              <a:gd name="T21" fmla="*/ T20 w 1992"/>
                              <a:gd name="T22" fmla="+- 0 -3500 -4000"/>
                              <a:gd name="T23" fmla="*/ -3500 h 870"/>
                              <a:gd name="T24" fmla="+- 0 5192 4562"/>
                              <a:gd name="T25" fmla="*/ T24 w 1992"/>
                              <a:gd name="T26" fmla="+- 0 -3500 -4000"/>
                              <a:gd name="T27" fmla="*/ -3500 h 870"/>
                              <a:gd name="T28" fmla="+- 0 5192 4562"/>
                              <a:gd name="T29" fmla="*/ T28 w 1992"/>
                              <a:gd name="T30" fmla="+- 0 -3486 -4000"/>
                              <a:gd name="T31" fmla="*/ -3486 h 870"/>
                              <a:gd name="T32" fmla="+- 0 5285 4562"/>
                              <a:gd name="T33" fmla="*/ T32 w 1992"/>
                              <a:gd name="T34" fmla="+- 0 -3486 -4000"/>
                              <a:gd name="T35" fmla="*/ -3486 h 870"/>
                              <a:gd name="T36" fmla="+- 0 5285 4562"/>
                              <a:gd name="T37" fmla="*/ T36 w 1992"/>
                              <a:gd name="T38" fmla="+- 0 -3500 -4000"/>
                              <a:gd name="T39" fmla="*/ -3500 h 870"/>
                              <a:gd name="T40" fmla="+- 0 5922 4562"/>
                              <a:gd name="T41" fmla="*/ T40 w 1992"/>
                              <a:gd name="T42" fmla="+- 0 -3823 -4000"/>
                              <a:gd name="T43" fmla="*/ -3823 h 870"/>
                              <a:gd name="T44" fmla="+- 0 5826 4562"/>
                              <a:gd name="T45" fmla="*/ T44 w 1992"/>
                              <a:gd name="T46" fmla="+- 0 -3823 -4000"/>
                              <a:gd name="T47" fmla="*/ -3823 h 870"/>
                              <a:gd name="T48" fmla="+- 0 5826 4562"/>
                              <a:gd name="T49" fmla="*/ T48 w 1992"/>
                              <a:gd name="T50" fmla="+- 0 -3816 -4000"/>
                              <a:gd name="T51" fmla="*/ -3816 h 870"/>
                              <a:gd name="T52" fmla="+- 0 5826 4562"/>
                              <a:gd name="T53" fmla="*/ T52 w 1992"/>
                              <a:gd name="T54" fmla="+- 0 -3805 -4000"/>
                              <a:gd name="T55" fmla="*/ -3805 h 870"/>
                              <a:gd name="T56" fmla="+- 0 5922 4562"/>
                              <a:gd name="T57" fmla="*/ T56 w 1992"/>
                              <a:gd name="T58" fmla="+- 0 -3805 -4000"/>
                              <a:gd name="T59" fmla="*/ -3805 h 870"/>
                              <a:gd name="T60" fmla="+- 0 5922 4562"/>
                              <a:gd name="T61" fmla="*/ T60 w 1992"/>
                              <a:gd name="T62" fmla="+- 0 -3816 -4000"/>
                              <a:gd name="T63" fmla="*/ -3816 h 870"/>
                              <a:gd name="T64" fmla="+- 0 5922 4562"/>
                              <a:gd name="T65" fmla="*/ T64 w 1992"/>
                              <a:gd name="T66" fmla="+- 0 -3823 -4000"/>
                              <a:gd name="T67" fmla="*/ -3823 h 870"/>
                              <a:gd name="T68" fmla="+- 0 6554 4562"/>
                              <a:gd name="T69" fmla="*/ T68 w 1992"/>
                              <a:gd name="T70" fmla="+- 0 -3148 -4000"/>
                              <a:gd name="T71" fmla="*/ -3148 h 870"/>
                              <a:gd name="T72" fmla="+- 0 6458 4562"/>
                              <a:gd name="T73" fmla="*/ T72 w 1992"/>
                              <a:gd name="T74" fmla="+- 0 -3148 -4000"/>
                              <a:gd name="T75" fmla="*/ -3148 h 870"/>
                              <a:gd name="T76" fmla="+- 0 6458 4562"/>
                              <a:gd name="T77" fmla="*/ T76 w 1992"/>
                              <a:gd name="T78" fmla="+- 0 -3131 -4000"/>
                              <a:gd name="T79" fmla="*/ -3131 h 870"/>
                              <a:gd name="T80" fmla="+- 0 6554 4562"/>
                              <a:gd name="T81" fmla="*/ T80 w 1992"/>
                              <a:gd name="T82" fmla="+- 0 -3131 -4000"/>
                              <a:gd name="T83" fmla="*/ -3131 h 870"/>
                              <a:gd name="T84" fmla="+- 0 6554 4562"/>
                              <a:gd name="T85" fmla="*/ T84 w 1992"/>
                              <a:gd name="T86" fmla="+- 0 -3148 -4000"/>
                              <a:gd name="T87" fmla="*/ -3148 h 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992" h="870">
                                <a:moveTo>
                                  <a:pt x="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96" y="17"/>
                                </a:lnTo>
                                <a:lnTo>
                                  <a:pt x="96" y="0"/>
                                </a:lnTo>
                                <a:close/>
                                <a:moveTo>
                                  <a:pt x="723" y="500"/>
                                </a:moveTo>
                                <a:lnTo>
                                  <a:pt x="630" y="500"/>
                                </a:lnTo>
                                <a:lnTo>
                                  <a:pt x="630" y="514"/>
                                </a:lnTo>
                                <a:lnTo>
                                  <a:pt x="723" y="514"/>
                                </a:lnTo>
                                <a:lnTo>
                                  <a:pt x="723" y="500"/>
                                </a:lnTo>
                                <a:close/>
                                <a:moveTo>
                                  <a:pt x="1360" y="177"/>
                                </a:moveTo>
                                <a:lnTo>
                                  <a:pt x="1264" y="177"/>
                                </a:lnTo>
                                <a:lnTo>
                                  <a:pt x="1264" y="184"/>
                                </a:lnTo>
                                <a:lnTo>
                                  <a:pt x="1264" y="195"/>
                                </a:lnTo>
                                <a:lnTo>
                                  <a:pt x="1360" y="195"/>
                                </a:lnTo>
                                <a:lnTo>
                                  <a:pt x="1360" y="184"/>
                                </a:lnTo>
                                <a:lnTo>
                                  <a:pt x="1360" y="177"/>
                                </a:lnTo>
                                <a:close/>
                                <a:moveTo>
                                  <a:pt x="1992" y="852"/>
                                </a:moveTo>
                                <a:lnTo>
                                  <a:pt x="1896" y="852"/>
                                </a:lnTo>
                                <a:lnTo>
                                  <a:pt x="1896" y="869"/>
                                </a:lnTo>
                                <a:lnTo>
                                  <a:pt x="1992" y="869"/>
                                </a:lnTo>
                                <a:lnTo>
                                  <a:pt x="1992" y="8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docshape272"/>
                        <wps:cNvSpPr>
                          <a:spLocks noChangeArrowheads="1"/>
                        </wps:cNvSpPr>
                        <wps:spPr bwMode="auto">
                          <a:xfrm>
                            <a:off x="5192" y="-3501"/>
                            <a:ext cx="93" cy="15"/>
                          </a:xfrm>
                          <a:prstGeom prst="rect">
                            <a:avLst/>
                          </a:prstGeom>
                          <a:noFill/>
                          <a:ln w="7750">
                            <a:solidFill>
                              <a:srgbClr val="7E7E7E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docshape273"/>
                        <wps:cNvSpPr>
                          <a:spLocks/>
                        </wps:cNvSpPr>
                        <wps:spPr bwMode="auto">
                          <a:xfrm>
                            <a:off x="4609" y="-4594"/>
                            <a:ext cx="1900" cy="1211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1900"/>
                              <a:gd name="T2" fmla="+- 0 -3418 -4594"/>
                              <a:gd name="T3" fmla="*/ -3418 h 1211"/>
                              <a:gd name="T4" fmla="+- 0 5242 4610"/>
                              <a:gd name="T5" fmla="*/ T4 w 1900"/>
                              <a:gd name="T6" fmla="+- 0 -4594 -4594"/>
                              <a:gd name="T7" fmla="*/ -4594 h 1211"/>
                              <a:gd name="T8" fmla="+- 0 5874 4610"/>
                              <a:gd name="T9" fmla="*/ T8 w 1900"/>
                              <a:gd name="T10" fmla="+- 0 -3383 -4594"/>
                              <a:gd name="T11" fmla="*/ -3383 h 1211"/>
                              <a:gd name="T12" fmla="+- 0 6509 4610"/>
                              <a:gd name="T13" fmla="*/ T12 w 1900"/>
                              <a:gd name="T14" fmla="+- 0 -3919 -4594"/>
                              <a:gd name="T15" fmla="*/ -3919 h 12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0" h="1211">
                                <a:moveTo>
                                  <a:pt x="0" y="1176"/>
                                </a:moveTo>
                                <a:lnTo>
                                  <a:pt x="632" y="0"/>
                                </a:lnTo>
                                <a:lnTo>
                                  <a:pt x="1264" y="1211"/>
                                </a:lnTo>
                                <a:lnTo>
                                  <a:pt x="1899" y="675"/>
                                </a:lnTo>
                              </a:path>
                            </a:pathLst>
                          </a:custGeom>
                          <a:noFill/>
                          <a:ln w="20666">
                            <a:solidFill>
                              <a:srgbClr val="FFC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docshape274"/>
                        <wps:cNvSpPr>
                          <a:spLocks/>
                        </wps:cNvSpPr>
                        <wps:spPr bwMode="auto">
                          <a:xfrm>
                            <a:off x="4572" y="-4636"/>
                            <a:ext cx="1978" cy="1293"/>
                          </a:xfrm>
                          <a:custGeom>
                            <a:avLst/>
                            <a:gdLst>
                              <a:gd name="T0" fmla="+- 0 4654 4572"/>
                              <a:gd name="T1" fmla="*/ T0 w 1978"/>
                              <a:gd name="T2" fmla="+- 0 -3461 -4636"/>
                              <a:gd name="T3" fmla="*/ -3461 h 1293"/>
                              <a:gd name="T4" fmla="+- 0 4572 4572"/>
                              <a:gd name="T5" fmla="*/ T4 w 1978"/>
                              <a:gd name="T6" fmla="+- 0 -3461 -4636"/>
                              <a:gd name="T7" fmla="*/ -3461 h 1293"/>
                              <a:gd name="T8" fmla="+- 0 4572 4572"/>
                              <a:gd name="T9" fmla="*/ T8 w 1978"/>
                              <a:gd name="T10" fmla="+- 0 -3379 -4636"/>
                              <a:gd name="T11" fmla="*/ -3379 h 1293"/>
                              <a:gd name="T12" fmla="+- 0 4654 4572"/>
                              <a:gd name="T13" fmla="*/ T12 w 1978"/>
                              <a:gd name="T14" fmla="+- 0 -3379 -4636"/>
                              <a:gd name="T15" fmla="*/ -3379 h 1293"/>
                              <a:gd name="T16" fmla="+- 0 4654 4572"/>
                              <a:gd name="T17" fmla="*/ T16 w 1978"/>
                              <a:gd name="T18" fmla="+- 0 -3461 -4636"/>
                              <a:gd name="T19" fmla="*/ -3461 h 1293"/>
                              <a:gd name="T20" fmla="+- 0 5286 4572"/>
                              <a:gd name="T21" fmla="*/ T20 w 1978"/>
                              <a:gd name="T22" fmla="+- 0 -4636 -4636"/>
                              <a:gd name="T23" fmla="*/ -4636 h 1293"/>
                              <a:gd name="T24" fmla="+- 0 5204 4572"/>
                              <a:gd name="T25" fmla="*/ T24 w 1978"/>
                              <a:gd name="T26" fmla="+- 0 -4636 -4636"/>
                              <a:gd name="T27" fmla="*/ -4636 h 1293"/>
                              <a:gd name="T28" fmla="+- 0 5204 4572"/>
                              <a:gd name="T29" fmla="*/ T28 w 1978"/>
                              <a:gd name="T30" fmla="+- 0 -4554 -4636"/>
                              <a:gd name="T31" fmla="*/ -4554 h 1293"/>
                              <a:gd name="T32" fmla="+- 0 5286 4572"/>
                              <a:gd name="T33" fmla="*/ T32 w 1978"/>
                              <a:gd name="T34" fmla="+- 0 -4554 -4636"/>
                              <a:gd name="T35" fmla="*/ -4554 h 1293"/>
                              <a:gd name="T36" fmla="+- 0 5286 4572"/>
                              <a:gd name="T37" fmla="*/ T36 w 1978"/>
                              <a:gd name="T38" fmla="+- 0 -4636 -4636"/>
                              <a:gd name="T39" fmla="*/ -4636 h 1293"/>
                              <a:gd name="T40" fmla="+- 0 5918 4572"/>
                              <a:gd name="T41" fmla="*/ T40 w 1978"/>
                              <a:gd name="T42" fmla="+- 0 -3425 -4636"/>
                              <a:gd name="T43" fmla="*/ -3425 h 1293"/>
                              <a:gd name="T44" fmla="+- 0 5836 4572"/>
                              <a:gd name="T45" fmla="*/ T44 w 1978"/>
                              <a:gd name="T46" fmla="+- 0 -3425 -4636"/>
                              <a:gd name="T47" fmla="*/ -3425 h 1293"/>
                              <a:gd name="T48" fmla="+- 0 5836 4572"/>
                              <a:gd name="T49" fmla="*/ T48 w 1978"/>
                              <a:gd name="T50" fmla="+- 0 -3344 -4636"/>
                              <a:gd name="T51" fmla="*/ -3344 h 1293"/>
                              <a:gd name="T52" fmla="+- 0 5918 4572"/>
                              <a:gd name="T53" fmla="*/ T52 w 1978"/>
                              <a:gd name="T54" fmla="+- 0 -3344 -4636"/>
                              <a:gd name="T55" fmla="*/ -3344 h 1293"/>
                              <a:gd name="T56" fmla="+- 0 5918 4572"/>
                              <a:gd name="T57" fmla="*/ T56 w 1978"/>
                              <a:gd name="T58" fmla="+- 0 -3425 -4636"/>
                              <a:gd name="T59" fmla="*/ -3425 h 1293"/>
                              <a:gd name="T60" fmla="+- 0 6550 4572"/>
                              <a:gd name="T61" fmla="*/ T60 w 1978"/>
                              <a:gd name="T62" fmla="+- 0 -3958 -4636"/>
                              <a:gd name="T63" fmla="*/ -3958 h 1293"/>
                              <a:gd name="T64" fmla="+- 0 6468 4572"/>
                              <a:gd name="T65" fmla="*/ T64 w 1978"/>
                              <a:gd name="T66" fmla="+- 0 -3958 -4636"/>
                              <a:gd name="T67" fmla="*/ -3958 h 1293"/>
                              <a:gd name="T68" fmla="+- 0 6468 4572"/>
                              <a:gd name="T69" fmla="*/ T68 w 1978"/>
                              <a:gd name="T70" fmla="+- 0 -3876 -4636"/>
                              <a:gd name="T71" fmla="*/ -3876 h 1293"/>
                              <a:gd name="T72" fmla="+- 0 6550 4572"/>
                              <a:gd name="T73" fmla="*/ T72 w 1978"/>
                              <a:gd name="T74" fmla="+- 0 -3876 -4636"/>
                              <a:gd name="T75" fmla="*/ -3876 h 1293"/>
                              <a:gd name="T76" fmla="+- 0 6550 4572"/>
                              <a:gd name="T77" fmla="*/ T76 w 1978"/>
                              <a:gd name="T78" fmla="+- 0 -3958 -4636"/>
                              <a:gd name="T79" fmla="*/ -3958 h 1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978" h="1293">
                                <a:moveTo>
                                  <a:pt x="82" y="1175"/>
                                </a:moveTo>
                                <a:lnTo>
                                  <a:pt x="0" y="1175"/>
                                </a:lnTo>
                                <a:lnTo>
                                  <a:pt x="0" y="1257"/>
                                </a:lnTo>
                                <a:lnTo>
                                  <a:pt x="82" y="1257"/>
                                </a:lnTo>
                                <a:lnTo>
                                  <a:pt x="82" y="1175"/>
                                </a:lnTo>
                                <a:close/>
                                <a:moveTo>
                                  <a:pt x="714" y="0"/>
                                </a:moveTo>
                                <a:lnTo>
                                  <a:pt x="632" y="0"/>
                                </a:lnTo>
                                <a:lnTo>
                                  <a:pt x="632" y="82"/>
                                </a:lnTo>
                                <a:lnTo>
                                  <a:pt x="714" y="82"/>
                                </a:lnTo>
                                <a:lnTo>
                                  <a:pt x="714" y="0"/>
                                </a:lnTo>
                                <a:close/>
                                <a:moveTo>
                                  <a:pt x="1346" y="1211"/>
                                </a:moveTo>
                                <a:lnTo>
                                  <a:pt x="1264" y="1211"/>
                                </a:lnTo>
                                <a:lnTo>
                                  <a:pt x="1264" y="1292"/>
                                </a:lnTo>
                                <a:lnTo>
                                  <a:pt x="1346" y="1292"/>
                                </a:lnTo>
                                <a:lnTo>
                                  <a:pt x="1346" y="1211"/>
                                </a:lnTo>
                                <a:close/>
                                <a:moveTo>
                                  <a:pt x="1978" y="678"/>
                                </a:moveTo>
                                <a:lnTo>
                                  <a:pt x="1896" y="678"/>
                                </a:lnTo>
                                <a:lnTo>
                                  <a:pt x="1896" y="760"/>
                                </a:lnTo>
                                <a:lnTo>
                                  <a:pt x="1978" y="760"/>
                                </a:lnTo>
                                <a:lnTo>
                                  <a:pt x="1978" y="6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docshape275"/>
                        <wps:cNvSpPr>
                          <a:spLocks/>
                        </wps:cNvSpPr>
                        <wps:spPr bwMode="auto">
                          <a:xfrm>
                            <a:off x="4609" y="-4559"/>
                            <a:ext cx="1900" cy="1389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1900"/>
                              <a:gd name="T2" fmla="+- 0 -3418 -4558"/>
                              <a:gd name="T3" fmla="*/ -3418 h 1389"/>
                              <a:gd name="T4" fmla="+- 0 5242 4610"/>
                              <a:gd name="T5" fmla="*/ T4 w 1900"/>
                              <a:gd name="T6" fmla="+- 0 -3170 -4558"/>
                              <a:gd name="T7" fmla="*/ -3170 h 1389"/>
                              <a:gd name="T8" fmla="+- 0 5874 4610"/>
                              <a:gd name="T9" fmla="*/ T8 w 1900"/>
                              <a:gd name="T10" fmla="+- 0 -3599 -4558"/>
                              <a:gd name="T11" fmla="*/ -3599 h 1389"/>
                              <a:gd name="T12" fmla="+- 0 6509 4610"/>
                              <a:gd name="T13" fmla="*/ T12 w 1900"/>
                              <a:gd name="T14" fmla="+- 0 -4558 -4558"/>
                              <a:gd name="T15" fmla="*/ -4558 h 1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0" h="1389">
                                <a:moveTo>
                                  <a:pt x="0" y="1140"/>
                                </a:moveTo>
                                <a:lnTo>
                                  <a:pt x="632" y="1388"/>
                                </a:lnTo>
                                <a:lnTo>
                                  <a:pt x="1264" y="959"/>
                                </a:lnTo>
                                <a:lnTo>
                                  <a:pt x="1899" y="0"/>
                                </a:lnTo>
                              </a:path>
                            </a:pathLst>
                          </a:custGeom>
                          <a:noFill/>
                          <a:ln w="20666">
                            <a:solidFill>
                              <a:srgbClr val="5B9BD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docshape276"/>
                        <wps:cNvSpPr>
                          <a:spLocks/>
                        </wps:cNvSpPr>
                        <wps:spPr bwMode="auto">
                          <a:xfrm>
                            <a:off x="4554" y="-4619"/>
                            <a:ext cx="2010" cy="1502"/>
                          </a:xfrm>
                          <a:custGeom>
                            <a:avLst/>
                            <a:gdLst>
                              <a:gd name="T0" fmla="+- 0 4668 4555"/>
                              <a:gd name="T1" fmla="*/ T0 w 2010"/>
                              <a:gd name="T2" fmla="+- 0 -3422 -4618"/>
                              <a:gd name="T3" fmla="*/ -3422 h 1502"/>
                              <a:gd name="T4" fmla="+- 0 4612 4555"/>
                              <a:gd name="T5" fmla="*/ T4 w 2010"/>
                              <a:gd name="T6" fmla="+- 0 -3479 -4618"/>
                              <a:gd name="T7" fmla="*/ -3479 h 1502"/>
                              <a:gd name="T8" fmla="+- 0 4555 4555"/>
                              <a:gd name="T9" fmla="*/ T8 w 2010"/>
                              <a:gd name="T10" fmla="+- 0 -3422 -4618"/>
                              <a:gd name="T11" fmla="*/ -3422 h 1502"/>
                              <a:gd name="T12" fmla="+- 0 4612 4555"/>
                              <a:gd name="T13" fmla="*/ T12 w 2010"/>
                              <a:gd name="T14" fmla="+- 0 -3365 -4618"/>
                              <a:gd name="T15" fmla="*/ -3365 h 1502"/>
                              <a:gd name="T16" fmla="+- 0 4668 4555"/>
                              <a:gd name="T17" fmla="*/ T16 w 2010"/>
                              <a:gd name="T18" fmla="+- 0 -3422 -4618"/>
                              <a:gd name="T19" fmla="*/ -3422 h 1502"/>
                              <a:gd name="T20" fmla="+- 0 5300 4555"/>
                              <a:gd name="T21" fmla="*/ T20 w 2010"/>
                              <a:gd name="T22" fmla="+- 0 -3173 -4618"/>
                              <a:gd name="T23" fmla="*/ -3173 h 1502"/>
                              <a:gd name="T24" fmla="+- 0 5243 4555"/>
                              <a:gd name="T25" fmla="*/ T24 w 2010"/>
                              <a:gd name="T26" fmla="+- 0 -3230 -4618"/>
                              <a:gd name="T27" fmla="*/ -3230 h 1502"/>
                              <a:gd name="T28" fmla="+- 0 5187 4555"/>
                              <a:gd name="T29" fmla="*/ T28 w 2010"/>
                              <a:gd name="T30" fmla="+- 0 -3173 -4618"/>
                              <a:gd name="T31" fmla="*/ -3173 h 1502"/>
                              <a:gd name="T32" fmla="+- 0 5243 4555"/>
                              <a:gd name="T33" fmla="*/ T32 w 2010"/>
                              <a:gd name="T34" fmla="+- 0 -3116 -4618"/>
                              <a:gd name="T35" fmla="*/ -3116 h 1502"/>
                              <a:gd name="T36" fmla="+- 0 5300 4555"/>
                              <a:gd name="T37" fmla="*/ T36 w 2010"/>
                              <a:gd name="T38" fmla="+- 0 -3173 -4618"/>
                              <a:gd name="T39" fmla="*/ -3173 h 1502"/>
                              <a:gd name="T40" fmla="+- 0 5932 4555"/>
                              <a:gd name="T41" fmla="*/ T40 w 2010"/>
                              <a:gd name="T42" fmla="+- 0 -3599 -4618"/>
                              <a:gd name="T43" fmla="*/ -3599 h 1502"/>
                              <a:gd name="T44" fmla="+- 0 5875 4555"/>
                              <a:gd name="T45" fmla="*/ T44 w 2010"/>
                              <a:gd name="T46" fmla="+- 0 -3656 -4618"/>
                              <a:gd name="T47" fmla="*/ -3656 h 1502"/>
                              <a:gd name="T48" fmla="+- 0 5819 4555"/>
                              <a:gd name="T49" fmla="*/ T48 w 2010"/>
                              <a:gd name="T50" fmla="+- 0 -3599 -4618"/>
                              <a:gd name="T51" fmla="*/ -3599 h 1502"/>
                              <a:gd name="T52" fmla="+- 0 5875 4555"/>
                              <a:gd name="T53" fmla="*/ T52 w 2010"/>
                              <a:gd name="T54" fmla="+- 0 -3542 -4618"/>
                              <a:gd name="T55" fmla="*/ -3542 h 1502"/>
                              <a:gd name="T56" fmla="+- 0 5932 4555"/>
                              <a:gd name="T57" fmla="*/ T56 w 2010"/>
                              <a:gd name="T58" fmla="+- 0 -3599 -4618"/>
                              <a:gd name="T59" fmla="*/ -3599 h 1502"/>
                              <a:gd name="T60" fmla="+- 0 6564 4555"/>
                              <a:gd name="T61" fmla="*/ T60 w 2010"/>
                              <a:gd name="T62" fmla="+- 0 -4561 -4618"/>
                              <a:gd name="T63" fmla="*/ -4561 h 1502"/>
                              <a:gd name="T64" fmla="+- 0 6507 4555"/>
                              <a:gd name="T65" fmla="*/ T64 w 2010"/>
                              <a:gd name="T66" fmla="+- 0 -4618 -4618"/>
                              <a:gd name="T67" fmla="*/ -4618 h 1502"/>
                              <a:gd name="T68" fmla="+- 0 6451 4555"/>
                              <a:gd name="T69" fmla="*/ T68 w 2010"/>
                              <a:gd name="T70" fmla="+- 0 -4561 -4618"/>
                              <a:gd name="T71" fmla="*/ -4561 h 1502"/>
                              <a:gd name="T72" fmla="+- 0 6507 4555"/>
                              <a:gd name="T73" fmla="*/ T72 w 2010"/>
                              <a:gd name="T74" fmla="+- 0 -4505 -4618"/>
                              <a:gd name="T75" fmla="*/ -4505 h 1502"/>
                              <a:gd name="T76" fmla="+- 0 6564 4555"/>
                              <a:gd name="T77" fmla="*/ T76 w 2010"/>
                              <a:gd name="T78" fmla="+- 0 -4561 -4618"/>
                              <a:gd name="T79" fmla="*/ -4561 h 15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010" h="1502">
                                <a:moveTo>
                                  <a:pt x="113" y="1196"/>
                                </a:moveTo>
                                <a:lnTo>
                                  <a:pt x="57" y="1139"/>
                                </a:lnTo>
                                <a:lnTo>
                                  <a:pt x="0" y="1196"/>
                                </a:lnTo>
                                <a:lnTo>
                                  <a:pt x="57" y="1253"/>
                                </a:lnTo>
                                <a:lnTo>
                                  <a:pt x="113" y="1196"/>
                                </a:lnTo>
                                <a:close/>
                                <a:moveTo>
                                  <a:pt x="745" y="1445"/>
                                </a:moveTo>
                                <a:lnTo>
                                  <a:pt x="688" y="1388"/>
                                </a:lnTo>
                                <a:lnTo>
                                  <a:pt x="632" y="1445"/>
                                </a:lnTo>
                                <a:lnTo>
                                  <a:pt x="688" y="1502"/>
                                </a:lnTo>
                                <a:lnTo>
                                  <a:pt x="745" y="1445"/>
                                </a:lnTo>
                                <a:close/>
                                <a:moveTo>
                                  <a:pt x="1377" y="1019"/>
                                </a:moveTo>
                                <a:lnTo>
                                  <a:pt x="1320" y="962"/>
                                </a:lnTo>
                                <a:lnTo>
                                  <a:pt x="1264" y="1019"/>
                                </a:lnTo>
                                <a:lnTo>
                                  <a:pt x="1320" y="1076"/>
                                </a:lnTo>
                                <a:lnTo>
                                  <a:pt x="1377" y="1019"/>
                                </a:lnTo>
                                <a:close/>
                                <a:moveTo>
                                  <a:pt x="2009" y="57"/>
                                </a:moveTo>
                                <a:lnTo>
                                  <a:pt x="1952" y="0"/>
                                </a:lnTo>
                                <a:lnTo>
                                  <a:pt x="1896" y="57"/>
                                </a:lnTo>
                                <a:lnTo>
                                  <a:pt x="1952" y="113"/>
                                </a:lnTo>
                                <a:lnTo>
                                  <a:pt x="2009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docshape277"/>
                        <wps:cNvSpPr>
                          <a:spLocks/>
                        </wps:cNvSpPr>
                        <wps:spPr bwMode="auto">
                          <a:xfrm>
                            <a:off x="4609" y="-3778"/>
                            <a:ext cx="1900" cy="856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1900"/>
                              <a:gd name="T2" fmla="+- 0 -2921 -3777"/>
                              <a:gd name="T3" fmla="*/ -2921 h 856"/>
                              <a:gd name="T4" fmla="+- 0 5242 4610"/>
                              <a:gd name="T5" fmla="*/ T4 w 1900"/>
                              <a:gd name="T6" fmla="+- 0 -2921 -3777"/>
                              <a:gd name="T7" fmla="*/ -2921 h 856"/>
                              <a:gd name="T8" fmla="+- 0 5874 4610"/>
                              <a:gd name="T9" fmla="*/ T8 w 1900"/>
                              <a:gd name="T10" fmla="+- 0 -3777 -3777"/>
                              <a:gd name="T11" fmla="*/ -3777 h 856"/>
                              <a:gd name="T12" fmla="+- 0 6509 4610"/>
                              <a:gd name="T13" fmla="*/ T12 w 1900"/>
                              <a:gd name="T14" fmla="+- 0 -3599 -3777"/>
                              <a:gd name="T15" fmla="*/ -3599 h 8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0" h="856">
                                <a:moveTo>
                                  <a:pt x="0" y="856"/>
                                </a:moveTo>
                                <a:lnTo>
                                  <a:pt x="632" y="856"/>
                                </a:lnTo>
                                <a:lnTo>
                                  <a:pt x="1264" y="0"/>
                                </a:lnTo>
                                <a:lnTo>
                                  <a:pt x="1899" y="178"/>
                                </a:lnTo>
                              </a:path>
                            </a:pathLst>
                          </a:custGeom>
                          <a:noFill/>
                          <a:ln w="20666">
                            <a:solidFill>
                              <a:srgbClr val="6F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docshape278"/>
                        <wps:cNvSpPr>
                          <a:spLocks/>
                        </wps:cNvSpPr>
                        <wps:spPr bwMode="auto">
                          <a:xfrm>
                            <a:off x="4572" y="-3816"/>
                            <a:ext cx="1978" cy="934"/>
                          </a:xfrm>
                          <a:custGeom>
                            <a:avLst/>
                            <a:gdLst>
                              <a:gd name="T0" fmla="+- 0 4654 4572"/>
                              <a:gd name="T1" fmla="*/ T0 w 1978"/>
                              <a:gd name="T2" fmla="+- 0 -2964 -3816"/>
                              <a:gd name="T3" fmla="*/ -2964 h 934"/>
                              <a:gd name="T4" fmla="+- 0 4572 4572"/>
                              <a:gd name="T5" fmla="*/ T4 w 1978"/>
                              <a:gd name="T6" fmla="+- 0 -2964 -3816"/>
                              <a:gd name="T7" fmla="*/ -2964 h 934"/>
                              <a:gd name="T8" fmla="+- 0 4572 4572"/>
                              <a:gd name="T9" fmla="*/ T8 w 1978"/>
                              <a:gd name="T10" fmla="+- 0 -2882 -3816"/>
                              <a:gd name="T11" fmla="*/ -2882 h 934"/>
                              <a:gd name="T12" fmla="+- 0 4654 4572"/>
                              <a:gd name="T13" fmla="*/ T12 w 1978"/>
                              <a:gd name="T14" fmla="+- 0 -2882 -3816"/>
                              <a:gd name="T15" fmla="*/ -2882 h 934"/>
                              <a:gd name="T16" fmla="+- 0 4654 4572"/>
                              <a:gd name="T17" fmla="*/ T16 w 1978"/>
                              <a:gd name="T18" fmla="+- 0 -2964 -3816"/>
                              <a:gd name="T19" fmla="*/ -2964 h 934"/>
                              <a:gd name="T20" fmla="+- 0 5286 4572"/>
                              <a:gd name="T21" fmla="*/ T20 w 1978"/>
                              <a:gd name="T22" fmla="+- 0 -2964 -3816"/>
                              <a:gd name="T23" fmla="*/ -2964 h 934"/>
                              <a:gd name="T24" fmla="+- 0 5204 4572"/>
                              <a:gd name="T25" fmla="*/ T24 w 1978"/>
                              <a:gd name="T26" fmla="+- 0 -2964 -3816"/>
                              <a:gd name="T27" fmla="*/ -2964 h 934"/>
                              <a:gd name="T28" fmla="+- 0 5204 4572"/>
                              <a:gd name="T29" fmla="*/ T28 w 1978"/>
                              <a:gd name="T30" fmla="+- 0 -2882 -3816"/>
                              <a:gd name="T31" fmla="*/ -2882 h 934"/>
                              <a:gd name="T32" fmla="+- 0 5286 4572"/>
                              <a:gd name="T33" fmla="*/ T32 w 1978"/>
                              <a:gd name="T34" fmla="+- 0 -2882 -3816"/>
                              <a:gd name="T35" fmla="*/ -2882 h 934"/>
                              <a:gd name="T36" fmla="+- 0 5286 4572"/>
                              <a:gd name="T37" fmla="*/ T36 w 1978"/>
                              <a:gd name="T38" fmla="+- 0 -2964 -3816"/>
                              <a:gd name="T39" fmla="*/ -2964 h 934"/>
                              <a:gd name="T40" fmla="+- 0 5918 4572"/>
                              <a:gd name="T41" fmla="*/ T40 w 1978"/>
                              <a:gd name="T42" fmla="+- 0 -3816 -3816"/>
                              <a:gd name="T43" fmla="*/ -3816 h 934"/>
                              <a:gd name="T44" fmla="+- 0 5836 4572"/>
                              <a:gd name="T45" fmla="*/ T44 w 1978"/>
                              <a:gd name="T46" fmla="+- 0 -3816 -3816"/>
                              <a:gd name="T47" fmla="*/ -3816 h 934"/>
                              <a:gd name="T48" fmla="+- 0 5836 4572"/>
                              <a:gd name="T49" fmla="*/ T48 w 1978"/>
                              <a:gd name="T50" fmla="+- 0 -3734 -3816"/>
                              <a:gd name="T51" fmla="*/ -3734 h 934"/>
                              <a:gd name="T52" fmla="+- 0 5918 4572"/>
                              <a:gd name="T53" fmla="*/ T52 w 1978"/>
                              <a:gd name="T54" fmla="+- 0 -3734 -3816"/>
                              <a:gd name="T55" fmla="*/ -3734 h 934"/>
                              <a:gd name="T56" fmla="+- 0 5918 4572"/>
                              <a:gd name="T57" fmla="*/ T56 w 1978"/>
                              <a:gd name="T58" fmla="+- 0 -3816 -3816"/>
                              <a:gd name="T59" fmla="*/ -3816 h 934"/>
                              <a:gd name="T60" fmla="+- 0 6550 4572"/>
                              <a:gd name="T61" fmla="*/ T60 w 1978"/>
                              <a:gd name="T62" fmla="+- 0 -3638 -3816"/>
                              <a:gd name="T63" fmla="*/ -3638 h 934"/>
                              <a:gd name="T64" fmla="+- 0 6468 4572"/>
                              <a:gd name="T65" fmla="*/ T64 w 1978"/>
                              <a:gd name="T66" fmla="+- 0 -3638 -3816"/>
                              <a:gd name="T67" fmla="*/ -3638 h 934"/>
                              <a:gd name="T68" fmla="+- 0 6468 4572"/>
                              <a:gd name="T69" fmla="*/ T68 w 1978"/>
                              <a:gd name="T70" fmla="+- 0 -3557 -3816"/>
                              <a:gd name="T71" fmla="*/ -3557 h 934"/>
                              <a:gd name="T72" fmla="+- 0 6550 4572"/>
                              <a:gd name="T73" fmla="*/ T72 w 1978"/>
                              <a:gd name="T74" fmla="+- 0 -3557 -3816"/>
                              <a:gd name="T75" fmla="*/ -3557 h 934"/>
                              <a:gd name="T76" fmla="+- 0 6550 4572"/>
                              <a:gd name="T77" fmla="*/ T76 w 1978"/>
                              <a:gd name="T78" fmla="+- 0 -3638 -3816"/>
                              <a:gd name="T79" fmla="*/ -3638 h 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978" h="934">
                                <a:moveTo>
                                  <a:pt x="82" y="852"/>
                                </a:moveTo>
                                <a:lnTo>
                                  <a:pt x="0" y="852"/>
                                </a:lnTo>
                                <a:lnTo>
                                  <a:pt x="0" y="934"/>
                                </a:lnTo>
                                <a:lnTo>
                                  <a:pt x="82" y="934"/>
                                </a:lnTo>
                                <a:lnTo>
                                  <a:pt x="82" y="852"/>
                                </a:lnTo>
                                <a:close/>
                                <a:moveTo>
                                  <a:pt x="714" y="852"/>
                                </a:moveTo>
                                <a:lnTo>
                                  <a:pt x="632" y="852"/>
                                </a:lnTo>
                                <a:lnTo>
                                  <a:pt x="632" y="934"/>
                                </a:lnTo>
                                <a:lnTo>
                                  <a:pt x="714" y="934"/>
                                </a:lnTo>
                                <a:lnTo>
                                  <a:pt x="714" y="852"/>
                                </a:lnTo>
                                <a:close/>
                                <a:moveTo>
                                  <a:pt x="1346" y="0"/>
                                </a:moveTo>
                                <a:lnTo>
                                  <a:pt x="1264" y="0"/>
                                </a:lnTo>
                                <a:lnTo>
                                  <a:pt x="1264" y="82"/>
                                </a:lnTo>
                                <a:lnTo>
                                  <a:pt x="1346" y="82"/>
                                </a:lnTo>
                                <a:lnTo>
                                  <a:pt x="1346" y="0"/>
                                </a:lnTo>
                                <a:close/>
                                <a:moveTo>
                                  <a:pt x="1978" y="178"/>
                                </a:moveTo>
                                <a:lnTo>
                                  <a:pt x="1896" y="178"/>
                                </a:lnTo>
                                <a:lnTo>
                                  <a:pt x="1896" y="259"/>
                                </a:lnTo>
                                <a:lnTo>
                                  <a:pt x="1978" y="259"/>
                                </a:lnTo>
                                <a:lnTo>
                                  <a:pt x="1978" y="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docshape279"/>
                        <wps:cNvSpPr>
                          <a:spLocks/>
                        </wps:cNvSpPr>
                        <wps:spPr bwMode="auto">
                          <a:xfrm>
                            <a:off x="4609" y="-3454"/>
                            <a:ext cx="1900" cy="1101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1900"/>
                              <a:gd name="T2" fmla="+- 0 -2602 -3454"/>
                              <a:gd name="T3" fmla="*/ -2602 h 1101"/>
                              <a:gd name="T4" fmla="+- 0 5242 4610"/>
                              <a:gd name="T5" fmla="*/ T4 w 1900"/>
                              <a:gd name="T6" fmla="+- 0 -2815 -3454"/>
                              <a:gd name="T7" fmla="*/ -2815 h 1101"/>
                              <a:gd name="T8" fmla="+- 0 5874 4610"/>
                              <a:gd name="T9" fmla="*/ T8 w 1900"/>
                              <a:gd name="T10" fmla="+- 0 -2353 -3454"/>
                              <a:gd name="T11" fmla="*/ -2353 h 1101"/>
                              <a:gd name="T12" fmla="+- 0 6509 4610"/>
                              <a:gd name="T13" fmla="*/ T12 w 1900"/>
                              <a:gd name="T14" fmla="+- 0 -3454 -3454"/>
                              <a:gd name="T15" fmla="*/ -3454 h 1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0" h="1101">
                                <a:moveTo>
                                  <a:pt x="0" y="852"/>
                                </a:moveTo>
                                <a:lnTo>
                                  <a:pt x="632" y="639"/>
                                </a:lnTo>
                                <a:lnTo>
                                  <a:pt x="1264" y="1101"/>
                                </a:lnTo>
                                <a:lnTo>
                                  <a:pt x="1899" y="0"/>
                                </a:lnTo>
                              </a:path>
                            </a:pathLst>
                          </a:custGeom>
                          <a:noFill/>
                          <a:ln w="20666">
                            <a:solidFill>
                              <a:srgbClr val="25447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docshape280"/>
                        <wps:cNvSpPr>
                          <a:spLocks/>
                        </wps:cNvSpPr>
                        <wps:spPr bwMode="auto">
                          <a:xfrm>
                            <a:off x="4572" y="-3497"/>
                            <a:ext cx="1978" cy="1186"/>
                          </a:xfrm>
                          <a:custGeom>
                            <a:avLst/>
                            <a:gdLst>
                              <a:gd name="T0" fmla="+- 0 4651 4572"/>
                              <a:gd name="T1" fmla="*/ T0 w 1978"/>
                              <a:gd name="T2" fmla="+- 0 -2616 -3496"/>
                              <a:gd name="T3" fmla="*/ -2616 h 1186"/>
                              <a:gd name="T4" fmla="+- 0 4629 4572"/>
                              <a:gd name="T5" fmla="*/ T4 w 1978"/>
                              <a:gd name="T6" fmla="+- 0 -2637 -3496"/>
                              <a:gd name="T7" fmla="*/ -2637 h 1186"/>
                              <a:gd name="T8" fmla="+- 0 4597 4572"/>
                              <a:gd name="T9" fmla="*/ T8 w 1978"/>
                              <a:gd name="T10" fmla="+- 0 -2637 -3496"/>
                              <a:gd name="T11" fmla="*/ -2637 h 1186"/>
                              <a:gd name="T12" fmla="+- 0 4576 4572"/>
                              <a:gd name="T13" fmla="*/ T12 w 1978"/>
                              <a:gd name="T14" fmla="+- 0 -2616 -3496"/>
                              <a:gd name="T15" fmla="*/ -2616 h 1186"/>
                              <a:gd name="T16" fmla="+- 0 4576 4572"/>
                              <a:gd name="T17" fmla="*/ T16 w 1978"/>
                              <a:gd name="T18" fmla="+- 0 -2584 -3496"/>
                              <a:gd name="T19" fmla="*/ -2584 h 1186"/>
                              <a:gd name="T20" fmla="+- 0 4597 4572"/>
                              <a:gd name="T21" fmla="*/ T20 w 1978"/>
                              <a:gd name="T22" fmla="+- 0 -2562 -3496"/>
                              <a:gd name="T23" fmla="*/ -2562 h 1186"/>
                              <a:gd name="T24" fmla="+- 0 4629 4572"/>
                              <a:gd name="T25" fmla="*/ T24 w 1978"/>
                              <a:gd name="T26" fmla="+- 0 -2562 -3496"/>
                              <a:gd name="T27" fmla="*/ -2562 h 1186"/>
                              <a:gd name="T28" fmla="+- 0 4651 4572"/>
                              <a:gd name="T29" fmla="*/ T28 w 1978"/>
                              <a:gd name="T30" fmla="+- 0 -2584 -3496"/>
                              <a:gd name="T31" fmla="*/ -2584 h 1186"/>
                              <a:gd name="T32" fmla="+- 0 5286 4572"/>
                              <a:gd name="T33" fmla="*/ T32 w 1978"/>
                              <a:gd name="T34" fmla="+- 0 -2816 -3496"/>
                              <a:gd name="T35" fmla="*/ -2816 h 1186"/>
                              <a:gd name="T36" fmla="+- 0 5274 4572"/>
                              <a:gd name="T37" fmla="*/ T36 w 1978"/>
                              <a:gd name="T38" fmla="+- 0 -2845 -3496"/>
                              <a:gd name="T39" fmla="*/ -2845 h 1186"/>
                              <a:gd name="T40" fmla="+- 0 5245 4572"/>
                              <a:gd name="T41" fmla="*/ T40 w 1978"/>
                              <a:gd name="T42" fmla="+- 0 -2857 -3496"/>
                              <a:gd name="T43" fmla="*/ -2857 h 1186"/>
                              <a:gd name="T44" fmla="+- 0 5216 4572"/>
                              <a:gd name="T45" fmla="*/ T44 w 1978"/>
                              <a:gd name="T46" fmla="+- 0 -2845 -3496"/>
                              <a:gd name="T47" fmla="*/ -2845 h 1186"/>
                              <a:gd name="T48" fmla="+- 0 5204 4572"/>
                              <a:gd name="T49" fmla="*/ T48 w 1978"/>
                              <a:gd name="T50" fmla="+- 0 -2816 -3496"/>
                              <a:gd name="T51" fmla="*/ -2816 h 1186"/>
                              <a:gd name="T52" fmla="+- 0 5216 4572"/>
                              <a:gd name="T53" fmla="*/ T52 w 1978"/>
                              <a:gd name="T54" fmla="+- 0 -2788 -3496"/>
                              <a:gd name="T55" fmla="*/ -2788 h 1186"/>
                              <a:gd name="T56" fmla="+- 0 5245 4572"/>
                              <a:gd name="T57" fmla="*/ T56 w 1978"/>
                              <a:gd name="T58" fmla="+- 0 -2776 -3496"/>
                              <a:gd name="T59" fmla="*/ -2776 h 1186"/>
                              <a:gd name="T60" fmla="+- 0 5274 4572"/>
                              <a:gd name="T61" fmla="*/ T60 w 1978"/>
                              <a:gd name="T62" fmla="+- 0 -2788 -3496"/>
                              <a:gd name="T63" fmla="*/ -2788 h 1186"/>
                              <a:gd name="T64" fmla="+- 0 5286 4572"/>
                              <a:gd name="T65" fmla="*/ T64 w 1978"/>
                              <a:gd name="T66" fmla="+- 0 -2816 -3496"/>
                              <a:gd name="T67" fmla="*/ -2816 h 1186"/>
                              <a:gd name="T68" fmla="+- 0 5915 4572"/>
                              <a:gd name="T69" fmla="*/ T68 w 1978"/>
                              <a:gd name="T70" fmla="+- 0 -2367 -3496"/>
                              <a:gd name="T71" fmla="*/ -2367 h 1186"/>
                              <a:gd name="T72" fmla="+- 0 5893 4572"/>
                              <a:gd name="T73" fmla="*/ T72 w 1978"/>
                              <a:gd name="T74" fmla="+- 0 -2389 -3496"/>
                              <a:gd name="T75" fmla="*/ -2389 h 1186"/>
                              <a:gd name="T76" fmla="+- 0 5861 4572"/>
                              <a:gd name="T77" fmla="*/ T76 w 1978"/>
                              <a:gd name="T78" fmla="+- 0 -2389 -3496"/>
                              <a:gd name="T79" fmla="*/ -2389 h 1186"/>
                              <a:gd name="T80" fmla="+- 0 5840 4572"/>
                              <a:gd name="T81" fmla="*/ T80 w 1978"/>
                              <a:gd name="T82" fmla="+- 0 -2367 -3496"/>
                              <a:gd name="T83" fmla="*/ -2367 h 1186"/>
                              <a:gd name="T84" fmla="+- 0 5840 4572"/>
                              <a:gd name="T85" fmla="*/ T84 w 1978"/>
                              <a:gd name="T86" fmla="+- 0 -2335 -3496"/>
                              <a:gd name="T87" fmla="*/ -2335 h 1186"/>
                              <a:gd name="T88" fmla="+- 0 5861 4572"/>
                              <a:gd name="T89" fmla="*/ T88 w 1978"/>
                              <a:gd name="T90" fmla="+- 0 -2314 -3496"/>
                              <a:gd name="T91" fmla="*/ -2314 h 1186"/>
                              <a:gd name="T92" fmla="+- 0 5893 4572"/>
                              <a:gd name="T93" fmla="*/ T92 w 1978"/>
                              <a:gd name="T94" fmla="+- 0 -2314 -3496"/>
                              <a:gd name="T95" fmla="*/ -2314 h 1186"/>
                              <a:gd name="T96" fmla="+- 0 5915 4572"/>
                              <a:gd name="T97" fmla="*/ T96 w 1978"/>
                              <a:gd name="T98" fmla="+- 0 -2335 -3496"/>
                              <a:gd name="T99" fmla="*/ -2335 h 1186"/>
                              <a:gd name="T100" fmla="+- 0 6550 4572"/>
                              <a:gd name="T101" fmla="*/ T100 w 1978"/>
                              <a:gd name="T102" fmla="+- 0 -3455 -3496"/>
                              <a:gd name="T103" fmla="*/ -3455 h 1186"/>
                              <a:gd name="T104" fmla="+- 0 6538 4572"/>
                              <a:gd name="T105" fmla="*/ T104 w 1978"/>
                              <a:gd name="T106" fmla="+- 0 -3484 -3496"/>
                              <a:gd name="T107" fmla="*/ -3484 h 1186"/>
                              <a:gd name="T108" fmla="+- 0 6509 4572"/>
                              <a:gd name="T109" fmla="*/ T108 w 1978"/>
                              <a:gd name="T110" fmla="+- 0 -3496 -3496"/>
                              <a:gd name="T111" fmla="*/ -3496 h 1186"/>
                              <a:gd name="T112" fmla="+- 0 6480 4572"/>
                              <a:gd name="T113" fmla="*/ T112 w 1978"/>
                              <a:gd name="T114" fmla="+- 0 -3484 -3496"/>
                              <a:gd name="T115" fmla="*/ -3484 h 1186"/>
                              <a:gd name="T116" fmla="+- 0 6468 4572"/>
                              <a:gd name="T117" fmla="*/ T116 w 1978"/>
                              <a:gd name="T118" fmla="+- 0 -3455 -3496"/>
                              <a:gd name="T119" fmla="*/ -3455 h 1186"/>
                              <a:gd name="T120" fmla="+- 0 6480 4572"/>
                              <a:gd name="T121" fmla="*/ T120 w 1978"/>
                              <a:gd name="T122" fmla="+- 0 -3427 -3496"/>
                              <a:gd name="T123" fmla="*/ -3427 h 1186"/>
                              <a:gd name="T124" fmla="+- 0 6509 4572"/>
                              <a:gd name="T125" fmla="*/ T124 w 1978"/>
                              <a:gd name="T126" fmla="+- 0 -3415 -3496"/>
                              <a:gd name="T127" fmla="*/ -3415 h 1186"/>
                              <a:gd name="T128" fmla="+- 0 6538 4572"/>
                              <a:gd name="T129" fmla="*/ T128 w 1978"/>
                              <a:gd name="T130" fmla="+- 0 -3427 -3496"/>
                              <a:gd name="T131" fmla="*/ -3427 h 1186"/>
                              <a:gd name="T132" fmla="+- 0 6550 4572"/>
                              <a:gd name="T133" fmla="*/ T132 w 1978"/>
                              <a:gd name="T134" fmla="+- 0 -3455 -3496"/>
                              <a:gd name="T135" fmla="*/ -3455 h 1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978" h="1186">
                                <a:moveTo>
                                  <a:pt x="82" y="896"/>
                                </a:moveTo>
                                <a:lnTo>
                                  <a:pt x="79" y="880"/>
                                </a:lnTo>
                                <a:lnTo>
                                  <a:pt x="70" y="867"/>
                                </a:lnTo>
                                <a:lnTo>
                                  <a:pt x="57" y="859"/>
                                </a:lnTo>
                                <a:lnTo>
                                  <a:pt x="41" y="855"/>
                                </a:lnTo>
                                <a:lnTo>
                                  <a:pt x="25" y="859"/>
                                </a:lnTo>
                                <a:lnTo>
                                  <a:pt x="12" y="867"/>
                                </a:lnTo>
                                <a:lnTo>
                                  <a:pt x="4" y="880"/>
                                </a:lnTo>
                                <a:lnTo>
                                  <a:pt x="0" y="896"/>
                                </a:lnTo>
                                <a:lnTo>
                                  <a:pt x="4" y="912"/>
                                </a:lnTo>
                                <a:lnTo>
                                  <a:pt x="12" y="925"/>
                                </a:lnTo>
                                <a:lnTo>
                                  <a:pt x="25" y="934"/>
                                </a:lnTo>
                                <a:lnTo>
                                  <a:pt x="41" y="937"/>
                                </a:lnTo>
                                <a:lnTo>
                                  <a:pt x="57" y="934"/>
                                </a:lnTo>
                                <a:lnTo>
                                  <a:pt x="70" y="925"/>
                                </a:lnTo>
                                <a:lnTo>
                                  <a:pt x="79" y="912"/>
                                </a:lnTo>
                                <a:lnTo>
                                  <a:pt x="82" y="896"/>
                                </a:lnTo>
                                <a:close/>
                                <a:moveTo>
                                  <a:pt x="714" y="680"/>
                                </a:moveTo>
                                <a:lnTo>
                                  <a:pt x="711" y="664"/>
                                </a:lnTo>
                                <a:lnTo>
                                  <a:pt x="702" y="651"/>
                                </a:lnTo>
                                <a:lnTo>
                                  <a:pt x="689" y="642"/>
                                </a:lnTo>
                                <a:lnTo>
                                  <a:pt x="673" y="639"/>
                                </a:lnTo>
                                <a:lnTo>
                                  <a:pt x="657" y="642"/>
                                </a:lnTo>
                                <a:lnTo>
                                  <a:pt x="644" y="651"/>
                                </a:lnTo>
                                <a:lnTo>
                                  <a:pt x="636" y="664"/>
                                </a:lnTo>
                                <a:lnTo>
                                  <a:pt x="632" y="680"/>
                                </a:lnTo>
                                <a:lnTo>
                                  <a:pt x="636" y="696"/>
                                </a:lnTo>
                                <a:lnTo>
                                  <a:pt x="644" y="708"/>
                                </a:lnTo>
                                <a:lnTo>
                                  <a:pt x="657" y="717"/>
                                </a:lnTo>
                                <a:lnTo>
                                  <a:pt x="673" y="720"/>
                                </a:lnTo>
                                <a:lnTo>
                                  <a:pt x="689" y="717"/>
                                </a:lnTo>
                                <a:lnTo>
                                  <a:pt x="702" y="708"/>
                                </a:lnTo>
                                <a:lnTo>
                                  <a:pt x="711" y="696"/>
                                </a:lnTo>
                                <a:lnTo>
                                  <a:pt x="714" y="680"/>
                                </a:lnTo>
                                <a:close/>
                                <a:moveTo>
                                  <a:pt x="1346" y="1145"/>
                                </a:moveTo>
                                <a:lnTo>
                                  <a:pt x="1343" y="1129"/>
                                </a:lnTo>
                                <a:lnTo>
                                  <a:pt x="1334" y="1116"/>
                                </a:lnTo>
                                <a:lnTo>
                                  <a:pt x="1321" y="1107"/>
                                </a:lnTo>
                                <a:lnTo>
                                  <a:pt x="1305" y="1104"/>
                                </a:lnTo>
                                <a:lnTo>
                                  <a:pt x="1289" y="1107"/>
                                </a:lnTo>
                                <a:lnTo>
                                  <a:pt x="1276" y="1116"/>
                                </a:lnTo>
                                <a:lnTo>
                                  <a:pt x="1268" y="1129"/>
                                </a:lnTo>
                                <a:lnTo>
                                  <a:pt x="1264" y="1145"/>
                                </a:lnTo>
                                <a:lnTo>
                                  <a:pt x="1268" y="1161"/>
                                </a:lnTo>
                                <a:lnTo>
                                  <a:pt x="1276" y="1174"/>
                                </a:lnTo>
                                <a:lnTo>
                                  <a:pt x="1289" y="1182"/>
                                </a:lnTo>
                                <a:lnTo>
                                  <a:pt x="1305" y="1186"/>
                                </a:lnTo>
                                <a:lnTo>
                                  <a:pt x="1321" y="1182"/>
                                </a:lnTo>
                                <a:lnTo>
                                  <a:pt x="1334" y="1174"/>
                                </a:lnTo>
                                <a:lnTo>
                                  <a:pt x="1343" y="1161"/>
                                </a:lnTo>
                                <a:lnTo>
                                  <a:pt x="1346" y="1145"/>
                                </a:lnTo>
                                <a:close/>
                                <a:moveTo>
                                  <a:pt x="1978" y="41"/>
                                </a:moveTo>
                                <a:lnTo>
                                  <a:pt x="1975" y="25"/>
                                </a:lnTo>
                                <a:lnTo>
                                  <a:pt x="1966" y="12"/>
                                </a:lnTo>
                                <a:lnTo>
                                  <a:pt x="1953" y="3"/>
                                </a:lnTo>
                                <a:lnTo>
                                  <a:pt x="1937" y="0"/>
                                </a:lnTo>
                                <a:lnTo>
                                  <a:pt x="1921" y="3"/>
                                </a:lnTo>
                                <a:lnTo>
                                  <a:pt x="1908" y="12"/>
                                </a:lnTo>
                                <a:lnTo>
                                  <a:pt x="1900" y="25"/>
                                </a:lnTo>
                                <a:lnTo>
                                  <a:pt x="1896" y="41"/>
                                </a:lnTo>
                                <a:lnTo>
                                  <a:pt x="1900" y="56"/>
                                </a:lnTo>
                                <a:lnTo>
                                  <a:pt x="1908" y="69"/>
                                </a:lnTo>
                                <a:lnTo>
                                  <a:pt x="1921" y="78"/>
                                </a:lnTo>
                                <a:lnTo>
                                  <a:pt x="1937" y="81"/>
                                </a:lnTo>
                                <a:lnTo>
                                  <a:pt x="1953" y="78"/>
                                </a:lnTo>
                                <a:lnTo>
                                  <a:pt x="1966" y="69"/>
                                </a:lnTo>
                                <a:lnTo>
                                  <a:pt x="1975" y="56"/>
                                </a:lnTo>
                                <a:lnTo>
                                  <a:pt x="1978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44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docshape281"/>
                        <wps:cNvSpPr>
                          <a:spLocks/>
                        </wps:cNvSpPr>
                        <wps:spPr bwMode="auto">
                          <a:xfrm>
                            <a:off x="4609" y="-3884"/>
                            <a:ext cx="1900" cy="821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1900"/>
                              <a:gd name="T2" fmla="+- 0 -3063 -3884"/>
                              <a:gd name="T3" fmla="*/ -3063 h 821"/>
                              <a:gd name="T4" fmla="+- 0 5242 4610"/>
                              <a:gd name="T5" fmla="*/ T4 w 1900"/>
                              <a:gd name="T6" fmla="+- 0 -3884 -3884"/>
                              <a:gd name="T7" fmla="*/ -3884 h 821"/>
                              <a:gd name="T8" fmla="+- 0 5874 4610"/>
                              <a:gd name="T9" fmla="*/ T8 w 1900"/>
                              <a:gd name="T10" fmla="+- 0 -3493 -3884"/>
                              <a:gd name="T11" fmla="*/ -3493 h 821"/>
                              <a:gd name="T12" fmla="+- 0 6509 4610"/>
                              <a:gd name="T13" fmla="*/ T12 w 1900"/>
                              <a:gd name="T14" fmla="+- 0 -3276 -3884"/>
                              <a:gd name="T15" fmla="*/ -3276 h 8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0" h="821">
                                <a:moveTo>
                                  <a:pt x="0" y="821"/>
                                </a:moveTo>
                                <a:lnTo>
                                  <a:pt x="632" y="0"/>
                                </a:lnTo>
                                <a:lnTo>
                                  <a:pt x="1264" y="391"/>
                                </a:lnTo>
                                <a:lnTo>
                                  <a:pt x="1899" y="608"/>
                                </a:lnTo>
                              </a:path>
                            </a:pathLst>
                          </a:custGeom>
                          <a:noFill/>
                          <a:ln w="20666">
                            <a:solidFill>
                              <a:srgbClr val="62626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docshape282"/>
                        <wps:cNvSpPr>
                          <a:spLocks/>
                        </wps:cNvSpPr>
                        <wps:spPr bwMode="auto">
                          <a:xfrm>
                            <a:off x="4572" y="-3923"/>
                            <a:ext cx="1974" cy="895"/>
                          </a:xfrm>
                          <a:custGeom>
                            <a:avLst/>
                            <a:gdLst>
                              <a:gd name="T0" fmla="+- 0 4651 4572"/>
                              <a:gd name="T1" fmla="*/ T0 w 1974"/>
                              <a:gd name="T2" fmla="+- 0 -3028 -3922"/>
                              <a:gd name="T3" fmla="*/ -3028 h 895"/>
                              <a:gd name="T4" fmla="+- 0 4612 4572"/>
                              <a:gd name="T5" fmla="*/ T4 w 1974"/>
                              <a:gd name="T6" fmla="+- 0 -3106 -3922"/>
                              <a:gd name="T7" fmla="*/ -3106 h 895"/>
                              <a:gd name="T8" fmla="+- 0 4572 4572"/>
                              <a:gd name="T9" fmla="*/ T8 w 1974"/>
                              <a:gd name="T10" fmla="+- 0 -3028 -3922"/>
                              <a:gd name="T11" fmla="*/ -3028 h 895"/>
                              <a:gd name="T12" fmla="+- 0 4651 4572"/>
                              <a:gd name="T13" fmla="*/ T12 w 1974"/>
                              <a:gd name="T14" fmla="+- 0 -3028 -3922"/>
                              <a:gd name="T15" fmla="*/ -3028 h 895"/>
                              <a:gd name="T16" fmla="+- 0 5283 4572"/>
                              <a:gd name="T17" fmla="*/ T16 w 1974"/>
                              <a:gd name="T18" fmla="+- 0 -3844 -3922"/>
                              <a:gd name="T19" fmla="*/ -3844 h 895"/>
                              <a:gd name="T20" fmla="+- 0 5243 4572"/>
                              <a:gd name="T21" fmla="*/ T20 w 1974"/>
                              <a:gd name="T22" fmla="+- 0 -3922 -3922"/>
                              <a:gd name="T23" fmla="*/ -3922 h 895"/>
                              <a:gd name="T24" fmla="+- 0 5204 4572"/>
                              <a:gd name="T25" fmla="*/ T24 w 1974"/>
                              <a:gd name="T26" fmla="+- 0 -3844 -3922"/>
                              <a:gd name="T27" fmla="*/ -3844 h 895"/>
                              <a:gd name="T28" fmla="+- 0 5283 4572"/>
                              <a:gd name="T29" fmla="*/ T28 w 1974"/>
                              <a:gd name="T30" fmla="+- 0 -3844 -3922"/>
                              <a:gd name="T31" fmla="*/ -3844 h 895"/>
                              <a:gd name="T32" fmla="+- 0 5914 4572"/>
                              <a:gd name="T33" fmla="*/ T32 w 1974"/>
                              <a:gd name="T34" fmla="+- 0 -3454 -3922"/>
                              <a:gd name="T35" fmla="*/ -3454 h 895"/>
                              <a:gd name="T36" fmla="+- 0 5875 4572"/>
                              <a:gd name="T37" fmla="*/ T36 w 1974"/>
                              <a:gd name="T38" fmla="+- 0 -3532 -3922"/>
                              <a:gd name="T39" fmla="*/ -3532 h 895"/>
                              <a:gd name="T40" fmla="+- 0 5836 4572"/>
                              <a:gd name="T41" fmla="*/ T40 w 1974"/>
                              <a:gd name="T42" fmla="+- 0 -3454 -3922"/>
                              <a:gd name="T43" fmla="*/ -3454 h 895"/>
                              <a:gd name="T44" fmla="+- 0 5914 4572"/>
                              <a:gd name="T45" fmla="*/ T44 w 1974"/>
                              <a:gd name="T46" fmla="+- 0 -3454 -3922"/>
                              <a:gd name="T47" fmla="*/ -3454 h 895"/>
                              <a:gd name="T48" fmla="+- 0 6546 4572"/>
                              <a:gd name="T49" fmla="*/ T48 w 1974"/>
                              <a:gd name="T50" fmla="+- 0 -3241 -3922"/>
                              <a:gd name="T51" fmla="*/ -3241 h 895"/>
                              <a:gd name="T52" fmla="+- 0 6507 4572"/>
                              <a:gd name="T53" fmla="*/ T52 w 1974"/>
                              <a:gd name="T54" fmla="+- 0 -3319 -3922"/>
                              <a:gd name="T55" fmla="*/ -3319 h 895"/>
                              <a:gd name="T56" fmla="+- 0 6468 4572"/>
                              <a:gd name="T57" fmla="*/ T56 w 1974"/>
                              <a:gd name="T58" fmla="+- 0 -3241 -3922"/>
                              <a:gd name="T59" fmla="*/ -3241 h 895"/>
                              <a:gd name="T60" fmla="+- 0 6546 4572"/>
                              <a:gd name="T61" fmla="*/ T60 w 1974"/>
                              <a:gd name="T62" fmla="+- 0 -3241 -3922"/>
                              <a:gd name="T63" fmla="*/ -3241 h 8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974" h="895">
                                <a:moveTo>
                                  <a:pt x="79" y="894"/>
                                </a:moveTo>
                                <a:lnTo>
                                  <a:pt x="40" y="816"/>
                                </a:lnTo>
                                <a:lnTo>
                                  <a:pt x="0" y="894"/>
                                </a:lnTo>
                                <a:lnTo>
                                  <a:pt x="79" y="894"/>
                                </a:lnTo>
                                <a:close/>
                                <a:moveTo>
                                  <a:pt x="711" y="78"/>
                                </a:moveTo>
                                <a:lnTo>
                                  <a:pt x="671" y="0"/>
                                </a:lnTo>
                                <a:lnTo>
                                  <a:pt x="632" y="78"/>
                                </a:lnTo>
                                <a:lnTo>
                                  <a:pt x="711" y="78"/>
                                </a:lnTo>
                                <a:close/>
                                <a:moveTo>
                                  <a:pt x="1342" y="468"/>
                                </a:moveTo>
                                <a:lnTo>
                                  <a:pt x="1303" y="390"/>
                                </a:lnTo>
                                <a:lnTo>
                                  <a:pt x="1264" y="468"/>
                                </a:lnTo>
                                <a:lnTo>
                                  <a:pt x="1342" y="468"/>
                                </a:lnTo>
                                <a:close/>
                                <a:moveTo>
                                  <a:pt x="1974" y="681"/>
                                </a:moveTo>
                                <a:lnTo>
                                  <a:pt x="1935" y="603"/>
                                </a:lnTo>
                                <a:lnTo>
                                  <a:pt x="1896" y="681"/>
                                </a:lnTo>
                                <a:lnTo>
                                  <a:pt x="1974" y="6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2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docshape283"/>
                        <wps:cNvSpPr>
                          <a:spLocks/>
                        </wps:cNvSpPr>
                        <wps:spPr bwMode="auto">
                          <a:xfrm>
                            <a:off x="4293" y="-6160"/>
                            <a:ext cx="2532" cy="1424"/>
                          </a:xfrm>
                          <a:custGeom>
                            <a:avLst/>
                            <a:gdLst>
                              <a:gd name="T0" fmla="+- 0 4294 4294"/>
                              <a:gd name="T1" fmla="*/ T0 w 2532"/>
                              <a:gd name="T2" fmla="+- 0 -4736 -6159"/>
                              <a:gd name="T3" fmla="*/ -4736 h 1424"/>
                              <a:gd name="T4" fmla="+- 0 6825 4294"/>
                              <a:gd name="T5" fmla="*/ T4 w 2532"/>
                              <a:gd name="T6" fmla="+- 0 -4736 -6159"/>
                              <a:gd name="T7" fmla="*/ -4736 h 1424"/>
                              <a:gd name="T8" fmla="+- 0 4294 4294"/>
                              <a:gd name="T9" fmla="*/ T8 w 2532"/>
                              <a:gd name="T10" fmla="+- 0 -5449 -6159"/>
                              <a:gd name="T11" fmla="*/ -5449 h 1424"/>
                              <a:gd name="T12" fmla="+- 0 6825 4294"/>
                              <a:gd name="T13" fmla="*/ T12 w 2532"/>
                              <a:gd name="T14" fmla="+- 0 -5449 -6159"/>
                              <a:gd name="T15" fmla="*/ -5449 h 1424"/>
                              <a:gd name="T16" fmla="+- 0 4294 4294"/>
                              <a:gd name="T17" fmla="*/ T16 w 2532"/>
                              <a:gd name="T18" fmla="+- 0 -6159 -6159"/>
                              <a:gd name="T19" fmla="*/ -6159 h 1424"/>
                              <a:gd name="T20" fmla="+- 0 6825 4294"/>
                              <a:gd name="T21" fmla="*/ T20 w 2532"/>
                              <a:gd name="T22" fmla="+- 0 -6159 -6159"/>
                              <a:gd name="T23" fmla="*/ -6159 h 1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532" h="1424">
                                <a:moveTo>
                                  <a:pt x="0" y="1423"/>
                                </a:moveTo>
                                <a:lnTo>
                                  <a:pt x="2531" y="1423"/>
                                </a:lnTo>
                                <a:moveTo>
                                  <a:pt x="0" y="710"/>
                                </a:moveTo>
                                <a:lnTo>
                                  <a:pt x="2531" y="710"/>
                                </a:lnTo>
                                <a:moveTo>
                                  <a:pt x="0" y="0"/>
                                </a:moveTo>
                                <a:lnTo>
                                  <a:pt x="2531" y="0"/>
                                </a:lnTo>
                              </a:path>
                            </a:pathLst>
                          </a:custGeom>
                          <a:noFill/>
                          <a:ln w="7750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docshape284"/>
                        <wps:cNvSpPr>
                          <a:spLocks/>
                        </wps:cNvSpPr>
                        <wps:spPr bwMode="auto">
                          <a:xfrm>
                            <a:off x="4609" y="-6622"/>
                            <a:ext cx="1900" cy="1531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1900"/>
                              <a:gd name="T2" fmla="+- 0 -6621 -6621"/>
                              <a:gd name="T3" fmla="*/ -6621 h 1531"/>
                              <a:gd name="T4" fmla="+- 0 5242 4610"/>
                              <a:gd name="T5" fmla="*/ T4 w 1900"/>
                              <a:gd name="T6" fmla="+- 0 -5378 -6621"/>
                              <a:gd name="T7" fmla="*/ -5378 h 1531"/>
                              <a:gd name="T8" fmla="+- 0 5874 4610"/>
                              <a:gd name="T9" fmla="*/ T8 w 1900"/>
                              <a:gd name="T10" fmla="+- 0 -5733 -6621"/>
                              <a:gd name="T11" fmla="*/ -5733 h 1531"/>
                              <a:gd name="T12" fmla="+- 0 6509 4610"/>
                              <a:gd name="T13" fmla="*/ T12 w 1900"/>
                              <a:gd name="T14" fmla="+- 0 -5091 -6621"/>
                              <a:gd name="T15" fmla="*/ -5091 h 15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0" h="1531">
                                <a:moveTo>
                                  <a:pt x="0" y="0"/>
                                </a:moveTo>
                                <a:lnTo>
                                  <a:pt x="632" y="1243"/>
                                </a:lnTo>
                                <a:lnTo>
                                  <a:pt x="1264" y="888"/>
                                </a:lnTo>
                                <a:lnTo>
                                  <a:pt x="1899" y="1530"/>
                                </a:lnTo>
                              </a:path>
                            </a:pathLst>
                          </a:custGeom>
                          <a:noFill/>
                          <a:ln w="20666">
                            <a:solidFill>
                              <a:srgbClr val="9E470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docshape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7" y="-6689"/>
                            <a:ext cx="132" cy="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docshape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9" y="-5442"/>
                            <a:ext cx="132" cy="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docshape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1" y="-5797"/>
                            <a:ext cx="132" cy="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7" name="docshape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43" y="-5158"/>
                            <a:ext cx="132" cy="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8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4294" y="-468"/>
                            <a:ext cx="2531" cy="0"/>
                          </a:xfrm>
                          <a:prstGeom prst="line">
                            <a:avLst/>
                          </a:prstGeom>
                          <a:noFill/>
                          <a:ln w="7750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docshape289"/>
                        <wps:cNvSpPr>
                          <a:spLocks/>
                        </wps:cNvSpPr>
                        <wps:spPr bwMode="auto">
                          <a:xfrm>
                            <a:off x="4609" y="-6622"/>
                            <a:ext cx="1900" cy="6154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1900"/>
                              <a:gd name="T2" fmla="+- 0 -6621 -6621"/>
                              <a:gd name="T3" fmla="*/ -6621 h 6154"/>
                              <a:gd name="T4" fmla="+- 0 4610 4610"/>
                              <a:gd name="T5" fmla="*/ T4 w 1900"/>
                              <a:gd name="T6" fmla="+- 0 -468 -6621"/>
                              <a:gd name="T7" fmla="*/ -468 h 6154"/>
                              <a:gd name="T8" fmla="+- 0 5242 4610"/>
                              <a:gd name="T9" fmla="*/ T8 w 1900"/>
                              <a:gd name="T10" fmla="+- 0 -5378 -6621"/>
                              <a:gd name="T11" fmla="*/ -5378 h 6154"/>
                              <a:gd name="T12" fmla="+- 0 5242 4610"/>
                              <a:gd name="T13" fmla="*/ T12 w 1900"/>
                              <a:gd name="T14" fmla="+- 0 -468 -6621"/>
                              <a:gd name="T15" fmla="*/ -468 h 6154"/>
                              <a:gd name="T16" fmla="+- 0 5874 4610"/>
                              <a:gd name="T17" fmla="*/ T16 w 1900"/>
                              <a:gd name="T18" fmla="+- 0 -5733 -6621"/>
                              <a:gd name="T19" fmla="*/ -5733 h 6154"/>
                              <a:gd name="T20" fmla="+- 0 5874 4610"/>
                              <a:gd name="T21" fmla="*/ T20 w 1900"/>
                              <a:gd name="T22" fmla="+- 0 -468 -6621"/>
                              <a:gd name="T23" fmla="*/ -468 h 6154"/>
                              <a:gd name="T24" fmla="+- 0 6509 4610"/>
                              <a:gd name="T25" fmla="*/ T24 w 1900"/>
                              <a:gd name="T26" fmla="+- 0 -5091 -6621"/>
                              <a:gd name="T27" fmla="*/ -5091 h 6154"/>
                              <a:gd name="T28" fmla="+- 0 6509 4610"/>
                              <a:gd name="T29" fmla="*/ T28 w 1900"/>
                              <a:gd name="T30" fmla="+- 0 -468 -6621"/>
                              <a:gd name="T31" fmla="*/ -468 h 6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00" h="6154">
                                <a:moveTo>
                                  <a:pt x="0" y="0"/>
                                </a:moveTo>
                                <a:lnTo>
                                  <a:pt x="0" y="6153"/>
                                </a:lnTo>
                                <a:moveTo>
                                  <a:pt x="632" y="1243"/>
                                </a:moveTo>
                                <a:lnTo>
                                  <a:pt x="632" y="6153"/>
                                </a:lnTo>
                                <a:moveTo>
                                  <a:pt x="1264" y="888"/>
                                </a:moveTo>
                                <a:lnTo>
                                  <a:pt x="1264" y="6153"/>
                                </a:lnTo>
                                <a:moveTo>
                                  <a:pt x="1899" y="1530"/>
                                </a:moveTo>
                                <a:lnTo>
                                  <a:pt x="1899" y="6153"/>
                                </a:lnTo>
                              </a:path>
                            </a:pathLst>
                          </a:custGeom>
                          <a:noFill/>
                          <a:ln w="7750">
                            <a:solidFill>
                              <a:srgbClr val="7E7E7E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E18690" id="docshapegroup263" o:spid="_x0000_s1026" style="position:absolute;margin-left:214.7pt;margin-top:-334.4pt;width:126.6pt;height:311.35pt;z-index:15754240;mso-position-horizontal-relative:page" coordorigin="4294,-6688" coordsize="2532,62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01zPzCwAAPE3AQAOAAAAZHJzL2Uyb0RvYy54bWzsXW1vIzly/h4g/0Hw&#10;xwS6Ub9KMm4u2MzsHgJskkVW+QEaW2MbZ1uOpBnv5tfnKZLVzSKrWj22du/O0S3ObY9K7IdVJIus&#10;ekj+8V9+ebiffN3s9nfbx/cXxR9mF5PN49X2+u7x5v3Ff69+mC4uJvvD+vF6fb993Ly/+HWzv/iX&#10;P/3jP/zx+elyU25vt/fXm90EhTzuL5+f3l/cHg5Pl+/e7a9uNw/r/R+2T5tHfPh5u3tYH/Dn7ubd&#10;9W79jNIf7t+Vs1n77nm7u37aba82+z3+9aP/8OJPrvzPnzdXh//8/Hm/OUzu318A28H93Lmfn+jn&#10;uz/9cX15s1s/3d5dBRjrF6B4WN894qVdUR/Xh/Xky+4uK+rh7mq33W8/H/5wtX14t/38+e5q4+qA&#10;2hSzpDZ/3m2/PLm63Fw+3zx1aoJqEz29uNir//j6025ydw3bwVKP6wfY6Hp7tb9dP21u6PVlW5GS&#10;np9uLiH7593Tz08/7XxN8euP26u/7PHxu/Rz+vvGC08+Pf/79hrlrr8ctk5Jv3zePVARqP7kF2eL&#10;XztbbH45TK7wj0U7my9KmOwKn1XLpi7qxlvr6hYmpe/V5bK+mODjadsuFvzh96GAsqlK/+22LOf0&#10;6bv1pX+zQxvQUdXQ9Pa9dvev0+7PpDpntD1pLGiXauK1++Pd42ZSuJZHb4bIh0ev0atfHoNGJ4/b&#10;D7frx5uNK2z16xO0V7gqiK/QH3uY46iGe00VxTxoihUNPRVeTw5Tp6T15dNuf/jzZvswoV/eX9wD&#10;uDPf+uuP+4PXJ4uQNR+3P9zd3+Pf15f3j5Pn9xfzeTNzX9hv7++u6UP6bL+7+fThfjf5ukaX/Lik&#10;/4JxhBja3uO1K+x2s77+Pvx+WN/d+9+B8/7RNTyvA2/HT9vrX3/aEbZg1d/LvGhqsvOUbU3VCvbi&#10;TrOPe4wzvv9kvCXb2dK3+WJeuCaxvmRLFstZ6C/zug065a529cXbkizA9sNodQ1L0j/dXAf4K5Tw&#10;+eEeY+A/TyezSd0W/gcVF4uhyXixf3o3Wc0mzxP38kQISonKmhZttZxMe9z9SysWRGle7HYS6hC/&#10;FL09Kq8p69IBTLE1LEbYagNby0Kung6Vjm3Ogg4blD5RsWH0jLEt5rWKDcbr9bYwsGF0iAsbAIcm&#10;0Jfn5VR0hTRF28yWKrwitsSqKC2A0hLTZdvoyitiWzixDh46cNf81rd+RFlfYgwMTRK/TTAEkmOg&#10;pve03dOYv0KFMeKvnFNCEZCiTw1hvJ2EefQfFvb9auV71dGiSVNUNmpIw01A4p+hBjvMPtJ5x+5i&#10;gnnHJ99kn9YHqrirHn6lMdP34VsMnujC9MHD9utmtXUih95Zzsvw1v7j+8dYrCXnB3w8pvOn/Hxy&#10;hRU0So0QWyy9cvpxxZeD6lIdXP27ypAOotEmcwvlrG193cSAL/xCXc+LD24ARWlC7DV+YbLb+gkg&#10;Jqz45Xa7+9+LyTMmf+8v9v/zZb3bXEzu/+0R/n9Z1DX64MH9UTdz8t67+JNP8SfrxysU9f7icIEG&#10;S79+OPgZ5pen3d3NLd5UOFM+br/DDOjznfOdNOJ7b/X7Oys03dRZuVZ8cmfV1L55YWTKph0znnYs&#10;5tw/X+2s5s2kpncmfigeJJ2zKunliZAcIadFg8Ii3JazIrHbSaiD7awIlootHiCds9KwZc5qNtex&#10;Jc4KYio26ay8k1f0ljkrDVvurCxwqbOy0CXOyoSnOCsVYOKsbMtKb+XkVPUV0h6mbYvYHKuihTdV&#10;AUpzDDS9IraIl1MB0ngVzUbq1ugYpegZJc3jNIBl2jfmlonLeP6A3mOZuJQ2aSoIaj23FN2jpMmc&#10;ClAaBFPI2uggWAnGEyaS0zUobdIU81YHGFtkVdKMTgNYSYO4cUXvwTQqdjNEL6cCJP8emdhPhpU+&#10;XMUWWVU0o1MBSoMMAYxNMgRQ2sQGGFtkVVmdpJIGGTBxFZvEy6kaJA8fa9AycR1bZFVbnaSWBhkA&#10;WMcmGQIobWJ2EgRG+iazgp/RTYwJZVzfARPXsUkGTFxLmzTLulI7SR1bZFVbnQTRAgnQ7MVNbJIB&#10;DTbSJs0CKxptmGlii6waq5M00iADGmxikwxosJE2aTCP0AHGFlk1VidppEGGAMYmGQDYSpuYANvY&#10;IqvW6iStNMhAJ0HYsW/UAyamBUzciy0Tt7FFVq3VSbAyiYsbAhibZAigtInZSdrYIqvW6iRzaZAB&#10;E89jkwyYGGvJuMotzWi1TjKPLbKaW51kLg0yXc4K3dPNY4s4MXWYnkuLtLUxyGAV0TeYFdy1Pgpi&#10;HRLXdlrM4BOddtIFwTw2iJdTAS6kRXxsRfHEi9geq4XVRRbSHAMAF7FBhgBKi9gAY4OsFlYXWUiD&#10;2AZexBaxDYzQfWwR08CL2B6rhdVBltIcNrxlbA8b3lLaw+wey9gaq6XVPShlEY1XA+ZdxuZIzIuo&#10;yNsLnplhPFpHuVgbZwqGA3m0qiFxLEai0JxZOq0xnDiHIY6UjmZI4j6CQMGuwRAkzb+duIgTmmCq&#10;UFVMYsdgp7kplY4p5SjxUFVM8EaJh6piujVGnGZRBAaTn1HioarNuKrSDINK9/nIo3onf+/Ex1WV&#10;vC+Jw2mOwU6+0ImPqyr5Jic+rqrkKUgcA/wYMItQVYy3o8RDVTH+jRGncY3AYDiKxL3+XxHodovQ&#10;CQLdFDrTAt0FrYTxYgiGF1uxbgz4kOssxyHuXtwHu2lqF8v1n/M3hFz/Xv64/4IX9O/t5frP+Rte&#10;jmtyFOGcJr2ASF/wuraKtML7vXyoyxLOFSVyGqD/XEJsg1z/Zv68/0YoMSQWeslegr/jJbk2/G7+&#10;tJdn9YTswvEika+Q9bHLDOMuv7x/KX+FXx4E+5ezQP+VIMov70V7Ef4SlxqqxK/nj/sveEHfC2Cg&#10;Pgjei/CXQplWEibPERXIx/m23uWBzVJZtAfAr+2/kgDoRXsR/lJSrZMkjEbwCGbuf6HTnPNFEYPq&#10;m5hBBncFU9Y0X+T4BSfPF5XB2UzLduYynD25oafzBN4DPNBr80XgD00cNQaDbZy6gePxU3QmN7iX&#10;J0JyWTAtFpjyR7itfBGJIQfO3I1eTK4L2kWJVTgRnJLXomP32NwSjXhOiVCyQrOxYV7SlearoGKT&#10;KzSCpWLDxKIrbeXWZwq2NF9EptYVJ/NFTk5Fl+SLTNVp+SINoLSEs6kBMDaGl+sAonm+vRXa62d9&#10;jpRH9AYYV5v18VyOHafpYRxrzU3nWJRdUP8V74x8kSzVf8rywWVxgSzoP0aNv53hMMJh/TbEtzPB&#10;wVFZaUWfOiy3Njq5w+rYeGW9dC6xd1g9G69COhYD9Akc1inZeEAMggP9TL0HFiHdMO4E4LBCHWIv&#10;KYfJk7LxyhI0OxWbcFhOTMUmHRayFidk45VVU+ngEodFciq61GGdmI1XUiZT1Z4kODi5DuDZYbmR&#10;3uLjUQewHRZ3cMu78Hq9XDCpjb0PP8Maiwl5BdLJfsxgAX4GQV4NVuCExIIvclhEyfNRGLF2EpS8&#10;7z/MP4DG4N8lxM6UvG/Y02EssTBjTz2W4+mf3GOBzOhCA1OsacLI3/PHKTlG+y1qv/o6hcdqiPbm&#10;6aqx88iWWMWSGYL9kihZYgFxjXENP4c9FondTkId4pdKj0WwVGzxrD7wx3NsyRLLxiY9lolNeiwT&#10;W7bE0vSWLbFqUBpUxSUei+RUzSUeq24ts8ZzB+aP58orpCXgq0yAsTG8nA5Q2sMGGJvDU/JUDUpz&#10;ON0ZGowt4uVUgAklrykXRCjLO4ZCydMAppS8smxmOkBJyXNyOkBpk6ac6T1XoeSpAKVBpgMAY5N4&#10;OR2gtIkNMLaIp+RpAFNKXlmAc6F2EknJc3IqwIySZ5hYoeSpAKVBpgMAZSehiugApU3MNkhJyG4F&#10;4Cl5KkBpkAETS0qe3QZTSt6yWKidRKHkaQBTSl5ZuRid4kAkJc/JqRokPrvXjNs21CzAV9R6sULJ&#10;UwFKg0wHAMYm8XI6QGkTG6DoJI6SpwFMKXllhf1gaieRlDwnpwJMKXmWiRVKngpQGgSaMQHKTkJy&#10;OkBpk8YEGFvEU/JUgNIgAyZGHrzvdQMmTih5bYORX2uDCiVPA5hS8rCopriA0kkkJc/JqRpMKHlt&#10;jfFIBRhbxFPyVIDSIBhmTICxSbycDlDaxAYYW8RT8jSAKSWvLCoKECgalJQ8J6cCzCh5hokVSp4K&#10;MO0kNsDYJPA4qIgOUNrEbIMKKU8FKA0yYGJJypNt8E1GMEym0JkUZe36PJOiLM38HZCi0IlBqHsF&#10;sciNL0QsogCAFrEjgu0ISoxMG3H0jZ9xagkFxhE4Opgg3oob3jdOigNsXMTV/Xa/Qek5yWNOi2jU&#10;ow8pvjb4yEHKCkypoQrxm8fK9QiP16qoaJsKqtUHQK1qdZuXe1Eun59JULXEtrOhinUvHy2Yv9o2&#10;mG+YqFofsjWrtkA2ibTQi3KV+NmFgb1gPWPKGAvwMwhSeI1KHC2Yv5qrNibELALEI+PIdJ5HdIwI&#10;XmOe8HFOdPpEJya8adjYpQNOHjbumDkYVZNEJya6GFEpbEwDg+9ff0vMnKrCrq8pcA8nOp0Y0Tey&#10;6LKcPZv0knjq7HdyK+QSOW+e2tjEUsbGJifOp2XmkMp0xcmwsZNTNZeEjU3VvZCZMwAwNoazPdYx&#10;ffM8M3Oyg0d8L3bMnFqdNjEz5xgbGwV54vYcVpXetnd38fSJpzz9p9J1dQWyoP94jBfKzh45M3PC&#10;aSN/raNHMF4lDgvRE7SSkzusjplTLf1GB42Zs8D+29M4rFMyc4AYQVb6SeDiBGacXXMCGNVCHWIx&#10;6bBOysyp6iViWxo26bBITMUmHdZpmTkVbf5VwUmH5eRUdKnDOjEzp8IKwwAoHJaT6wBipDs7rMxh&#10;dSdlUQfQFshyAW95F1701kvePcXeh5/JIjIcoOhWJ36ZnwgyM6cfXF7hsMYclvVdTf+FgUwsvM7M&#10;nNczc5ADSD2WW2qf3GM1YYcjpqt+MR97LNqFTEushXeXaH2vXWK1DWVlkP1JfIzCzMHLE6GEmQPE&#10;8Fj0MxUUHsuJYVjzdbA9FsFSscWDZGDm5NiSJZaNTXgsG5v0WCY2kSuizQ/FMseWMnOq5QLuVFNc&#10;4rFITtVc4rFAfDHMGluCmTkKQDl3gDM1AcbG8HI6QGkPG2BsDmbmKAClOZzuDA3GFvFyKsCcmUPn&#10;X+QdQ2Xm5ABTZk7VWH1DMnOcnA5Q2qQpwGJQAcYWWZW0OUhrg4jfxByG6QDA2CReTgcobWIDjC3C&#10;zJxcgykzp6pBpFE7iWTmODkVYM7M0U2sMnMUgNIg0wGAsUm8nA5Q2gTMHANgbBFm5igApUEGTCyZ&#10;OXYbzJg5pd4GVWZODjBl5lSL0hgHJTPHyakazJg5JTFz8l6sMnMUgNIg0wGAsUm8nA5Q2qRZWABF&#10;JwnMnBxgyszBmsboJJKZ4+RUgCkzxwKoMnMUgGknWcxcNDGfI8jDsiqS0wFKmzRLow02sUVW7rAs&#10;bRxMD8tyL1aHGcnMsQEmzBwToMrMyTWYMnNsE0tmjm3ihJljA4yHLWbmKAClQQY6CXYXRNwmuxfT&#10;9v6IXwdeCZFQ816sHJalmThl5lQF+pNqYsnMcXJqG0yZObUx3VKZObkG08OyBgDGJpkOAJQ2aU2A&#10;sUX8cVmqBqVB8OIKO7O0Catk5jg5VYPZcVmGiZXjsjSAlF2PWswAQHlc1gBAOXCZbZCOXelZsu64&#10;LBWgNIg3napBeV6WNPGbjAGduU04Rgr9EOv61fnAp/Sk//OBTxaNSz/wCUPEa5lTcFD+SCZ9r2Mg&#10;pXAezgqpysArR0f5Gaf+wGH06Rf+kJ9eKLxvnBSj4iKYraIwp2jhjT6HhXl4vVWTlpaiQpJL56cH&#10;2sl1BAj+nJ9ebs5vHivXIeRy7FoVFU0/ARZn7R+pVs+c6kS5fH56vL3g6H2r3TFhXBI/Q4kdytGC&#10;x17dlZhVZkBZFJsjZS2w6vFN0GoDODwFHlyIcpX4GarWCWJ2OtSs3SzBlThasEPJr+SqodMfPZ9C&#10;pAQEF8vOHJy5WPa1bPoWXhoq0kSBa1t6oqC74uu73W77THdc4d4Rz+ETX6A/Rt3xRVE3104p2uMK&#10;6vMHdKwSZQ+6y2o4efAkr/iiG2tcLo2viKLmFUQEN+8brviaf0//hQ4hmuLD3QF3/93fPaAbdud3&#10;rS+//b6vMxvQsQEpGpq2QEfBEQ0K9+mc7hKyGsdZk2n7ptYfe1LgEI9gdm5u8b1A3MSi5Ha/8xt9&#10;KVrUnfQWsqrGpsJpD7x/aZwhQawWYrcTroSdrDopvYJg6eDi5bpDb4CT6/UT8ysqlwzqbN6rLslW&#10;kZyuuyRddeqLyKplgSvmNOPKo0+cXI/wTa6uT7AewPST1gOuE9gUC9wpyTQqaxLFLAuecPM0hp/p&#10;dLMfOliCn91cC2FyeDTcbCPmWmPmQxkrcAzJ4ocfPoT0Nl4h3NiZZPFqkgXl51LP5fzKyT1Xd/xJ&#10;3VYJj93vz3DTJGK7+xn8qz2XdVAGOzg+YlLbFgmtRF4QLqml2GsHvB9+E88FMRrbfCVsz0V7chFd&#10;z8+gEIFNn0bOz/BIw5omOOG5XB10cNJzmeBEeszzLHJwGc+impNfUFSXei7I6fASz2WfMBIbg4kW&#10;CkIZZcZOABNhbA4vZyCUJrERxhZhpoWCUBpkoPnJa8kGTJxTLfTjE1SqRY4wpVqQfXUrS6qFk9N1&#10;mF5MduJTUAYQxkZxLdVoh6U0y6mPQakp5ab2FEm2cHK6DnO2hW5llW2RWxnHPYlhcACh6ClDCGVP&#10;OfVBKLaVJd1ioB1mfIvTnoRS1W5rjzIeJnwLktOtnBEuTnsUygBC0VOcnIEw6SnmYS3CpYw+C6Wq&#10;cNWa2lMSxgXJ6QhTyoV51ojwKe5+Mm2+kN5PNoBQ9BQnZyBMeoqJMDYKcy7yvpxxLsx2mHAu7HaY&#10;kC7MoyhU0kWOMCNdLJHhV62ckC5ITtdhwrqwjxuJjcKsCwWhNAmolybC2ChezkAoe4qNUPQUd0eZ&#10;1g4z2sWCDiSl0c7HivqJa0K7IDkdYcq7sA69UXkXuQ4z3oWNMDYKGC42QmkWsx2+8EgU28oJ8UK2&#10;wzcZ2TjzBs68AYScke3Ghes3b583cIJIHoZAH8lDUECL5IVDShDK43iaFcoLSeZekCNz/PQRuiBW&#10;gow5lAvl946Vy1/LmVAlz48sO8UIOeho1WhccJKljpzjwoejjBRjbKw8uzbd4SSckkCrsGrU5+2P&#10;BlK7A6dLz05EqYyFnyHk2p3M8g2SXQaIyxqoH59Q0np3PVQ9zrT3olw+P7swMbwymsAcs8ShZuhj&#10;f98imL+aqwbgr0jJ23Hmc0r+m1PyWDalYWU3vJ08rNztNkfQwZE/1IRohStMTxRWxumVlBVN59PK&#10;5r2cb5+FlX1CFGszgIvDxfGqs0uIhkrEcjJAc9KEaFXMaWdhk4OTaxsSw8pBASeXNidOiDZLl27M&#10;0SVhZZLT4SVh5VMnRElzuv5kQtTJ9Qgxhp23nNtbzl0706ZRPDlC+M53dMtD82wCJbluZ7tddtBL&#10;P7DYgrzvnF/tXeEYb/SihGjzr8t//Xjedf4E2tbt4fB02iv3KOadei4XPDm550K437PG4E4Sz1XO&#10;KI3meWOnuxDCHQbsrwiOfUjmudzbE4eUeS7sAENcqTjmuSCGsa3hOwX7+JP0XCiJEqI5uDgG5I/2&#10;ItUk4GT8B/7SJ/RycNJzkZgOTnouwqWCEzE5fyt6Do4sKXPJluoSz1Wbuks8l6k87XAvRX20WBMI&#10;q5b2CyrGlZ6rIjldgYU0Sd1abS+2iE+Iaq0PlpQISTc6wtgmaAmmDtOEaIW94loDVBKiGsI0IYrZ&#10;E22rVXQoE6JOTtdhlhCtKx2h6COlu5lSsXK2+bysaH6nIYyNMq1IzkAozdIUi7mOMDaK332u6TDb&#10;fW7qUCZEB3SYJUQNHSoJURVh2lMKt/VX0SFu+AktFjQT7DyDnK5DRObjpt1Y7VC5GUJFKE2CN1vt&#10;UCZEB3SYJUQrfahWNqBrCLMN6H4mr+gwSYiGmbzmS6RZsNLQx2tlB7qKUJpkimHOJVFyf1LLnkJy&#10;upVraZZmAbKkNtrUoqe4hKiGMNuCbuowSYjaOkwTopYOlT3oKkJpEjDja2PETvagk5yuQxw2JXrK&#10;0miHyiZ0FaE0CRC6FaXSDpOEqK3DLCHa0h7qfFKjJEQ1hGlCFNuxHQstb4cyIerkdB2mCdFmpo/Y&#10;dFy5nxIQSw7VeJ6oCKVJnDfRfYrchk5ex7Byug+9bgpdh6KnuISohjBNiNo6lAnRAR1mCVFDh0pC&#10;VEWY9JS6cac1KO0QCYLeKIjMuNMatLk1SMFxT8GwpLdDJSGqIkx6yoAOY6MAoadDhhH7TUY2zFzY&#10;+ZIIK0t4viTC0sz/h0si3ADjEqI0LGiRvIKWrUgIFQW2fw7H8sjVO8luDz9nofgpUqJ9gfwxP70Y&#10;F4dzj8OL+XN+huRWjpAFOBUVZwj9l+Y0+ySwNX4ZrlaLyKQTPRai7GKZfZkMhJ/+5V2J/VjMAvw0&#10;UbKAXbWiIk9CdZt1d+Ja4deCrvMl2aU/W8aOqnL4NSqUofAzmIOLLGbddhiW4CdL5kBZwq5eOZvB&#10;rwFyl1E3K7ekaTQkZSS4T+wGGJxF7QpkEPwMclwcdQnfZFiAn14wR8ifc63GBKPF3hqxW9mOOJ9T&#10;o9+cGsUwkAaYHVPj5AHmLjWK7hnitP2Fw7TBzB1r+jd5EDeIDljqALfTTBytFplRJ4azjnwdYjE5&#10;qT5pYtTGJqIBNjY5nT5xXhQq0xWXRJdJTtVcElw+dVrUL7M1yybBZb/M7o9yPmdF7azo8EHcvQ4t&#10;v8XziF6S/Qc/g0Nin3zUv3mHmZ7YPcYLvSgl2v7w3QdcX+V9pPBj5z2ir98jinBC6rGcPzm5x+r2&#10;iNJBimTNmMxDREryWEt/Cz3a0t/SFtFyiSALWOqMu890Jh4LYreTUAfbY5mbMOMYUDiIm517/0oZ&#10;/5na2BKPZWGTHsvEFkd/VmM3iJaLBV0doShOeiwnp2ou8Vj27svYEuP3hw4AjI0xHQAo7WEDjM0x&#10;fnuobV65PdTJqRpMk6GlcX+6kgzVdqGkyVAboEyGDgBM53Mzimjm+6dx01gfIuWDuPP+keZCBwDG&#10;JvEdSdeg7CKn3htqt0GZCrXbYJYJNUysZEI1E6dbQwcAxiYZ6CRpItRqg0oiVAUoDTIwBspEqN0G&#10;szzoiTeGumOktXEwyYOSnNoGf+t9oTZA0UmoCgZAaZPm1NtC5+6OH7zeTx16f5hkQUlO1WCaBDX3&#10;XApPMn5XqA1QdJLKBig9SWMCjC2yCgdx5+NgtinUNHGSAzVNnKVAjfvTlRSo1ovTFGjVViDVap1E&#10;pkCdnGriNANaO2ZS7kmUDKgKUBoEXAETYGwSL6cDlJ3k5DtCm4YCBEonkQnQiuRUgFn+0zCxkv/U&#10;NJhtCLUByk5iA5Q2Ofl+UNPEyX5Qkus0iOXK24tgnLOf5+2g5+2gF5MDZXwmu/cXu4vJp/cXn/z8&#10;g/ai/bg/UBSDfp08I0HmttrhYDcKAGjJz7Ar8/jhuD6J1stxoI6fPmAXUm1dxIQ/5aeXCi/tAyv8&#10;MT+FWP5OTjIpSc+wEbT/zvEQJB8LzC/npwfBocpjYHk36Fi5HiG/z65VtyGUw6BWpbrdoCzIZfPT&#10;16kTO7J1tXvvWLn0tQNV4j2gfcjWrBRnL3tRrg4/Q7VYsDy2gYZfPlowfzVXbUyIWQSIRaLTjiOf&#10;E53fnOjEhDcNG7t9LicPG/eJzhp7apKwMSc6C/AI6LNTxI1PuAe0bGcU/uyA94vWeI05dWLgdIZK&#10;2IHj06Y6FwV2gmjgxGKmJDEdnFzMnDbXWVYN3YisqC6JHJOcDi8JHZ882QlsBkK5liG5HuGbXCug&#10;Uq+9JIMPxaVOoE2e0jmR5cF4DtEeoY11fpm7HerALo6fnavzGU/pcSF/9ECCF+U7y6aufTgHrxDu&#10;7JzvfH2+E4NW4rhwdRZcx8kdV5/vDJdga/nOolhwZvv1CU8i0+fBrmwLqBaoSbaAli3tfcKt9Fm0&#10;NXFcfutTqITtuOq2pD0xObh4pByd8WwrinIp4KTjIjEad72GY3DSceFcc9ookYN7WcrTRJc4Lhte&#10;4rgATT/pU9kCqtk23QJqG1eydJycrsB0C6iJMLbINyQ9G9z7plo4SXqSnI4wyXqaNn5p1pPu0lYR&#10;JllPkjMQyrSn2UVemva0EcZGmZYDCJN+0rrtOnk/KUVHKS1yQLoFtDStnOQ9bSv/5olPcxiMBy4k&#10;Ps1xMMt8zvXk9kszn4vaTeKVgTo2ChBCTm+HaeqzhKQ2GipbQLXRJt0CijuXjdFapj6dnIFQ9pSm&#10;hLZVhLFRVjgelm7qzhNj4JLFO6i8btS+LLeADulQ9hSTIaBsAdUQpltAXftSEcrk50A7TLOflg6V&#10;LaAqQmmSaTlfUO5O8clyC6iT062cbgG12iFt5Oi3L45Of5ZzOi1VRSh7CsnpCJP8Z1MaffmF+U9b&#10;hzL/OaDDJAFqnsD9wgSo3Q7lFtCBdphsAUWSWx9t1KuI876cbgEtq9YYbWQG1MnpVoZ/i4eHZrGk&#10;oxlyr/fCFGiJw7T0dii3gDo5A6EcwJoFtmKqCEVPQbPWx0NoNa7wdACh7ClUEx1hchsxHDgdwJHr&#10;UL2NOLcy5TDiQ0xsK8vbiAesjOsP4yJthMKnhOuIFYTSJNBhZfhleR2xkzN0KM1iWhmn34Wa0HZu&#10;DMO6lZcIoEgdFsYcexmvGFETyOkI6Wa8qEizp9A9ef2IvSwthNIk/s3qiI1LLvsCBxFKs5ijzVL0&#10;lKXVU5bSJANWXsZG8XK6DguKe0VKNAkNFBfrK73C9ww1Fth6GZcIDeKII1WPxSy2jBe0YErjtA34&#10;D1qPLmaxbQDTmoUVM2kbvN1c9M1i83hBC6a0kI/5KgNPQbv++jZZzKxug+ggC/7zdIJDdWgGYWhT&#10;LvCdoAEzWeG39UIfH9122QgmDtLSe3eRLvIHtClX+U7QgilNZNKVcL4xK4nGIDoQx4Ip7eObnNOp&#10;T+30GRLsEI7K9IIGzGStb2tTLvaL0uxCKckZZ00Z04pCrvedoAUz7UIzPSZWyBV/UZpdKKU643ZF&#10;q6eXsYWgzZDUyWNjRXITjt3T5bIf37OMni78B7QpV/5D2kyW/va4KUnP2KJswpT2GWqbyQlQNMD2&#10;RkfU/swGs45BoC6IfT4rdBufr0XeiNI9xqnz1BWcOJ93fkQcYwaJoxmNKZ2ahhPnTfvDpVOMxonz&#10;ecPD4uezMCyr/h2chWG2SFqyUCPASmNME1uEBoxp/yjx0IAxBx8jTjNrAtPd+j7cImma68THNWA3&#10;5SR5mieOgeMmf/4L46rrpmHuC5g7jXpDOJ0Dc4xxfdZNTfwbRlaaRyjy7KMg8RhVwMeO+0IwcjFy&#10;mCp4nCrgd6I3wNHA3oGFSJeMT+4dV/HbGYsuSaZl3QN7kMhe/sVW2p3o0VDzwidTgYxz6Pz0uXSK&#10;15AY4kW+PP6Yn14sHNayOMItCyPswp/CZr40GOhYaTQpH4ENs4QRFQ317PTG9eOnr6cva4k3D2kj&#10;AFuiHkNioZrHSJFBaUt4s6HSggmOlRYMegxbaB7Hapo1N1YXMwBtFmrbtTyzidL6DKZrESUdqvmc&#10;FtAkh+D6kFxLkReSQ8pjUI4ihSR3hJHSBpUfLY/2go3BR7knkjtS344x02mQtc5P31jpojFX3pFG&#10;3QZ889nwGexc3zlWj2P0N8c6b1Au2ONYeWzfY/jm3F6O1JfZyH0LZL3ZrbZj+2Lhzr3aareQ9Q2o&#10;wOXDgxqAo/BNo8AS/IhkcHOIbwxrv6goooNmBMnhfoMVoO8Qx8ss6RRDV+YxnCUlDJzksbrz8RWR&#10;RtkO/PTtGMwvLhOZmqEWBY/OOLGTaViyq/tR/nanz476w/j4GXBWnY2OltnZ/RjOvi0dq3t3MVHf&#10;QhnfQLtmtje8jNeX2aqXlO+AZY94NZzrFmwwPMoWS0pdojyetTFYfgalkt8jseGxpMAZRaNKwxjn&#10;mucxcBTmHVFZZtV36mP0/ORahPK6A574c352ch4f0mmDzZer6zMb5kyqYO1hFTRcXjDG0fKCcY/i&#10;C43laH3xQtJzpj9usqjaUdam4FyKLQQ2NfO8heCbtxDAWaRMTNeqTs7E7LcQLJD2Q7uNmZjUkdxZ&#10;aejwvkm/moh5wh0E1awlGnyHu4+PY7DrEgNTJ4YTv3wdYqoj5gNRdumkGwgIlY5NxppJTMWGrhpj&#10;WxCdQrl9C+2kq2k4eQZGc2bs1aGkaQzFZVka2j+gaC7N0TQUrlfgqSxMBaC0BK5ecHwUxbJJfobk&#10;OoAYvt5ebBmVem0cg3oxdl6SGbUwRliNd13cmpTwUujI5ICnmlUXpmO3y8/gfvnyqDZZCo3xQi/a&#10;O9CW9F8YyIQfO+8dePXeAWJKph7L6frkHosy1jSNwe3iPgoZeyw6VMF5rC7q+2qPZRB7MQXuR96Q&#10;LA0OtB95U7bBDIlAwu00E7uixGNBDMOar0MsJsdJjLh0I0lOHcLioccWMqQZNqwcIg+DC1NmlLtX&#10;sEmPRWIqNumxCJaKTfFYfl0W1zPzWKbiEo9Fciq6xGPhKDKdF6Z6LAWgtAQmGZZlE49lA5T2AD1R&#10;p9YldILAJsism90ctQDnVzVvwiUgOVWDCZMA0yUdIBxJ1PqYR5ABzGgEaHk6QPTyvkBXBQOgtIlJ&#10;NKZYcN89Sqt/ZAQCU4MJf8DWoOwipokleQANyxFGMg1m1AETYMIcMAEmvAFQwgxCfmyRFbMGcoDS&#10;IEQaMNpgxhkw2mC6Y8Bf1pMPgPqOgRygNAiuwkFd1E4iz0pzcmonSTcMmCd9iU4CBqhu4nTDgK1B&#10;uWHAyekApU1MEytXRoHrnmkw3S8wAFC6Eb/xV3Nx0iZtUxsbGoQjcTdGaQDT7QJVWdMB24qbk9sF&#10;nJyqwWS3AGh0+g45fbdApkG6DFP44QpXZOkA43FrWpGcDlB6EpOZpm8WyAFKg2BxZmowNomXUwEm&#10;ewVME+t7BTKA2VlpJkC5V0Ca+E2uHk2mxvmWHot/E1LAKwyoPuQ1TBsJl5ussB1qlDi6CNYuqy59&#10;Olx6iBSvuiT+EXEfvl911IBhcepfBAbdIsJ+gogDrcIo4oAFjBZxYD7E0nVlvM8KOZA3BcBwZh8E&#10;OYTATx9KCFJdcfwpP71U9lb+mMPfMY7wlZDl7CL1FtCWdtAA6XBshCMoXXGMgJ/GW/ljGyjSoH5R&#10;jFMdgy0tqMhZYvYGrBV2PXizc/n89DC6QyD6MlmAn0EwfzkLDCCmyQTBaLt0iYl4SdNDEu2oVlw+&#10;PwMQzhD1ZbIAP4Ng/nIWYMRobK/IhdihpnMu5FtzITQgp5ElN2CdPLJUBsrgFCc8hCA63xuDm7HQ&#10;wSiyVNS4n9j3m9eGlsolllf4QcWJ6AfPCGnDAC0N3NsToSS0VM8rhG/awg/9cWnxWm3qxEDHDpWI&#10;5eQ8tF2U2HyogIsnoe5UCg2cnIH6t6rgxKJgAJycgxIuFVw8AXXpEA1cGlzCkTKYcWuqk8ElJ6fr&#10;LokumcpToksqQmmL6QDC2BxezkAoTWJqUAkvqQilQZz2DB3GNvFyOsIkvmTqUIkvaQjT+BLZV0co&#10;40tOrkcIP/D2kkq/7bIAKsO88xXUW2dOd1UiDVPaDNLP+DCK8czVmjugKD8zi2TZ1fff8bMCX+gc&#10;w4Mf3vvP+RteriuzF2WB/itxkaMLZEFf3JgpSJYIm88R8SCViQSXIGp8XNJ/oZJC7JwHe30eDH45&#10;na04B3/y2UrH3GhbzifxbKVYMnOjoPZ/mtkK0vt6jj+drbi3D89WABlROPqZzn3EbMWJYSwOlbBn&#10;KyflbjTVHFk6DZyYrTgxHZx0jqc9/LGZVyBvaOiS2QrJ6fDS2cqJ2RsozjCuzIU5uR7hm/S0r/aF&#10;visjmOI6ge0L2XX0Hoh9kvdEHHvAjln2mSzATy/YLfsXuIzXjxwswM8gyAQOIOO3e4kXOa5y1oLv&#10;OOy5lt/X89nH/3+e6+nu6hL/n/zycP+4p9/eX9weDk+X797tr243D+v9H7ZPm0d8+nm7e1gf8Ofu&#10;5t31bv1893jzcP8Ot+S27/Ctw5fd5iIU8jCqjIf17i9fnqZX2wcEQ+4+3d3fHX51xcFQBOrx6093&#10;Vz/t/B9X//H1p93k7hoMU4ziqRN0TH76Don5LyHEcnf14/bqL/vJ4/bD7frxZvPd/gl7tdDaUQD/&#10;0263fb7drK/39M/UImUp7k8B5NP93dMPd/f31Jjo91BlHFN/XGvbz5/vrjYft1dfHjaPB6+63eYe&#10;td8+7m/vnvY47v5y8/Bpg2ru/u06+K/97uq/gNs5vf1htzlc3dLLPwNE+Hf0ie4Dh7gHSdXZP0F1&#10;n57/fXu9eX+x/nLYup7AAQaAmvwCtTZ06BZiEBj+Qal3b+tcfhefwC++2/K3n3b7w58324cJ/QLU&#10;AOpKX3/FHN2LsgiB7qaUDiYBCyoHTm9o/PL30xSxlE6botv+IRvRG2iKgVP0+zTFpgjhdIo5hDef&#10;myK6FTUrMRhFoyJiNWlTdFmjN9cU3QwDA97vMio2i5ClmTZzbOI+j4pjHDSigWlTdLO9N9cUQ3D9&#10;92mK2N2JmQ856KbAFXN/laZIcYbnPc958Fc263m4e32UA/MQ335+vHvcTEDLQl1DhOPDI80YXAzw&#10;5yc5u/v5dv20Wf36hDmOn8mJr9Af4+ZBlJZwag6pyZ4B7GNzlKfhJYkxC7oH7lGzIEo60w1Gf7XA&#10;Gs3QSDUwqtfxb29dxC/S0cFNN4O5fnZzQozv3rwMEJ7OfzLekKNiWIjIu16MKTQb8+qLn9JSO+Np&#10;bBSo7wnYiOlG5CraovJXimFxJewYlgkuTvG4jJsWYJPpnSnd7qgGiUQIi6RuJxq0JIJV1iBzK/t7&#10;4tzO6O1HdnwtiWBRHE6Hl0SwzPCfkm/TlJceEGdqTwawbPUlZ8CbEUAl26bik+bARMeMAcYW8XK6&#10;BpNsm4kQEdqYLO2JqvkOrjTbZmpQJttsDSLxE/dc84Ialcyt4Ev6hx2jlGTuEKPUukh2FpyxB05l&#10;c+cIUza3qUFJ5pYaxBB5zlZazD5qypgY/K7Hq8Egr8uFdvFf1wTJ3/UR3m/JMfrkJgpJo79pcUqg&#10;uBeREWAWHVGqElW2Su1ExxSrxKDNclk2KxdGOsr16qJi3zAfnH9P/4VonEi0Urzt43p/O/m6xrFU&#10;+1/3H7cHv1x42ylYTGRvLp9vMJGlkWq3frq9u/q4Pqzjv91093JTbm+399eb3Z/+DwAA//8DAFBL&#10;AwQKAAAAAAAAACEAdKdrb+gBAADoAQAAFAAAAGRycy9tZWRpYS9pbWFnZTEucG5niVBORw0KGgoA&#10;AAANSUhEUgAAABIAAAARCAYAAADQWvz5AAAABmJLR0QA/wD/AP+gvaeTAAAACXBIWXMAAA7EAAAO&#10;xAGVKw4bAAABiElEQVQ4jWP8//8/AzL4//8/47Nz+1xfXD5q/+7uRcO3dy4ZMjAwMAir6J0XUtY/&#10;L6FjdUjK2HkXIyMjikZGZIO+vn4qc3xq8dTHJ7b5MeABshaemy2z+7K4RaWfYBj08NiWgMM96Yt+&#10;f/vMi88QGGDl4v1sWzwjXt7adz3coM/P7yttzLa5QKwhMMDCyfMlYNpRfV5JxXtM//7+YTnYmbKU&#10;VEMYGBgY/nz/wnOwM2Xpv79/WJjjHXXDr22Ynk+qITDw7c0zGQE5tRtMr66dsiLXEBh4df2UJbO/&#10;Mlvjt7fPpSk0i5Hpw+ObmpS66OPjW5pMArLq1yk1iF9W7TqTqIbJSUoNEtUwOckkpmV2jFKDxDTN&#10;jjMp2ASsEdUwPUG+a0xPKNgGrmZiYmH9bV8+J5qVi/czqYawcPJ8sSubHcPEzPKHiYGBgYFXUvGe&#10;bcnMOFIMY+Xi/WxXMjOOT0rpLgMDLXI/DMDLo0tHHN7evWT47u5FQwYGBgYhZf3zwsp65yV0rQ9i&#10;K48Af9Ws//uMyFEAAAAASUVORK5CYIJQSwMECgAAAAAAAAAhAKBm5HLlAQAA5QEAABQAAABkcnMv&#10;bWVkaWEvaW1hZ2UyLnBuZ4lQTkcNChoKAAAADUlIRFIAAAARAAAAEggGAAAAvfk1VAAAAAZiS0dE&#10;AP8A/wD/oL2nkwAAAAlwSFlzAAAOxAAADsQBlSsOGwAAAYVJREFUOI1j/P//PwMy+PfnN+v9w+tD&#10;X984bfH6xhnzj49vafLLql0XVTc5JappelzRNnA1Ewvrb2Q9jMiGfHp2T/lQV8rS1zfOmDPgAKIa&#10;JiftyuZE80kp3cUw5MHRTUGHezIW/vn+hQeXATDAwsnzxbZ4eoKCjf9auCFfXz+RXZdmdo0YA5AN&#10;Cpp1SotbVOYx0////xmPTymaRooBDAwMDH++f+E5PqVo2v///xmZnp7d4/745A4fUgyAgccnd/g8&#10;O7vXjenFpaP25BgAAy8uH7Vnenf3kiElhry9e8mQ6d29SwaUGPLu7kVDJkoMgAEmISW9C5QYIKSs&#10;f55JSFnvPCWGCCvrnWeS0LM+SIkhErrWB5mkjV12ypp7bCHHAFlzjy1Sxs67qJPsGRgYGLhFZR7b&#10;lsyIZ+Hk+UKsAbbF0xO4RWUeMzBgKQoOdiYve3PzrBkuA0TUjU/Zl8+NwloUwAC8ULp+2vL1jTPm&#10;Hx7f1BSQVb8uom58SkzT9LiiXdAq9EIJAJr6uVhZAa4tAAAAAElFTkSuQmCCUEsDBAoAAAAAAAAA&#10;IQDoVAEN5wEAAOcBAAAUAAAAZHJzL21lZGlhL2ltYWdlMy5wbmeJUE5HDQoaCgAAAA1JSERSAAAA&#10;EQAAABEIBgAAADttR/oAAAAGYktHRAD/AP8A/6C9p5MAAAAJcEhZcwAADsQAAA7EAZUrDhsAAAGH&#10;SURBVDiNpdQxSAJRHAbwd/8Tu4a45Y4WNRDuXtGk3gkRDklbW8MtBQdRILQUujXXpLiF0CRxS0tT&#10;S0SLQ+CdOoXeHUSUm9dwU5foXUvaUUjpffv3g/fg/xGe5yF/Bn2Herq/2rGMpmiZLcHumpiOcDrD&#10;JTSGT6rxrKSEwpTj7xB+pKc3xFopV7Vf9BU0IXQMtzP5iszilPoLebw+P1IvToqeOyQnAeMSgCvu&#10;nxZWtw/LY6Sna+mb480Hz3XhL+AbIodb5bs1FqdUGPQdqlbMVacBEELIc4dkrZSrDvoORe6u87J5&#10;e7k3DTDKh/3GLiwuPYNlNNKzAKNYRlMEy2gJgRCzJYDdNXEQxO6aGOgIpwdB6AinA8MntCAIwyU0&#10;YPhUPRDCJ1WIZyWFjvKdWQA6htvxrKRAKEw5mUJFJgDcaQACwM3kK3IoTDmAEEIsFuriwVn+v9Do&#10;dkZH+OOKtXStmKvar8byxCdE+U6mUJFZLIz/kpi8J420Zfj2hP/akw1JCc3Nv/s7n8K7roM0D3UY&#10;AAAAAElFTkSuQmCCUEsDBAoAAAAAAAAAIQBYD9qU+AEAAPgBAAAUAAAAZHJzL21lZGlhL2ltYWdl&#10;NC5wbmeJUE5HDQoaCgAAAA1JSERSAAAAEgAAABEIBgAAANBa/PkAAAAGYktHRAD/AP8A/6C9p5MA&#10;AAAJcEhZcwAADsQAAA7EAZUrDhsAAAGYSURBVDiNY/z//z8DMvj//z/js7N73V5cPmr/9u4lw3d3&#10;LxoyMDAwCCnrnxdW1jsvrmt1SNrYZScjIyOKRkZkg76+fiJ7fGrx1Mcntvsy4AGy5h5bLHP6srhF&#10;ZR5jGPTg6Kagwz0ZC/98/8KDzxAYYOHk+WJbPD1BwcZ/LdygT8/uKW/MtrlArCHIhvlPPWLAJ6V0&#10;l+nfn9+sh7pSlpJqCAMDA8Of7194DnWlLP335zcrc5yjTsT1jTPySDUEBr69eSbDL6t2g+n19dOW&#10;5BoCA69vnLZg9ldma/z29rk0hWYxMn14fFOTUhd9fHxLk0lAVv06pQbxy6pdZxLVMDlJqUGiGiYn&#10;mUQ1TY9TbpDpCSZF28DVIurGp8g1RETd+JSibeBqJiYW1t/25XOiWTh5vpBqCAsnzxf78jnRTCys&#10;v5kYGBgY+KSU79iWzIgnxTBYXuOTUr7DwIAt908pmvb45A4ffIbImLlvtczpy+IRk30EE2PEVR49&#10;v3TE4d3dS4bv7l0yYGBgYBBS0rsgpKx3XkLP+iC28ggAjWGs/k4DK0AAAAAASUVORK5CYIJQSwME&#10;FAAGAAgAAAAhAHU1RJHiAAAADAEAAA8AAABkcnMvZG93bnJldi54bWxMj8FOwzAMhu9IvENkJG5b&#10;2lKirjSdpgk4TUhsSGi3rPHaak1SNVnbvT3mBEfbn35/f7GeTcdGHHzrrIR4GQFDWznd2lrC1+Ft&#10;kQHzQVmtOmdRwg09rMv7u0Ll2k32E8d9qBmFWJ8rCU0Ifc65rxo0yi9dj5ZuZzcYFWgcaq4HNVG4&#10;6XgSRYIb1Vr60Kgetw1Wl/3VSHif1LR5il/H3eW8vR0Pzx/fuxilfHyYNy/AAs7hD4ZffVKHkpxO&#10;7mq1Z52ENFmlhEpYCJFRCUJElghgJ1qlIgZeFvx/ifIHAAD//wMAUEsDBBQABgAIAAAAIQBXffHq&#10;1AAAAK0CAAAZAAAAZHJzL19yZWxzL2Uyb0RvYy54bWwucmVsc7ySwWrDMAyG74O+g9F9cZKWMUad&#10;Xkah19E9gLAVxzSWje2V9e1nKIMVSnfLURL/938HbXfffhZnStkFVtA1LQhiHYxjq+DzuH9+BZEL&#10;ssE5MCm4UIbdsHraftCMpYby5GIWlcJZwVRKfJMy64k85iZE4noZQ/JY6pisjKhPaEn2bfsi018G&#10;DDdMcTAK0sGsQRwvsTb/zw7j6DS9B/3licudCul87a5ATJaKAk/G4XW5biJbkPcd+mUc+kcO3TIO&#10;3SOHzTIOm18HefNkww8AAAD//wMAUEsBAi0AFAAGAAgAAAAhALGCZ7YKAQAAEwIAABMAAAAAAAAA&#10;AAAAAAAAAAAAAFtDb250ZW50X1R5cGVzXS54bWxQSwECLQAUAAYACAAAACEAOP0h/9YAAACUAQAA&#10;CwAAAAAAAAAAAAAAAAA7AQAAX3JlbHMvLnJlbHNQSwECLQAUAAYACAAAACEA3dNcz8wsAADxNwEA&#10;DgAAAAAAAAAAAAAAAAA6AgAAZHJzL2Uyb0RvYy54bWxQSwECLQAKAAAAAAAAACEAdKdrb+gBAADo&#10;AQAAFAAAAAAAAAAAAAAAAAAyLwAAZHJzL21lZGlhL2ltYWdlMS5wbmdQSwECLQAKAAAAAAAAACEA&#10;oGbkcuUBAADlAQAAFAAAAAAAAAAAAAAAAABMMQAAZHJzL21lZGlhL2ltYWdlMi5wbmdQSwECLQAK&#10;AAAAAAAAACEA6FQBDecBAADnAQAAFAAAAAAAAAAAAAAAAABjMwAAZHJzL21lZGlhL2ltYWdlMy5w&#10;bmdQSwECLQAKAAAAAAAAACEAWA/alPgBAAD4AQAAFAAAAAAAAAAAAAAAAAB8NQAAZHJzL21lZGlh&#10;L2ltYWdlNC5wbmdQSwECLQAUAAYACAAAACEAdTVEkeIAAAAMAQAADwAAAAAAAAAAAAAAAACmNwAA&#10;ZHJzL2Rvd25yZXYueG1sUEsBAi0AFAAGAAgAAAAhAFd98erUAAAArQIAABkAAAAAAAAAAAAAAAAA&#10;tTgAAGRycy9fcmVscy9lMm9Eb2MueG1sLnJlbHNQSwUGAAAAAAkACQBCAgAAwDkAAAAA&#10;">
                <v:line id="Line 10" o:spid="_x0000_s1027" style="position:absolute;visibility:visible;mso-wrap-style:square" from="4294,-1178" to="6825,-1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hy/wQAAANsAAAAPAAAAZHJzL2Rvd25yZXYueG1sRI/BagJB&#10;DIbvhb7DkIKXorO1ILI6ihQKXt22grewE3cWdzLLTqrr25tDocfw5/+Sb70dY2euNOQ2sYO3WQGG&#10;uE6+5cbB99fndAkmC7LHLjE5uFOG7eb5aY2lTzc+0LWSxiiEc4kOgkhfWpvrQBHzLPXEmp3TEFF0&#10;HBrrB7wpPHZ2XhQLG7FlvRCwp49A9aX6jUo52fefJrTHeF5I9PSapTrUzk1ext0KjNAo/8t/7b13&#10;MNfv1UU9wG4eAAAA//8DAFBLAQItABQABgAIAAAAIQDb4fbL7gAAAIUBAAATAAAAAAAAAAAAAAAA&#10;AAAAAABbQ29udGVudF9UeXBlc10ueG1sUEsBAi0AFAAGAAgAAAAhAFr0LFu/AAAAFQEAAAsAAAAA&#10;AAAAAAAAAAAAHwEAAF9yZWxzLy5yZWxzUEsBAi0AFAAGAAgAAAAhAAViHL/BAAAA2wAAAA8AAAAA&#10;AAAAAAAAAAAABwIAAGRycy9kb3ducmV2LnhtbFBLBQYAAAAAAwADALcAAAD1AgAAAAA=&#10;" strokecolor="#d9d9d9" strokeweight=".21528mm"/>
                <v:shape id="docshape264" o:spid="_x0000_s1028" style="position:absolute;left:4609;top:-1711;width:1900;height:746;visibility:visible;mso-wrap-style:square;v-text-anchor:top" coordsize="1900,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pTSwwAAANsAAAAPAAAAZHJzL2Rvd25yZXYueG1sRI9Pi8Iw&#10;FMTvgt8hPMGLrKkFpXSNIqIgC3vw3/3RvG3qNi+1idr99htB8DjMzG+Y+bKztbhT6yvHCibjBARx&#10;4XTFpYLTcfuRgfABWWPtmBT8kYflot+bY67dg/d0P4RSRAj7HBWYEJpcSl8YsujHriGO3o9rLYYo&#10;21LqFh8RbmuZJslMWqw4LhhsaG2o+D3crIJRNi02+2tWJ6G6bb/P5nKdfV2UGg661SeIQF14h1/t&#10;nVaQpvD8En+AXPwDAAD//wMAUEsBAi0AFAAGAAgAAAAhANvh9svuAAAAhQEAABMAAAAAAAAAAAAA&#10;AAAAAAAAAFtDb250ZW50X1R5cGVzXS54bWxQSwECLQAUAAYACAAAACEAWvQsW78AAAAVAQAACwAA&#10;AAAAAAAAAAAAAAAfAQAAX3JlbHMvLnJlbHNQSwECLQAUAAYACAAAACEA96KU0sMAAADbAAAADwAA&#10;AAAAAAAAAAAAAAAHAgAAZHJzL2Rvd25yZXYueG1sUEsFBgAAAAADAAMAtwAAAPcCAAAAAA==&#10;" path="m,72l632,r632,l1899,746e" filled="f" strokecolor="#4471c4" strokeweight=".57406mm">
                  <v:path arrowok="t" o:connecttype="custom" o:connectlocs="0,-1639;632,-1711;1264,-1711;1899,-965" o:connectangles="0,0,0,0"/>
                </v:shape>
                <v:shape id="docshape265" o:spid="_x0000_s1029" style="position:absolute;left:4544;top:-1778;width:2031;height:877;visibility:visible;mso-wrap-style:square;v-text-anchor:top" coordsize="2031,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nUuwwAAANsAAAAPAAAAZHJzL2Rvd25yZXYueG1sRI/NisJA&#10;EITvgu8wtOBNJ/4tEh1lkV3IwYvGB+jNtEkw0xMzs0ncp98RBI9FVX1Fbfe9qURLjSstK5hNIxDE&#10;mdUl5wou6fdkDcJ5ZI2VZVLwIAf73XCwxVjbjk/Unn0uAoRdjAoK7+tYSpcVZNBNbU0cvKttDPog&#10;m1zqBrsAN5WcR9GHNFhyWCiwpkNB2e38axQkJl3eWz7ek04+DrcfvYr+vlZKjUf95waEp96/w692&#10;ohXMF/D8En6A3P0DAAD//wMAUEsBAi0AFAAGAAgAAAAhANvh9svuAAAAhQEAABMAAAAAAAAAAAAA&#10;AAAAAAAAAFtDb250ZW50X1R5cGVzXS54bWxQSwECLQAUAAYACAAAACEAWvQsW78AAAAVAQAACwAA&#10;AAAAAAAAAAAAAAAfAQAAX3JlbHMvLnJlbHNQSwECLQAUAAYACAAAACEASKZ1LsMAAADbAAAADwAA&#10;AAAAAAAAAAAAAAAHAgAAZHJzL2Rvd25yZXYueG1sUEsFBgAAAAADAAMAtwAAAPcCAAAAAA==&#10;" path="m131,203l,71t66,l66,203m,203l131,71t632,60l632,t66,l698,131t-66,l763,t636,131l1268,t65,l1333,131t-65,l1399,t632,877l1899,746t66,l1965,877t-66,l2031,746e" filled="f" strokeweight=".21528mm">
                  <v:path arrowok="t" o:connecttype="custom" o:connectlocs="131,-1575;0,-1707;66,-1707;66,-1575;0,-1575;131,-1707;763,-1647;632,-1778;698,-1778;698,-1647;632,-1647;763,-1778;1399,-1647;1268,-1778;1333,-1778;1333,-1647;1268,-1647;1399,-1778;2031,-901;1899,-1032;1965,-1032;1965,-901;1899,-901;2031,-1032" o:connectangles="0,0,0,0,0,0,0,0,0,0,0,0,0,0,0,0,0,0,0,0,0,0,0,0"/>
                </v:shape>
                <v:shape id="docshape266" o:spid="_x0000_s1030" style="position:absolute;left:4293;top:-2602;width:2532;height:711;visibility:visible;mso-wrap-style:square;v-text-anchor:top" coordsize="2532,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fRmxQAAANsAAAAPAAAAZHJzL2Rvd25yZXYueG1sRI9Ba8JA&#10;FITvQv/D8gredGMIsaSuUloD7UWotvT6mn1Ngtm3Mbsm8d+7BcHjMDPfMKvNaBrRU+dqywoW8wgE&#10;cWF1zaWCr0M+ewLhPLLGxjIpuJCDzfphssJM24E/qd/7UgQIuwwVVN63mZSuqMigm9uWOHh/tjPo&#10;g+xKqTscAtw0Mo6iVBqsOSxU2NJrRcVxfzYKIsTF727bjm/H/HtZNx/pT3I5KTV9HF+eQXga/T18&#10;a79rBXEC/1/CD5DrKwAAAP//AwBQSwECLQAUAAYACAAAACEA2+H2y+4AAACFAQAAEwAAAAAAAAAA&#10;AAAAAAAAAAAAW0NvbnRlbnRfVHlwZXNdLnhtbFBLAQItABQABgAIAAAAIQBa9CxbvwAAABUBAAAL&#10;AAAAAAAAAAAAAAAAAB8BAABfcmVscy8ucmVsc1BLAQItABQABgAIAAAAIQCR9fRmxQAAANsAAAAP&#10;AAAAAAAAAAAAAAAAAAcCAABkcnMvZG93bnJldi54bWxQSwUGAAAAAAMAAwC3AAAA+QIAAAAA&#10;" path="m,710r2531,m,l2531,e" filled="f" strokecolor="#d9d9d9" strokeweight=".21528mm">
                  <v:path arrowok="t" o:connecttype="custom" o:connectlocs="0,-1892;2531,-1892;0,-2602;2531,-2602" o:connectangles="0,0,0,0"/>
                </v:shape>
                <v:shape id="docshape267" o:spid="_x0000_s1031" style="position:absolute;left:4609;top:-2496;width:1900;height:320;visibility:visible;mso-wrap-style:square;v-text-anchor:top" coordsize="1900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Rw/wwAAANsAAAAPAAAAZHJzL2Rvd25yZXYueG1sRI9BawIx&#10;FITvhf6H8ARvNaugyNYoWlrqpQd1S6+PzetmMXlZknRd/30jCB6HmfmGWW0GZ0VPIbaeFUwnBQji&#10;2uuWGwXV6eNlCSImZI3WMym4UoTN+vlphaX2Fz5Qf0yNyBCOJSowKXWllLE25DBOfEecvV8fHKYs&#10;QyN1wEuGOytnRbGQDlvOCwY7ejNUn49/TkGodr3cJftTDN9mOf36fD+cbaXUeDRsX0EkGtIjfG/v&#10;tYLZHG5f8g+Q638AAAD//wMAUEsBAi0AFAAGAAgAAAAhANvh9svuAAAAhQEAABMAAAAAAAAAAAAA&#10;AAAAAAAAAFtDb250ZW50X1R5cGVzXS54bWxQSwECLQAUAAYACAAAACEAWvQsW78AAAAVAQAACwAA&#10;AAAAAAAAAAAAAAAfAQAAX3JlbHMvLnJlbHNQSwECLQAUAAYACAAAACEA08UcP8MAAADbAAAADwAA&#10;AAAAAAAAAAAAAAAHAgAAZHJzL2Rvd25yZXYueG1sUEsFBgAAAAADAAMAtwAAAPcCAAAAAA==&#10;" path="m,l632,284,1264,142r635,177e" filled="f" strokecolor="#ec7c30" strokeweight=".57408mm">
                  <v:path arrowok="t" o:connecttype="custom" o:connectlocs="0,-2495;632,-2211;1264,-2353;1899,-2176" o:connectangles="0,0,0,0"/>
                </v:shape>
                <v:shape id="docshape268" o:spid="_x0000_s1032" style="position:absolute;left:4572;top:-2535;width:1978;height:402;visibility:visible;mso-wrap-style:square;v-text-anchor:top" coordsize="1978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JwKwgAAANsAAAAPAAAAZHJzL2Rvd25yZXYueG1sRI/BbsIw&#10;EETvlfoP1lbqrTjlgCBgEERqxZGm/YBtvDgR8TqytxD69bgSUo+jmXmjWW1G36szxdQFNvA6KUAR&#10;N8F27Ax8fb69zEElQbbYByYDV0qwWT8+rLC04cIfdK7FqQzhVKKBVmQotU5NSx7TJAzE2TuG6FGy&#10;jE7biJcM972eFsVMe+w4L7Q4UNVSc6p/vAFXXxdxIe9V5+l7t/+t3EGKrTHPT+N2CUpolP/wvb23&#10;BqYz+PuSf4Be3wAAAP//AwBQSwECLQAUAAYACAAAACEA2+H2y+4AAACFAQAAEwAAAAAAAAAAAAAA&#10;AAAAAAAAW0NvbnRlbnRfVHlwZXNdLnhtbFBLAQItABQABgAIAAAAIQBa9CxbvwAAABUBAAALAAAA&#10;AAAAAAAAAAAAAB8BAABfcmVscy8ucmVsc1BLAQItABQABgAIAAAAIQBoyJwKwgAAANsAAAAPAAAA&#10;AAAAAAAAAAAAAAcCAABkcnMvZG93bnJldi54bWxQSwUGAAAAAAMAAwC3AAAA9gIAAAAA&#10;" path="m82,l,,,82r82,l82,xm714,284r-82,l632,366r82,l714,284xm1346,142r-82,l1264,224r82,l1346,142xm1978,319r-82,l1896,401r82,l1978,319xe" fillcolor="#ec7c30" stroked="f">
                  <v:path arrowok="t" o:connecttype="custom" o:connectlocs="82,-2534;0,-2534;0,-2452;82,-2452;82,-2534;714,-2250;632,-2250;632,-2168;714,-2168;714,-2250;1346,-2392;1264,-2392;1264,-2310;1346,-2310;1346,-2392;1978,-2215;1896,-2215;1896,-2133;1978,-2133;1978,-2215" o:connectangles="0,0,0,0,0,0,0,0,0,0,0,0,0,0,0,0,0,0,0,0"/>
                </v:shape>
                <v:shape id="docshape269" o:spid="_x0000_s1033" style="position:absolute;left:4293;top:-4026;width:2532;height:714;visibility:visible;mso-wrap-style:square;v-text-anchor:top" coordsize="2532,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bA3xQAAANsAAAAPAAAAZHJzL2Rvd25yZXYueG1sRI9Ba8JA&#10;FITvBf/D8gQvUjeG0tjoKtIq7S01Fnp9ZJ9JMPs2ZNck/vtuodDjMDPfMJvdaBrRU+dqywqWiwgE&#10;cWF1zaWCr/PxcQXCeWSNjWVScCcHu+3kYYOptgOfqM99KQKEXYoKKu/bVEpXVGTQLWxLHLyL7Qz6&#10;ILtS6g6HADeNjKPoWRqsOSxU2NJrRcU1vxkFb/MX3UZzPGeHp88sub9fMvndKzWbjvs1CE+j/w//&#10;tT+0gjiB3y/hB8jtDwAAAP//AwBQSwECLQAUAAYACAAAACEA2+H2y+4AAACFAQAAEwAAAAAAAAAA&#10;AAAAAAAAAAAAW0NvbnRlbnRfVHlwZXNdLnhtbFBLAQItABQABgAIAAAAIQBa9CxbvwAAABUBAAAL&#10;AAAAAAAAAAAAAAAAAB8BAABfcmVscy8ucmVsc1BLAQItABQABgAIAAAAIQBRgbA3xQAAANsAAAAP&#10;AAAAAAAAAAAAAAAAAAcCAABkcnMvZG93bnJldi54bWxQSwUGAAAAAAMAAwC3AAAA+QIAAAAA&#10;" path="m,713r2531,m,l2531,e" filled="f" strokecolor="#d9d9d9" strokeweight=".21528mm">
                  <v:path arrowok="t" o:connecttype="custom" o:connectlocs="0,-3312;2531,-3312;0,-4025;2531,-4025" o:connectangles="0,0,0,0"/>
                </v:shape>
                <v:shape id="docshape270" o:spid="_x0000_s1034" style="position:absolute;left:4609;top:-3991;width:1900;height:856;visibility:visible;mso-wrap-style:square;v-text-anchor:top" coordsize="1900,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GSwgAAANsAAAAPAAAAZHJzL2Rvd25yZXYueG1sRE/Pa8Iw&#10;FL4P9j+EJ3gZM10PQ7pGEcdExkaxCrs+mre22ryEJrb1v18OA48f3+98PZlODNT71rKCl0UCgriy&#10;uuVawen48bwE4QOyxs4yKbiRh/Xq8SHHTNuRDzSUoRYxhH2GCpoQXCalrxoy6BfWEUfu1/YGQ4R9&#10;LXWPYww3nUyT5FUabDk2NOho21B1Ka9GgSvOrfn8fvrZvX+ZYSiSssDzTan5bNq8gQg0hbv4373X&#10;CtI4Nn6JP0Cu/gAAAP//AwBQSwECLQAUAAYACAAAACEA2+H2y+4AAACFAQAAEwAAAAAAAAAAAAAA&#10;AAAAAAAAW0NvbnRlbnRfVHlwZXNdLnhtbFBLAQItABQABgAIAAAAIQBa9CxbvwAAABUBAAALAAAA&#10;AAAAAAAAAAAAAB8BAABfcmVscy8ucmVsc1BLAQItABQABgAIAAAAIQDyRdGSwgAAANsAAAAPAAAA&#10;AAAAAAAAAAAAAAcCAABkcnMvZG93bnJldi54bWxQSwUGAAAAAAMAAwC3AAAA9gIAAAAA&#10;" path="m,l632,497,1264,178r635,678e" filled="f" strokecolor="#a4a4a4" strokeweight=".57406mm">
                  <v:path arrowok="t" o:connecttype="custom" o:connectlocs="0,-3990;632,-3493;1264,-3812;1899,-3134" o:connectangles="0,0,0,0"/>
                </v:shape>
                <v:shape id="docshape271" o:spid="_x0000_s1035" style="position:absolute;left:4561;top:-4001;width:1992;height:870;visibility:visible;mso-wrap-style:square;v-text-anchor:top" coordsize="1992,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yH0wwAAANsAAAAPAAAAZHJzL2Rvd25yZXYueG1sRI9Li8JA&#10;EITvgv9h6AVvOlkRH9mMEgTBgx42uqzHJtN5sJmekBk1/ntnQfBYVNVXVLLpTSNu1LnasoLPSQSC&#10;OLe65lLB+bQbL0E4j6yxsUwKHuRgsx4OEoy1vfM33TJfigBhF6OCyvs2ltLlFRl0E9sSB6+wnUEf&#10;ZFdK3eE9wE0jp1E0lwZrDgsVtrStKP/LrkbB7+lg00UhF/LImOrsMvtp53ulRh99+gXCU+/f4Vd7&#10;rxVMV/D/JfwAuX4CAAD//wMAUEsBAi0AFAAGAAgAAAAhANvh9svuAAAAhQEAABMAAAAAAAAAAAAA&#10;AAAAAAAAAFtDb250ZW50X1R5cGVzXS54bWxQSwECLQAUAAYACAAAACEAWvQsW78AAAAVAQAACwAA&#10;AAAAAAAAAAAAAAAfAQAAX3JlbHMvLnJlbHNQSwECLQAUAAYACAAAACEAJm8h9MMAAADbAAAADwAA&#10;AAAAAAAAAAAAAAAHAgAAZHJzL2Rvd25yZXYueG1sUEsFBgAAAAADAAMAtwAAAPcCAAAAAA==&#10;" path="m96,l,,,17r96,l96,xm723,500r-93,l630,514r93,l723,500xm1360,177r-96,l1264,184r,11l1360,195r,-11l1360,177xm1992,852r-96,l1896,869r96,l1992,852xe" fillcolor="#a4a4a4" stroked="f">
                  <v:path arrowok="t" o:connecttype="custom" o:connectlocs="96,-4000;0,-4000;0,-3983;96,-3983;96,-4000;723,-3500;630,-3500;630,-3486;723,-3486;723,-3500;1360,-3823;1264,-3823;1264,-3816;1264,-3805;1360,-3805;1360,-3816;1360,-3823;1992,-3148;1896,-3148;1896,-3131;1992,-3131;1992,-3148" o:connectangles="0,0,0,0,0,0,0,0,0,0,0,0,0,0,0,0,0,0,0,0,0,0"/>
                </v:shape>
                <v:rect id="docshape272" o:spid="_x0000_s1036" style="position:absolute;left:5192;top:-3501;width:9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+MGwwAAANsAAAAPAAAAZHJzL2Rvd25yZXYueG1sRE/Pa8Iw&#10;FL4L+x/CE3bTVGWudkYZA4delHZj7Pho3tqy5qUmUev++uUgePz4fi/XvWnFmZxvLCuYjBMQxKXV&#10;DVcKPj82oxSED8gaW8uk4Eoe1quHwRIzbS+c07kIlYgh7DNUUIfQZVL6siaDfmw74sj9WGcwROgq&#10;qR1eYrhp5TRJ5tJgw7Ghxo7eaip/i5NRsP9afHdPm9Pzcbbg93z3d8i36UGpx2H/+gIiUB/u4pt7&#10;qxXM4vr4Jf4AufoHAAD//wMAUEsBAi0AFAAGAAgAAAAhANvh9svuAAAAhQEAABMAAAAAAAAAAAAA&#10;AAAAAAAAAFtDb250ZW50X1R5cGVzXS54bWxQSwECLQAUAAYACAAAACEAWvQsW78AAAAVAQAACwAA&#10;AAAAAAAAAAAAAAAfAQAAX3JlbHMvLnJlbHNQSwECLQAUAAYACAAAACEAClPjBsMAAADbAAAADwAA&#10;AAAAAAAAAAAAAAAHAgAAZHJzL2Rvd25yZXYueG1sUEsFBgAAAAADAAMAtwAAAPcCAAAAAA==&#10;" filled="f" strokecolor="#7e7e7e" strokeweight=".21528mm"/>
                <v:shape id="docshape273" o:spid="_x0000_s1037" style="position:absolute;left:4609;top:-4594;width:1900;height:1211;visibility:visible;mso-wrap-style:square;v-text-anchor:top" coordsize="1900,1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FzxAAAANsAAAAPAAAAZHJzL2Rvd25yZXYueG1sRI9Ba8JA&#10;FITvBf/D8oTe6iYRqkRXCZaCV20reHtmn0k0+zbd3Sbpv+8WCj0OM/MNs96OphU9Od9YVpDOEhDE&#10;pdUNVwre316fliB8QNbYWiYF3+Rhu5k8rDHXduAD9cdQiQhhn6OCOoQul9KXNRn0M9sRR+9qncEQ&#10;paukdjhEuGllliTP0mDDcaHGjnY1lffjl1GwOC0vHyY46g6fRTOc77dTtnhR6nE6FisQgcbwH/5r&#10;77WCeQq/X+IPkJsfAAAA//8DAFBLAQItABQABgAIAAAAIQDb4fbL7gAAAIUBAAATAAAAAAAAAAAA&#10;AAAAAAAAAABbQ29udGVudF9UeXBlc10ueG1sUEsBAi0AFAAGAAgAAAAhAFr0LFu/AAAAFQEAAAsA&#10;AAAAAAAAAAAAAAAAHwEAAF9yZWxzLy5yZWxzUEsBAi0AFAAGAAgAAAAhAIGggXPEAAAA2wAAAA8A&#10;AAAAAAAAAAAAAAAABwIAAGRycy9kb3ducmV2LnhtbFBLBQYAAAAAAwADALcAAAD4AgAAAAA=&#10;" path="m,1176l632,r632,1211l1899,675e" filled="f" strokecolor="#ffc000" strokeweight=".57406mm">
                  <v:path arrowok="t" o:connecttype="custom" o:connectlocs="0,-3418;632,-4594;1264,-3383;1899,-3919" o:connectangles="0,0,0,0"/>
                </v:shape>
                <v:shape id="docshape274" o:spid="_x0000_s1038" style="position:absolute;left:4572;top:-4636;width:1978;height:1293;visibility:visible;mso-wrap-style:square;v-text-anchor:top" coordsize="1978,1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rvDwgAAANsAAAAPAAAAZHJzL2Rvd25yZXYueG1sRI9Bi8Iw&#10;FITvC/6H8ARva1pFWatRRBBE1sN2PXh8NM+22LyUJGr1128EYY/DzHzDLFadacSNnK8tK0iHCQji&#10;wuqaSwXH3+3nFwgfkDU2lknBgzyslr2PBWba3vmHbnkoRYSwz1BBFUKbSemLigz6oW2Jo3e2zmCI&#10;0pVSO7xHuGnkKEmm0mDNcaHCljYVFZf8ahRMa2m+8wlpTveH52nmUv28pEoN+t16DiJQF/7D7/ZO&#10;KxiP4PUl/gC5/AMAAP//AwBQSwECLQAUAAYACAAAACEA2+H2y+4AAACFAQAAEwAAAAAAAAAAAAAA&#10;AAAAAAAAW0NvbnRlbnRfVHlwZXNdLnhtbFBLAQItABQABgAIAAAAIQBa9CxbvwAAABUBAAALAAAA&#10;AAAAAAAAAAAAAB8BAABfcmVscy8ucmVsc1BLAQItABQABgAIAAAAIQBmYrvDwgAAANsAAAAPAAAA&#10;AAAAAAAAAAAAAAcCAABkcnMvZG93bnJldi54bWxQSwUGAAAAAAMAAwC3AAAA9gIAAAAA&#10;" path="m82,1175r-82,l,1257r82,l82,1175xm714,l632,r,82l714,82,714,xm1346,1211r-82,l1264,1292r82,l1346,1211xm1978,678r-82,l1896,760r82,l1978,678xe" fillcolor="#ffc000" stroked="f">
                  <v:path arrowok="t" o:connecttype="custom" o:connectlocs="82,-3461;0,-3461;0,-3379;82,-3379;82,-3461;714,-4636;632,-4636;632,-4554;714,-4554;714,-4636;1346,-3425;1264,-3425;1264,-3344;1346,-3344;1346,-3425;1978,-3958;1896,-3958;1896,-3876;1978,-3876;1978,-3958" o:connectangles="0,0,0,0,0,0,0,0,0,0,0,0,0,0,0,0,0,0,0,0"/>
                </v:shape>
                <v:shape id="docshape275" o:spid="_x0000_s1039" style="position:absolute;left:4609;top:-4559;width:1900;height:1389;visibility:visible;mso-wrap-style:square;v-text-anchor:top" coordsize="1900,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3CYwQAAANsAAAAPAAAAZHJzL2Rvd25yZXYueG1sRI9Bi8Iw&#10;FITvC/6H8ARva6qFRbpGUUHwandh9/honm01eSlNbOO/N8LCHoeZ+YZZb6M1YqDet44VLOYZCOLK&#10;6ZZrBd9fx/cVCB+QNRrHpOBBHrabydsaC+1GPtNQhlokCPsCFTQhdIWUvmrIop+7jjh5F9dbDEn2&#10;tdQ9jglujVxm2Ye02HJaaLCjQ0PVrbxbBZX54XOWh3I/xNtvNPfL9TgOSs2mcfcJIlAM/+G/9kkr&#10;yHN4fUk/QG6eAAAA//8DAFBLAQItABQABgAIAAAAIQDb4fbL7gAAAIUBAAATAAAAAAAAAAAAAAAA&#10;AAAAAABbQ29udGVudF9UeXBlc10ueG1sUEsBAi0AFAAGAAgAAAAhAFr0LFu/AAAAFQEAAAsAAAAA&#10;AAAAAAAAAAAAHwEAAF9yZWxzLy5yZWxzUEsBAi0AFAAGAAgAAAAhAOkPcJjBAAAA2wAAAA8AAAAA&#10;AAAAAAAAAAAABwIAAGRycy9kb3ducmV2LnhtbFBLBQYAAAAAAwADALcAAAD1AgAAAAA=&#10;" path="m,1140r632,248l1264,959,1899,e" filled="f" strokecolor="#5b9bd4" strokeweight=".57406mm">
                  <v:path arrowok="t" o:connecttype="custom" o:connectlocs="0,-3418;632,-3170;1264,-3599;1899,-4558" o:connectangles="0,0,0,0"/>
                </v:shape>
                <v:shape id="docshape276" o:spid="_x0000_s1040" style="position:absolute;left:4554;top:-4619;width:2010;height:1502;visibility:visible;mso-wrap-style:square;v-text-anchor:top" coordsize="2010,1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e6hxgAAANsAAAAPAAAAZHJzL2Rvd25yZXYueG1sRI9BawIx&#10;FITvBf9DeEJvNbEtraxGKS0WEaRUV7G3x+Z1d+3mZUmirv++EQo9DjPzDTOZdbYRJ/KhdqxhOFAg&#10;iAtnai415Jv53QhEiMgGG8ek4UIBZtPezQQz4878Sad1LEWCcMhQQxVjm0kZiooshoFriZP37bzF&#10;mKQvpfF4TnDbyHulnqTFmtNChS29VlT8rI9Ww3z59p7vlTIHaRerr93xeZt/eK1v+93LGESkLv6H&#10;/9oLo+HhEa5f0g+Q018AAAD//wMAUEsBAi0AFAAGAAgAAAAhANvh9svuAAAAhQEAABMAAAAAAAAA&#10;AAAAAAAAAAAAAFtDb250ZW50X1R5cGVzXS54bWxQSwECLQAUAAYACAAAACEAWvQsW78AAAAVAQAA&#10;CwAAAAAAAAAAAAAAAAAfAQAAX3JlbHMvLnJlbHNQSwECLQAUAAYACAAAACEAgLnuocYAAADbAAAA&#10;DwAAAAAAAAAAAAAAAAAHAgAAZHJzL2Rvd25yZXYueG1sUEsFBgAAAAADAAMAtwAAAPoCAAAAAA==&#10;" path="m113,1196l57,1139,,1196r57,57l113,1196xm745,1445r-57,-57l632,1445r56,57l745,1445xm1377,1019r-57,-57l1264,1019r56,57l1377,1019xm2009,57l1952,r-56,57l1952,113r57,-56xe" fillcolor="#5b9bd4" stroked="f">
                  <v:path arrowok="t" o:connecttype="custom" o:connectlocs="113,-3422;57,-3479;0,-3422;57,-3365;113,-3422;745,-3173;688,-3230;632,-3173;688,-3116;745,-3173;1377,-3599;1320,-3656;1264,-3599;1320,-3542;1377,-3599;2009,-4561;1952,-4618;1896,-4561;1952,-4505;2009,-4561" o:connectangles="0,0,0,0,0,0,0,0,0,0,0,0,0,0,0,0,0,0,0,0"/>
                </v:shape>
                <v:shape id="docshape277" o:spid="_x0000_s1041" style="position:absolute;left:4609;top:-3778;width:1900;height:856;visibility:visible;mso-wrap-style:square;v-text-anchor:top" coordsize="1900,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h/JwQAAANsAAAAPAAAAZHJzL2Rvd25yZXYueG1sRI/NasMw&#10;EITvgb6D2EIvIZbTEFPcKMEUCr3mB5LeFmtjmVgrIymO+/ZVIJDjMDPfMKvNaDsxkA+tYwXzLAdB&#10;XDvdcqPgsP+efYAIEVlj55gU/FGAzfplssJSuxtvadjFRiQIhxIVmBj7UspQG7IYMtcTJ+/svMWY&#10;pG+k9nhLcNvJ9zwvpMWW04LBnr4M1Zfd1SrAk/nlY+UC+loPhb1QVeBUqbfXsfoEEWmMz/Cj/aMV&#10;LJZw/5J+gFz/AwAA//8DAFBLAQItABQABgAIAAAAIQDb4fbL7gAAAIUBAAATAAAAAAAAAAAAAAAA&#10;AAAAAABbQ29udGVudF9UeXBlc10ueG1sUEsBAi0AFAAGAAgAAAAhAFr0LFu/AAAAFQEAAAsAAAAA&#10;AAAAAAAAAAAAHwEAAF9yZWxzLy5yZWxzUEsBAi0AFAAGAAgAAAAhAHI6H8nBAAAA2wAAAA8AAAAA&#10;AAAAAAAAAAAABwIAAGRycy9kb3ducmV2LnhtbFBLBQYAAAAAAwADALcAAAD1AgAAAAA=&#10;" path="m,856r632,l1264,r635,178e" filled="f" strokecolor="#6fac46" strokeweight=".57406mm">
                  <v:path arrowok="t" o:connecttype="custom" o:connectlocs="0,-2921;632,-2921;1264,-3777;1899,-3599" o:connectangles="0,0,0,0"/>
                </v:shape>
                <v:shape id="docshape278" o:spid="_x0000_s1042" style="position:absolute;left:4572;top:-3816;width:1978;height:934;visibility:visible;mso-wrap-style:square;v-text-anchor:top" coordsize="1978,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K7UwgAAANsAAAAPAAAAZHJzL2Rvd25yZXYueG1sRI9PawIx&#10;FMTvhX6H8ITeatYWxN0axbYIXjz47/7YPDepm5dlE3e3394IgsdhZn7DzJeDq0VHbbCeFUzGGQji&#10;0mvLlYLjYf0+AxEissbaMyn4pwDLxevLHAvte95Rt4+VSBAOBSowMTaFlKE05DCMfUOcvLNvHcYk&#10;20rqFvsEd7X8yLKpdGg5LRhs6MdQedlfnQL9K/VpcslzQ1t5XZ//gsXvoNTbaFh9gYg0xGf40d5o&#10;BZ9TuH9JP0AubgAAAP//AwBQSwECLQAUAAYACAAAACEA2+H2y+4AAACFAQAAEwAAAAAAAAAAAAAA&#10;AAAAAAAAW0NvbnRlbnRfVHlwZXNdLnhtbFBLAQItABQABgAIAAAAIQBa9CxbvwAAABUBAAALAAAA&#10;AAAAAAAAAAAAAB8BAABfcmVscy8ucmVsc1BLAQItABQABgAIAAAAIQDq+K7UwgAAANsAAAAPAAAA&#10;AAAAAAAAAAAAAAcCAABkcnMvZG93bnJldi54bWxQSwUGAAAAAAMAAwC3AAAA9gIAAAAA&#10;" path="m82,852l,852r,82l82,934r,-82xm714,852r-82,l632,934r82,l714,852xm1346,r-82,l1264,82r82,l1346,xm1978,178r-82,l1896,259r82,l1978,178xe" fillcolor="#6fac46" stroked="f">
                  <v:path arrowok="t" o:connecttype="custom" o:connectlocs="82,-2964;0,-2964;0,-2882;82,-2882;82,-2964;714,-2964;632,-2964;632,-2882;714,-2882;714,-2964;1346,-3816;1264,-3816;1264,-3734;1346,-3734;1346,-3816;1978,-3638;1896,-3638;1896,-3557;1978,-3557;1978,-3638" o:connectangles="0,0,0,0,0,0,0,0,0,0,0,0,0,0,0,0,0,0,0,0"/>
                </v:shape>
                <v:shape id="docshape279" o:spid="_x0000_s1043" style="position:absolute;left:4609;top:-3454;width:1900;height:1101;visibility:visible;mso-wrap-style:square;v-text-anchor:top" coordsize="1900,1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z0PxAAAANsAAAAPAAAAZHJzL2Rvd25yZXYueG1sRI/RasJA&#10;FETfBf9huULfzMZabImuEhTbIlJo6gdcstckmr2b7m41/fuuUPBxmJkzzGLVm1ZcyPnGsoJJkoIg&#10;Lq1uuFJw+NqOX0D4gKyxtUwKfsnDajkcLDDT9sqfdClCJSKEfYYK6hC6TEpf1mTQJ7Yjjt7ROoMh&#10;SldJ7fAa4aaVj2k6kwYbjgs1drSuqTwXP0ZB8Xbq5TZvN53b7/LT0969fnw7pR5GfT4HEagP9/B/&#10;+10rmD7D7Uv8AXL5BwAA//8DAFBLAQItABQABgAIAAAAIQDb4fbL7gAAAIUBAAATAAAAAAAAAAAA&#10;AAAAAAAAAABbQ29udGVudF9UeXBlc10ueG1sUEsBAi0AFAAGAAgAAAAhAFr0LFu/AAAAFQEAAAsA&#10;AAAAAAAAAAAAAAAAHwEAAF9yZWxzLy5yZWxzUEsBAi0AFAAGAAgAAAAhAPyjPQ/EAAAA2wAAAA8A&#10;AAAAAAAAAAAAAAAABwIAAGRycy9kb3ducmV2LnhtbFBLBQYAAAAAAwADALcAAAD4AgAAAAA=&#10;" path="m,852l632,639r632,462l1899,e" filled="f" strokecolor="#254478" strokeweight=".57406mm">
                  <v:path arrowok="t" o:connecttype="custom" o:connectlocs="0,-2602;632,-2815;1264,-2353;1899,-3454" o:connectangles="0,0,0,0"/>
                </v:shape>
                <v:shape id="docshape280" o:spid="_x0000_s1044" style="position:absolute;left:4572;top:-3497;width:1978;height:1186;visibility:visible;mso-wrap-style:square;v-text-anchor:top" coordsize="1978,1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KaiwQAAANsAAAAPAAAAZHJzL2Rvd25yZXYueG1sRE/LisIw&#10;FN0P+A/hCu7GVAsqHaOMgiA6C18Ll5fmTlumualJ1OrXTxaCy8N5T+etqcWNnK8sKxj0ExDEudUV&#10;FwpOx9XnBIQPyBpry6TgQR7ms87HFDNt77yn2yEUIoawz1BBGUKTSenzkgz6vm2II/drncEQoSuk&#10;dniP4aaWwyQZSYMVx4YSG1qWlP8drkZBcv0Zu4s54X73NGe326aLzSBVqtdtv79ABGrDW/xyr7WC&#10;NI6NX+IPkLN/AAAA//8DAFBLAQItABQABgAIAAAAIQDb4fbL7gAAAIUBAAATAAAAAAAAAAAAAAAA&#10;AAAAAABbQ29udGVudF9UeXBlc10ueG1sUEsBAi0AFAAGAAgAAAAhAFr0LFu/AAAAFQEAAAsAAAAA&#10;AAAAAAAAAAAAHwEAAF9yZWxzLy5yZWxzUEsBAi0AFAAGAAgAAAAhAC30pqLBAAAA2wAAAA8AAAAA&#10;AAAAAAAAAAAABwIAAGRycy9kb3ducmV2LnhtbFBLBQYAAAAAAwADALcAAAD1AgAAAAA=&#10;" path="m82,896l79,880,70,867,57,859,41,855r-16,4l12,867,4,880,,896r4,16l12,925r13,9l41,937r16,-3l70,925r9,-13l82,896xm714,680r-3,-16l702,651r-13,-9l673,639r-16,3l644,651r-8,13l632,680r4,16l644,708r13,9l673,720r16,-3l702,708r9,-12l714,680xm1346,1145r-3,-16l1334,1116r-13,-9l1305,1104r-16,3l1276,1116r-8,13l1264,1145r4,16l1276,1174r13,8l1305,1186r16,-4l1334,1174r9,-13l1346,1145xm1978,41r-3,-16l1966,12,1953,3,1937,r-16,3l1908,12r-8,13l1896,41r4,15l1908,69r13,9l1937,81r16,-3l1966,69r9,-13l1978,41xe" fillcolor="#254478" stroked="f">
                  <v:path arrowok="t" o:connecttype="custom" o:connectlocs="79,-2616;57,-2637;25,-2637;4,-2616;4,-2584;25,-2562;57,-2562;79,-2584;714,-2816;702,-2845;673,-2857;644,-2845;632,-2816;644,-2788;673,-2776;702,-2788;714,-2816;1343,-2367;1321,-2389;1289,-2389;1268,-2367;1268,-2335;1289,-2314;1321,-2314;1343,-2335;1978,-3455;1966,-3484;1937,-3496;1908,-3484;1896,-3455;1908,-3427;1937,-3415;1966,-3427;1978,-3455" o:connectangles="0,0,0,0,0,0,0,0,0,0,0,0,0,0,0,0,0,0,0,0,0,0,0,0,0,0,0,0,0,0,0,0,0,0"/>
                </v:shape>
                <v:shape id="docshape281" o:spid="_x0000_s1045" style="position:absolute;left:4609;top:-3884;width:1900;height:821;visibility:visible;mso-wrap-style:square;v-text-anchor:top" coordsize="1900,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/eEwwAAANsAAAAPAAAAZHJzL2Rvd25yZXYueG1sRI9BawIx&#10;FITvQv9DeAVvmq1S0a1RRLH0aNUeentsXpOlm5clybrbf98UhB6HmfmGWW8H14gbhVh7VvA0LUAQ&#10;V17XbBRcL8fJEkRMyBobz6TghyJsNw+jNZba9/xOt3MyIkM4lqjAptSWUsbKksM49S1x9r58cJiy&#10;DEbqgH2Gu0bOimIhHdacFyy2tLdUfZ87p2B16E3bvZ5s99EUJtSL5+HQfyo1fhx2LyASDek/fG+/&#10;aQXzFfx9yT9Abn4BAAD//wMAUEsBAi0AFAAGAAgAAAAhANvh9svuAAAAhQEAABMAAAAAAAAAAAAA&#10;AAAAAAAAAFtDb250ZW50X1R5cGVzXS54bWxQSwECLQAUAAYACAAAACEAWvQsW78AAAAVAQAACwAA&#10;AAAAAAAAAAAAAAAfAQAAX3JlbHMvLnJlbHNQSwECLQAUAAYACAAAACEAUCP3hMMAAADbAAAADwAA&#10;AAAAAAAAAAAAAAAHAgAAZHJzL2Rvd25yZXYueG1sUEsFBgAAAAADAAMAtwAAAPcCAAAAAA==&#10;" path="m,821l632,r632,391l1899,608e" filled="f" strokecolor="#626262" strokeweight=".57406mm">
                  <v:path arrowok="t" o:connecttype="custom" o:connectlocs="0,-3063;632,-3884;1264,-3493;1899,-3276" o:connectangles="0,0,0,0"/>
                </v:shape>
                <v:shape id="docshape282" o:spid="_x0000_s1046" style="position:absolute;left:4572;top:-3923;width:1974;height:895;visibility:visible;mso-wrap-style:square;v-text-anchor:top" coordsize="1974,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5LrwQAAANsAAAAPAAAAZHJzL2Rvd25yZXYueG1sRE/LisIw&#10;FN0P+A/hCm4GTUcHkWoUGVE6u/GxcHlprk21uSlNtHW+frIYcHk478Wqs5V4UONLxwo+RgkI4tzp&#10;kgsFp+N2OAPhA7LGyjEpeJKH1bL3tsBUu5b39DiEQsQQ9ikqMCHUqZQ+N2TRj1xNHLmLayyGCJtC&#10;6gbbGG4rOU6SqbRYcmwwWNOXofx2uFsFMvvW55+suFWbSWbKfXsNu/dfpQb9bj0HEagLL/G/O9MK&#10;PuP6+CX+ALn8AwAA//8DAFBLAQItABQABgAIAAAAIQDb4fbL7gAAAIUBAAATAAAAAAAAAAAAAAAA&#10;AAAAAABbQ29udGVudF9UeXBlc10ueG1sUEsBAi0AFAAGAAgAAAAhAFr0LFu/AAAAFQEAAAsAAAAA&#10;AAAAAAAAAAAAHwEAAF9yZWxzLy5yZWxzUEsBAi0AFAAGAAgAAAAhAEQzkuvBAAAA2wAAAA8AAAAA&#10;AAAAAAAAAAAABwIAAGRycy9kb3ducmV2LnhtbFBLBQYAAAAAAwADALcAAAD1AgAAAAA=&#10;" path="m79,894l40,816,,894r79,xm711,78l671,,632,78r79,xm1342,468r-39,-78l1264,468r78,xm1974,681r-39,-78l1896,681r78,xe" fillcolor="#626262" stroked="f">
                  <v:path arrowok="t" o:connecttype="custom" o:connectlocs="79,-3028;40,-3106;0,-3028;79,-3028;711,-3844;671,-3922;632,-3844;711,-3844;1342,-3454;1303,-3532;1264,-3454;1342,-3454;1974,-3241;1935,-3319;1896,-3241;1974,-3241" o:connectangles="0,0,0,0,0,0,0,0,0,0,0,0,0,0,0,0"/>
                </v:shape>
                <v:shape id="docshape283" o:spid="_x0000_s1047" style="position:absolute;left:4293;top:-6160;width:2532;height:1424;visibility:visible;mso-wrap-style:square;v-text-anchor:top" coordsize="2532,1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BFwgAAANsAAAAPAAAAZHJzL2Rvd25yZXYueG1sRI/NisIw&#10;FIX3wrxDuANuRNOKyFBNyzAg6GIEqzC6uzTXttjclCZq5+2NILg8nJ+Ps8x604gbda62rCCeRCCI&#10;C6trLhUc9qvxFwjnkTU2lknBPznI0o/BEhNt77yjW+5LEUbYJaig8r5NpHRFRQbdxLbEwTvbzqAP&#10;siul7vAexk0jp1E0lwZrDoQKW/qpqLjkVxO4tf87FRup4+3u99hgvo11O1Jq+Nl/L0B46v07/Gqv&#10;tYJZDM8v4QfI9AEAAP//AwBQSwECLQAUAAYACAAAACEA2+H2y+4AAACFAQAAEwAAAAAAAAAAAAAA&#10;AAAAAAAAW0NvbnRlbnRfVHlwZXNdLnhtbFBLAQItABQABgAIAAAAIQBa9CxbvwAAABUBAAALAAAA&#10;AAAAAAAAAAAAAB8BAABfcmVscy8ucmVsc1BLAQItABQABgAIAAAAIQAOADBFwgAAANsAAAAPAAAA&#10;AAAAAAAAAAAAAAcCAABkcnMvZG93bnJldi54bWxQSwUGAAAAAAMAAwC3AAAA9gIAAAAA&#10;" path="m,1423r2531,m,710r2531,m,l2531,e" filled="f" strokecolor="#d9d9d9" strokeweight=".21528mm">
                  <v:path arrowok="t" o:connecttype="custom" o:connectlocs="0,-4736;2531,-4736;0,-5449;2531,-5449;0,-6159;2531,-6159" o:connectangles="0,0,0,0,0,0"/>
                </v:shape>
                <v:shape id="docshape284" o:spid="_x0000_s1048" style="position:absolute;left:4609;top:-6622;width:1900;height:1531;visibility:visible;mso-wrap-style:square;v-text-anchor:top" coordsize="1900,1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XatwwAAANsAAAAPAAAAZHJzL2Rvd25yZXYueG1sRI/disIw&#10;FITvF3yHcARvFk0tKqUaRRR17xZ/HuDYHNtic1KaWLv79BtB2MthZr5hFqvOVKKlxpWWFYxHEQji&#10;zOqScwWX826YgHAeWWNlmRT8kIPVsvexwFTbJx+pPflcBAi7FBUU3teplC4ryKAb2Zo4eDfbGPRB&#10;NrnUDT4D3FQyjqKZNFhyWCiwpk1B2f30MAq200O8T+z3dTedtFuSvzQ+JJ9KDfrdeg7CU+f/w+/2&#10;l1YwieH1JfwAufwDAAD//wMAUEsBAi0AFAAGAAgAAAAhANvh9svuAAAAhQEAABMAAAAAAAAAAAAA&#10;AAAAAAAAAFtDb250ZW50X1R5cGVzXS54bWxQSwECLQAUAAYACAAAACEAWvQsW78AAAAVAQAACwAA&#10;AAAAAAAAAAAAAAAfAQAAX3JlbHMvLnJlbHNQSwECLQAUAAYACAAAACEAoeV2rcMAAADbAAAADwAA&#10;AAAAAAAAAAAAAAAHAgAAZHJzL2Rvd25yZXYueG1sUEsFBgAAAAADAAMAtwAAAPcCAAAAAA==&#10;" path="m,l632,1243,1264,888r635,642e" filled="f" strokecolor="#9e470d" strokeweight=".57406mm">
                  <v:path arrowok="t" o:connecttype="custom" o:connectlocs="0,-6621;632,-5378;1264,-5733;1899,-5091" o:connectangles="0,0,0,0"/>
                </v:shape>
                <v:shape id="docshape285" o:spid="_x0000_s1049" type="#_x0000_t75" style="position:absolute;left:4547;top:-6689;width:132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MwZxgAAANsAAAAPAAAAZHJzL2Rvd25yZXYueG1sRI9Pa8JA&#10;FMTvQr/D8gq96aZNW2t0FQkEBHvxD4K31+wzCWbfxuzWJN++Wyj0OMzMb5jFqje1uFPrKssKnicR&#10;COLc6ooLBcdDNv4A4TyyxtoyKRjIwWr5MFpgom3HO7rvfSEChF2CCkrvm0RKl5dk0E1sQxy8i20N&#10;+iDbQuoWuwA3tXyJondpsOKwUGJDaUn5df9tFEyz8/bzbfjaFsbcTpsZDS4+pko9PfbrOQhPvf8P&#10;/7U3WsFrDL9fwg+Qyx8AAAD//wMAUEsBAi0AFAAGAAgAAAAhANvh9svuAAAAhQEAABMAAAAAAAAA&#10;AAAAAAAAAAAAAFtDb250ZW50X1R5cGVzXS54bWxQSwECLQAUAAYACAAAACEAWvQsW78AAAAVAQAA&#10;CwAAAAAAAAAAAAAAAAAfAQAAX3JlbHMvLnJlbHNQSwECLQAUAAYACAAAACEA2rDMGcYAAADbAAAA&#10;DwAAAAAAAAAAAAAAAAAHAgAAZHJzL2Rvd25yZXYueG1sUEsFBgAAAAADAAMAtwAAAPoCAAAAAA==&#10;">
                  <v:imagedata r:id="rId122" o:title=""/>
                </v:shape>
                <v:shape id="docshape286" o:spid="_x0000_s1050" type="#_x0000_t75" style="position:absolute;left:5179;top:-5442;width:132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o4uxAAAANsAAAAPAAAAZHJzL2Rvd25yZXYueG1sRI/RasJA&#10;FETfhf7Dcgu+6UYJmkZXCdaCVB+s8QMu2WsSzN4N2a2m/fpuQfBxmJkzzHLdm0bcqHO1ZQWTcQSC&#10;uLC65lLBOf8YJSCcR9bYWCYFP+RgvXoZLDHV9s5fdDv5UgQIuxQVVN63qZSuqMigG9uWOHgX2xn0&#10;QXal1B3eA9w0chpFM2mw5rBQYUubiorr6dso8Mc8yfbv/DnXmY3Ph+h3W77lSg1f+2wBwlPvn+FH&#10;e6cVxDH8fwk/QK7+AAAA//8DAFBLAQItABQABgAIAAAAIQDb4fbL7gAAAIUBAAATAAAAAAAAAAAA&#10;AAAAAAAAAABbQ29udGVudF9UeXBlc10ueG1sUEsBAi0AFAAGAAgAAAAhAFr0LFu/AAAAFQEAAAsA&#10;AAAAAAAAAAAAAAAAHwEAAF9yZWxzLy5yZWxzUEsBAi0AFAAGAAgAAAAhAP82ji7EAAAA2wAAAA8A&#10;AAAAAAAAAAAAAAAABwIAAGRycy9kb3ducmV2LnhtbFBLBQYAAAAAAwADALcAAAD4AgAAAAA=&#10;">
                  <v:imagedata r:id="rId123" o:title=""/>
                </v:shape>
                <v:shape id="docshape287" o:spid="_x0000_s1051" type="#_x0000_t75" style="position:absolute;left:5811;top:-5797;width:132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UsjxQAAANsAAAAPAAAAZHJzL2Rvd25yZXYueG1sRI9Ba8JA&#10;FITvgv9heYXedFOrpaSuItKi4EkNlt5esq9JMPs2ZDca/fWuIHgcZuYbZjrvTCVO1LjSsoK3YQSC&#10;OLO65FxBsv8ZfIJwHlljZZkUXMjBfNbvTTHW9sxbOu18LgKEXYwKCu/rWEqXFWTQDW1NHLx/2xj0&#10;QTa51A2eA9xUchRFH9JgyWGhwJqWBWXHXWsUtKVcpcdr2h6+81VSb1L+ez/8KvX60i2+QHjq/DP8&#10;aK+1gvEE7l/CD5CzGwAAAP//AwBQSwECLQAUAAYACAAAACEA2+H2y+4AAACFAQAAEwAAAAAAAAAA&#10;AAAAAAAAAAAAW0NvbnRlbnRfVHlwZXNdLnhtbFBLAQItABQABgAIAAAAIQBa9CxbvwAAABUBAAAL&#10;AAAAAAAAAAAAAAAAAB8BAABfcmVscy8ucmVsc1BLAQItABQABgAIAAAAIQBoMUsjxQAAANsAAAAP&#10;AAAAAAAAAAAAAAAAAAcCAABkcnMvZG93bnJldi54bWxQSwUGAAAAAAMAAwC3AAAA+QIAAAAA&#10;">
                  <v:imagedata r:id="rId124" o:title=""/>
                </v:shape>
                <v:shape id="docshape288" o:spid="_x0000_s1052" type="#_x0000_t75" style="position:absolute;left:6443;top:-5158;width:132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P7zwgAAANsAAAAPAAAAZHJzL2Rvd25yZXYueG1sRI9Pi8Iw&#10;FMTvgt8hPGEvsqYuIlKN4i4I3hb/wR6fzbMpNi+liTb77Y0geBxm5jfMYhVtLe7U+sqxgvEoA0Fc&#10;OF1xqeB42HzOQPiArLF2TAr+ycNq2e8tMNeu4x3d96EUCcI+RwUmhCaX0heGLPqRa4iTd3GtxZBk&#10;W0rdYpfgtpZfWTaVFitOCwYb+jFUXPc3q4BO3VpS/ft3vcTtrTuezfdwGJX6GMT1HESgGN7hV3ur&#10;FUym8PySfoBcPgAAAP//AwBQSwECLQAUAAYACAAAACEA2+H2y+4AAACFAQAAEwAAAAAAAAAAAAAA&#10;AAAAAAAAW0NvbnRlbnRfVHlwZXNdLnhtbFBLAQItABQABgAIAAAAIQBa9CxbvwAAABUBAAALAAAA&#10;AAAAAAAAAAAAAB8BAABfcmVscy8ucmVsc1BLAQItABQABgAIAAAAIQDoXP7zwgAAANsAAAAPAAAA&#10;AAAAAAAAAAAAAAcCAABkcnMvZG93bnJldi54bWxQSwUGAAAAAAMAAwC3AAAA9gIAAAAA&#10;">
                  <v:imagedata r:id="rId125" o:title=""/>
                </v:shape>
                <v:line id="Line 36" o:spid="_x0000_s1053" style="position:absolute;visibility:visible;mso-wrap-style:square" from="4294,-468" to="6825,-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GFrwgAAANsAAAAPAAAAZHJzL2Rvd25yZXYueG1sRI9Ba8JA&#10;FITvBf/D8oReim6sRSXNKlIo9GpqC94e2ZdsaPZtyL5q+u+7guBxmJlvmGI3+k6daYhtYAOLeQaK&#10;uAq25cbA8fN9tgEVBdliF5gM/FGE3XbyUGBuw4UPdC6lUQnCMUcDTqTPtY6VI49xHnri5NVh8ChJ&#10;Do22A14S3Hf6OctW2mPLacFhT2+Oqp/y1yfKSS+/Gtd++3ol3tJTlPJQGfM4HfevoIRGuYdv7Q9r&#10;4GUN1y/pB+jtPwAAAP//AwBQSwECLQAUAAYACAAAACEA2+H2y+4AAACFAQAAEwAAAAAAAAAAAAAA&#10;AAAAAAAAW0NvbnRlbnRfVHlwZXNdLnhtbFBLAQItABQABgAIAAAAIQBa9CxbvwAAABUBAAALAAAA&#10;AAAAAAAAAAAAAB8BAABfcmVscy8ucmVsc1BLAQItABQABgAIAAAAIQBXVGFrwgAAANsAAAAPAAAA&#10;AAAAAAAAAAAAAAcCAABkcnMvZG93bnJldi54bWxQSwUGAAAAAAMAAwC3AAAA9gIAAAAA&#10;" strokecolor="#d9d9d9" strokeweight=".21528mm"/>
                <v:shape id="docshape289" o:spid="_x0000_s1054" style="position:absolute;left:4609;top:-6622;width:1900;height:6154;visibility:visible;mso-wrap-style:square;v-text-anchor:top" coordsize="1900,6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rsOwQAAANsAAAAPAAAAZHJzL2Rvd25yZXYueG1sRE/Pa8Iw&#10;FL4L+x/CE7xpanVjdEaZgiAig3Y7bLdH89Z2a15KE2v8781B8Pjx/V5tgmnFQL1rLCuYzxIQxKXV&#10;DVcKvj7301cQziNrbC2Tgis52KyfRivMtL1wTkPhKxFD2GWooPa+y6R0ZU0G3cx2xJH7tb1BH2Ff&#10;Sd3jJYabVqZJ8iINNhwbauxoV1P5X5yNgpBf0++fkC/+0q3zQ3E6fphnVGoyDu9vIDwF/xDf3Qet&#10;YBnHxi/xB8j1DQAA//8DAFBLAQItABQABgAIAAAAIQDb4fbL7gAAAIUBAAATAAAAAAAAAAAAAAAA&#10;AAAAAABbQ29udGVudF9UeXBlc10ueG1sUEsBAi0AFAAGAAgAAAAhAFr0LFu/AAAAFQEAAAsAAAAA&#10;AAAAAAAAAAAAHwEAAF9yZWxzLy5yZWxzUEsBAi0AFAAGAAgAAAAhADzWuw7BAAAA2wAAAA8AAAAA&#10;AAAAAAAAAAAABwIAAGRycy9kb3ducmV2LnhtbFBLBQYAAAAAAwADALcAAAD1AgAAAAA=&#10;" path="m,l,6153m632,1243r,4910m1264,888r,5265m1899,1530r,4623e" filled="f" strokecolor="#7e7e7e" strokeweight=".21528mm">
                  <v:stroke dashstyle="1 1"/>
                  <v:path arrowok="t" o:connecttype="custom" o:connectlocs="0,-6621;0,-468;632,-5378;632,-468;1264,-5733;1264,-468;1899,-5091;1899,-468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8336" behindDoc="0" locked="0" layoutInCell="1" allowOverlap="1" wp14:anchorId="529BB74A" wp14:editId="49EF0437">
                <wp:simplePos x="0" y="0"/>
                <wp:positionH relativeFrom="page">
                  <wp:posOffset>4496435</wp:posOffset>
                </wp:positionH>
                <wp:positionV relativeFrom="paragraph">
                  <wp:posOffset>-1231900</wp:posOffset>
                </wp:positionV>
                <wp:extent cx="198755" cy="60960"/>
                <wp:effectExtent l="0" t="0" r="0" b="0"/>
                <wp:wrapNone/>
                <wp:docPr id="12" name="docshapegroup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755" cy="60960"/>
                          <a:chOff x="7081" y="-1940"/>
                          <a:chExt cx="313" cy="96"/>
                        </a:xfrm>
                      </wpg:grpSpPr>
                      <wps:wsp>
                        <wps:cNvPr id="461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7081" y="-1888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20667">
                            <a:solidFill>
                              <a:srgbClr val="9E470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docshape291"/>
                        <wps:cNvSpPr>
                          <a:spLocks/>
                        </wps:cNvSpPr>
                        <wps:spPr bwMode="auto">
                          <a:xfrm>
                            <a:off x="7185" y="-1940"/>
                            <a:ext cx="96" cy="96"/>
                          </a:xfrm>
                          <a:custGeom>
                            <a:avLst/>
                            <a:gdLst>
                              <a:gd name="T0" fmla="+- 0 7234 7186"/>
                              <a:gd name="T1" fmla="*/ T0 w 96"/>
                              <a:gd name="T2" fmla="+- 0 -1940 -1940"/>
                              <a:gd name="T3" fmla="*/ -1940 h 96"/>
                              <a:gd name="T4" fmla="+- 0 7215 7186"/>
                              <a:gd name="T5" fmla="*/ T4 w 96"/>
                              <a:gd name="T6" fmla="+- 0 -1936 -1940"/>
                              <a:gd name="T7" fmla="*/ -1936 h 96"/>
                              <a:gd name="T8" fmla="+- 0 7200 7186"/>
                              <a:gd name="T9" fmla="*/ T8 w 96"/>
                              <a:gd name="T10" fmla="+- 0 -1926 -1940"/>
                              <a:gd name="T11" fmla="*/ -1926 h 96"/>
                              <a:gd name="T12" fmla="+- 0 7189 7186"/>
                              <a:gd name="T13" fmla="*/ T12 w 96"/>
                              <a:gd name="T14" fmla="+- 0 -1910 -1940"/>
                              <a:gd name="T15" fmla="*/ -1910 h 96"/>
                              <a:gd name="T16" fmla="+- 0 7186 7186"/>
                              <a:gd name="T17" fmla="*/ T16 w 96"/>
                              <a:gd name="T18" fmla="+- 0 -1892 -1940"/>
                              <a:gd name="T19" fmla="*/ -1892 h 96"/>
                              <a:gd name="T20" fmla="+- 0 7189 7186"/>
                              <a:gd name="T21" fmla="*/ T20 w 96"/>
                              <a:gd name="T22" fmla="+- 0 -1873 -1940"/>
                              <a:gd name="T23" fmla="*/ -1873 h 96"/>
                              <a:gd name="T24" fmla="+- 0 7200 7186"/>
                              <a:gd name="T25" fmla="*/ T24 w 96"/>
                              <a:gd name="T26" fmla="+- 0 -1858 -1940"/>
                              <a:gd name="T27" fmla="*/ -1858 h 96"/>
                              <a:gd name="T28" fmla="+- 0 7215 7186"/>
                              <a:gd name="T29" fmla="*/ T28 w 96"/>
                              <a:gd name="T30" fmla="+- 0 -1848 -1940"/>
                              <a:gd name="T31" fmla="*/ -1848 h 96"/>
                              <a:gd name="T32" fmla="+- 0 7234 7186"/>
                              <a:gd name="T33" fmla="*/ T32 w 96"/>
                              <a:gd name="T34" fmla="+- 0 -1844 -1940"/>
                              <a:gd name="T35" fmla="*/ -1844 h 96"/>
                              <a:gd name="T36" fmla="+- 0 7252 7186"/>
                              <a:gd name="T37" fmla="*/ T36 w 96"/>
                              <a:gd name="T38" fmla="+- 0 -1848 -1940"/>
                              <a:gd name="T39" fmla="*/ -1848 h 96"/>
                              <a:gd name="T40" fmla="+- 0 7267 7186"/>
                              <a:gd name="T41" fmla="*/ T40 w 96"/>
                              <a:gd name="T42" fmla="+- 0 -1858 -1940"/>
                              <a:gd name="T43" fmla="*/ -1858 h 96"/>
                              <a:gd name="T44" fmla="+- 0 7278 7186"/>
                              <a:gd name="T45" fmla="*/ T44 w 96"/>
                              <a:gd name="T46" fmla="+- 0 -1873 -1940"/>
                              <a:gd name="T47" fmla="*/ -1873 h 96"/>
                              <a:gd name="T48" fmla="+- 0 7281 7186"/>
                              <a:gd name="T49" fmla="*/ T48 w 96"/>
                              <a:gd name="T50" fmla="+- 0 -1892 -1940"/>
                              <a:gd name="T51" fmla="*/ -1892 h 96"/>
                              <a:gd name="T52" fmla="+- 0 7278 7186"/>
                              <a:gd name="T53" fmla="*/ T52 w 96"/>
                              <a:gd name="T54" fmla="+- 0 -1910 -1940"/>
                              <a:gd name="T55" fmla="*/ -1910 h 96"/>
                              <a:gd name="T56" fmla="+- 0 7267 7186"/>
                              <a:gd name="T57" fmla="*/ T56 w 96"/>
                              <a:gd name="T58" fmla="+- 0 -1926 -1940"/>
                              <a:gd name="T59" fmla="*/ -1926 h 96"/>
                              <a:gd name="T60" fmla="+- 0 7252 7186"/>
                              <a:gd name="T61" fmla="*/ T60 w 96"/>
                              <a:gd name="T62" fmla="+- 0 -1936 -1940"/>
                              <a:gd name="T63" fmla="*/ -1936 h 96"/>
                              <a:gd name="T64" fmla="+- 0 7234 7186"/>
                              <a:gd name="T65" fmla="*/ T64 w 96"/>
                              <a:gd name="T66" fmla="+- 0 -1940 -1940"/>
                              <a:gd name="T67" fmla="*/ -1940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48" y="0"/>
                                </a:move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30"/>
                                </a:lnTo>
                                <a:lnTo>
                                  <a:pt x="0" y="48"/>
                                </a:lnTo>
                                <a:lnTo>
                                  <a:pt x="3" y="67"/>
                                </a:lnTo>
                                <a:lnTo>
                                  <a:pt x="14" y="82"/>
                                </a:lnTo>
                                <a:lnTo>
                                  <a:pt x="29" y="92"/>
                                </a:lnTo>
                                <a:lnTo>
                                  <a:pt x="48" y="96"/>
                                </a:lnTo>
                                <a:lnTo>
                                  <a:pt x="66" y="92"/>
                                </a:lnTo>
                                <a:lnTo>
                                  <a:pt x="81" y="82"/>
                                </a:lnTo>
                                <a:lnTo>
                                  <a:pt x="92" y="67"/>
                                </a:lnTo>
                                <a:lnTo>
                                  <a:pt x="95" y="48"/>
                                </a:lnTo>
                                <a:lnTo>
                                  <a:pt x="92" y="30"/>
                                </a:lnTo>
                                <a:lnTo>
                                  <a:pt x="81" y="14"/>
                                </a:lnTo>
                                <a:lnTo>
                                  <a:pt x="66" y="4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47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456A9F" id="docshapegroup290" o:spid="_x0000_s1026" style="position:absolute;margin-left:354.05pt;margin-top:-97pt;width:15.65pt;height:4.8pt;z-index:15758336;mso-position-horizontal-relative:page" coordorigin="7081,-1940" coordsize="313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PHoQgYAAJgXAAAOAAAAZHJzL2Uyb0RvYy54bWy8WNtu4zYUfC/QfyD02CJr6y4Z6yyK7AUF&#10;tu0Cq36AIsm2UFlUKSVO9us7h5QcMqVsYQv0xZbN0eFwhoeX8/bd07Fhj5Xoa95uHffN2mFVW/Cy&#10;bvdb58/s403isH7I2zJveFttneeqd97d/vjD21O3qTx+4E1ZCYYgbb85dVvnMAzdZrXqi0N1zPs3&#10;vKtaNO64OOYDfor9qhT5CdGPzcpbr6PViYuyE7yo+h7/vleNzq2Mv9tVxfDHbtdXA2u2DrgN8lPI&#10;z3v6XN2+zTd7kXeHuhhp5N/B4pjXLTo9h3qfDzl7EPW/Qh3rQvCe74Y3BT+u+G5XF5UcA0bjrl+N&#10;5pPgD50cy35z2ndnmSDtK52+O2zx++MXweoS3nkOa/MjPCp50R/yrtpT914qRTp1+w2wn0T3tfsi&#10;1Ejx+JkXf/XQcPW6nX7vFZjdn37jJeLmDwOXIj3txJFCYPjsSXrxfPaiehpYgT/dNInD0GEFmqJ1&#10;Go1WFQf4SS/F68R1GBpv3DQ4N34Y3/ZdX72aRmTxKt+oPiXPkRfNEUy6/kXX/r/p+pVEk3b1pNWk&#10;azDp+rluKxYTH+oYiLtWSVk8taOUrOV3h7zdVzJW9txBNleOwHiFfvTw4aq0mkpJkqjZPinsk+Mk&#10;r1TvLFG+6UQ/fKr4kdHD1mlAW9qWP37uB6XmBCEXW/6xbhr8n2+alp22jreOoli+0fOmLqmVGnux&#10;v79rBHvMkYvphyBevx+9MWCYdG0pox2qvPwwPg953ahnEG1aOeOUBkrNe14+fxFEbjT1/3I3mtyd&#10;ssZLpWGjX1O29HqqSPNVy3In3QTZYM73yUlMcmnkq8meb4oH5STJP7mHNaqEj/TXvhwzPsPSuDs2&#10;WPl+vmFrFnt+wGI3kbmjw5BxCvbTimVrdmKqRx2COaVFksnJtBR96RIJeo6lYAdLOCSPFi723NBK&#10;DNKcg2WBlRg00iKhRz+yE4snIAapYDZi2Ne0cDH2IiuxdIKRYomVmGuKjy69GWaurr/C2ahRXuvc&#10;3CS1cqM18kU117OzMx1Ar+7arpurm6BwVnamETTN7Ox0HzI3srMzbbjBUL0ZdroTCmdj55lmgJ1d&#10;O0+3IvNmcsE0Ar3Gvp2dp1uhcFZ2phmzs87Trcg8e0J4phHoNUxm2OlWKJyVnWnGbLJ6uhWZZ88K&#10;3zQCvQYz7HzdCoWzsfNNM2bXOF+3IvPtWeGbRlCvgV07X7dC4azsTDNiL/SsWeHrVmRYwmxrsG8a&#10;cUk73Yp57XDAMlYUL4qt7ALdiiywZ0VgGoFe5+ZdoFuhcDbtAtOM2IsTOzvdigyG2bQLTCPQ61zO&#10;BroVCmdlZ5oRe4lrZ6dbkWGy29iFphHodW69C3UrFM7GLjTNmNUu1K3IMDmt7EwjLuwVdLI/bz3z&#10;e0VomhHPzbtQtyIL7VkRmkag17l9NtStUDibdriTmFkxk7ORbkUW2bMiMo1Ar3Pnk0i3QuGs7Ewz&#10;Zte7SLcii+xZEZlGoFckt/xUd4qXYx1O/oazwE3scHI/Hz3zg7pL4Iz61I7HUTwx3H3oQkKn0473&#10;dNHLoB6OvZk/XhaAotYZMAZDYHnLQn+XwbCZwDhWqVvNZTQdlyQ8XAaHEBKeLoLTgYLgOAksIUM7&#10;vIQvGyltuQTHXrkkOu2BEr5sqLQpSfiyodIuQXAs70vIBONQsd4ugo9DxQK4BE4LG5HBirQIPg4V&#10;S8QSOKU+RUfOLoKPQ0USaXA1j8ckEShpvS5mCYehmHVP7yBt8oFya3qkCzndDw/yi/498scq47J9&#10;oAQLsC6C41QFeGluWh02TqFgZDY1Tt+djOVi0UEsfCn+U+v0rVBKcpzwLoGwuCISyF0CqUhnuaZu&#10;pm+DVOJdDDWOL72MGsU637SnnqZv1SMtlyB/JdZYwLrCC0Eo1pUxpmrmXJFrjHVF+ZHXFRPHMV52&#10;+tXcmlQqGt5XylearrJAd563NN21uoVRHFpYQ6ICkVaYQsTZkhETXBWFUcTGw4GLbw47oSC8dfq/&#10;H3JROaz5tUVlMHUDOgYP8kcQ4u7lMKG33OsteVsg1NYZHGxp9Hg3qKrzQyfq/QE9uXKTa/kvqIru&#10;allXo2KQKmTpdSxZs0T5V6o0lqqpvqz/lviXgvrtPwAAAP//AwBQSwMEFAAGAAgAAAAhAJW/S2Xj&#10;AAAADQEAAA8AAABkcnMvZG93bnJldi54bWxMj8FuwjAMhu+T9g6RJ+0GaUY3StcUIbTthJAGkxC3&#10;0Ji2okmqJrTl7WdO29H2p9/fny1H07AeO187K0FMI2BoC6drW0r42X9OEmA+KKtV4yxKuKGHZf74&#10;kKlUu8F+Y78LJaMQ61MloQqhTTn3RYVG+alr0dLt7DqjAo1dyXWnBgo3DX+JojduVG3pQ6VaXFdY&#10;XHZXI+FrUMNqJj76zeW8vh33r9vDRqCUz0/j6h1YwDH8wXDXJ3XIyenkrlZ71kiYR4kgVMJELGJq&#10;Rch8toiBne6rJI6B5xn/3yL/BQAA//8DAFBLAQItABQABgAIAAAAIQC2gziS/gAAAOEBAAATAAAA&#10;AAAAAAAAAAAAAAAAAABbQ29udGVudF9UeXBlc10ueG1sUEsBAi0AFAAGAAgAAAAhADj9If/WAAAA&#10;lAEAAAsAAAAAAAAAAAAAAAAALwEAAF9yZWxzLy5yZWxzUEsBAi0AFAAGAAgAAAAhAKxk8ehCBgAA&#10;mBcAAA4AAAAAAAAAAAAAAAAALgIAAGRycy9lMm9Eb2MueG1sUEsBAi0AFAAGAAgAAAAhAJW/S2Xj&#10;AAAADQEAAA8AAAAAAAAAAAAAAAAAnAgAAGRycy9kb3ducmV2LnhtbFBLBQYAAAAABAAEAPMAAACs&#10;CQAAAAA=&#10;">
                <v:line id="Line 7" o:spid="_x0000_s1027" style="position:absolute;visibility:visible;mso-wrap-style:square" from="7081,-1888" to="7393,-1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s9FwwAAANsAAAAPAAAAZHJzL2Rvd25yZXYueG1sRE9Na8Mw&#10;DL0P+h+MBr2M1ekoa8jilBIYhB0GTQvbUcRaHBLLIXbb9N/Pg8JuerxP5bvZDuJCk+8cK1ivEhDE&#10;jdMdtwpOx/fnFIQPyBoHx6TgRh52xeIhx0y7Kx/oUodWxBD2GSowIYyZlL4xZNGv3EgcuR83WQwR&#10;Tq3UE15juB3kS5K8SosdxwaDI5WGmr4+WwXl97Adv85lv/5In46fJq3qvtootXyc928gAs3hX3x3&#10;VzrO38DfL/EAWfwCAAD//wMAUEsBAi0AFAAGAAgAAAAhANvh9svuAAAAhQEAABMAAAAAAAAAAAAA&#10;AAAAAAAAAFtDb250ZW50X1R5cGVzXS54bWxQSwECLQAUAAYACAAAACEAWvQsW78AAAAVAQAACwAA&#10;AAAAAAAAAAAAAAAfAQAAX3JlbHMvLnJlbHNQSwECLQAUAAYACAAAACEACqbPRcMAAADbAAAADwAA&#10;AAAAAAAAAAAAAAAHAgAAZHJzL2Rvd25yZXYueG1sUEsFBgAAAAADAAMAtwAAAPcCAAAAAA==&#10;" strokecolor="#9e470d" strokeweight=".57408mm"/>
                <v:shape id="docshape291" o:spid="_x0000_s1028" style="position:absolute;left:7185;top:-1940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xIqwgAAANsAAAAPAAAAZHJzL2Rvd25yZXYueG1sRE/fa8Iw&#10;EH4X9j+EG+xN0/kg2hllCKJjUFgnY49Hc2s7m0tJsqb+90YY+HYf389bb0fTiYGcby0reJ5lIIgr&#10;q1uuFZw+99MlCB+QNXaWScGFPGw3D5M15tpG/qChDLVIIexzVNCE0OdS+qohg35me+LE/VhnMCTo&#10;aqkdxhRuOjnPsoU02HJqaLCnXUPVufwzClZfRXuOY2F3b+9D9zsc4vepjko9PY6vLyACjeEu/ncf&#10;dZq/gNsv6QC5uQIAAP//AwBQSwECLQAUAAYACAAAACEA2+H2y+4AAACFAQAAEwAAAAAAAAAAAAAA&#10;AAAAAAAAW0NvbnRlbnRfVHlwZXNdLnhtbFBLAQItABQABgAIAAAAIQBa9CxbvwAAABUBAAALAAAA&#10;AAAAAAAAAAAAAB8BAABfcmVscy8ucmVsc1BLAQItABQABgAIAAAAIQD10xIqwgAAANsAAAAPAAAA&#10;AAAAAAAAAAAAAAcCAABkcnMvZG93bnJldi54bWxQSwUGAAAAAAMAAwC3AAAA9gIAAAAA&#10;" path="m48,l29,4,14,14,3,30,,48,3,67,14,82,29,92r19,4l66,92,81,82,92,67,95,48,92,30,81,14,66,4,48,xe" fillcolor="#9e470d" stroked="f">
                  <v:path arrowok="t" o:connecttype="custom" o:connectlocs="48,-1940;29,-1936;14,-1926;3,-1910;0,-1892;3,-1873;14,-1858;29,-1848;48,-1844;66,-1848;81,-1858;92,-1873;95,-1892;92,-1910;81,-1926;66,-1936;48,-194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8848" behindDoc="0" locked="0" layoutInCell="1" allowOverlap="1" wp14:anchorId="733643D3" wp14:editId="7BCB939C">
                <wp:simplePos x="0" y="0"/>
                <wp:positionH relativeFrom="page">
                  <wp:posOffset>4496435</wp:posOffset>
                </wp:positionH>
                <wp:positionV relativeFrom="paragraph">
                  <wp:posOffset>-794385</wp:posOffset>
                </wp:positionV>
                <wp:extent cx="198755" cy="50165"/>
                <wp:effectExtent l="0" t="0" r="0" b="0"/>
                <wp:wrapNone/>
                <wp:docPr id="6" name="docshapegroup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755" cy="50165"/>
                          <a:chOff x="7081" y="-1251"/>
                          <a:chExt cx="313" cy="79"/>
                        </a:xfrm>
                      </wpg:grpSpPr>
                      <wps:wsp>
                        <wps:cNvPr id="46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7081" y="-1210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20667">
                            <a:solidFill>
                              <a:srgbClr val="62626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docshape293"/>
                        <wps:cNvSpPr>
                          <a:spLocks/>
                        </wps:cNvSpPr>
                        <wps:spPr bwMode="auto">
                          <a:xfrm>
                            <a:off x="7196" y="-1251"/>
                            <a:ext cx="79" cy="79"/>
                          </a:xfrm>
                          <a:custGeom>
                            <a:avLst/>
                            <a:gdLst>
                              <a:gd name="T0" fmla="+- 0 7235 7196"/>
                              <a:gd name="T1" fmla="*/ T0 w 79"/>
                              <a:gd name="T2" fmla="+- 0 -1251 -1251"/>
                              <a:gd name="T3" fmla="*/ -1251 h 79"/>
                              <a:gd name="T4" fmla="+- 0 7196 7196"/>
                              <a:gd name="T5" fmla="*/ T4 w 79"/>
                              <a:gd name="T6" fmla="+- 0 -1173 -1251"/>
                              <a:gd name="T7" fmla="*/ -1173 h 79"/>
                              <a:gd name="T8" fmla="+- 0 7274 7196"/>
                              <a:gd name="T9" fmla="*/ T8 w 79"/>
                              <a:gd name="T10" fmla="+- 0 -1173 -1251"/>
                              <a:gd name="T11" fmla="*/ -1173 h 79"/>
                              <a:gd name="T12" fmla="+- 0 7235 7196"/>
                              <a:gd name="T13" fmla="*/ T12 w 79"/>
                              <a:gd name="T14" fmla="+- 0 -1251 -1251"/>
                              <a:gd name="T15" fmla="*/ -1251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0" y="78"/>
                                </a:lnTo>
                                <a:lnTo>
                                  <a:pt x="78" y="78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2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F44569" id="docshapegroup292" o:spid="_x0000_s1026" style="position:absolute;margin-left:354.05pt;margin-top:-62.55pt;width:15.65pt;height:3.95pt;z-index:15758848;mso-position-horizontal-relative:page" coordorigin="7081,-1251" coordsize="313,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9CqDwQAAEMLAAAOAAAAZHJzL2Uyb0RvYy54bWy8Vm2P2zYM/j5g/0HQxw13jp0XJ8b5iuHa&#10;HgbctgPq/gDFll8wW/IkJc7114+U7ERJc+2hA4YAjmTSFPk8JMW7d4euJXuudCNFSsPbGSVc5LJo&#10;RJXSz9nHmzUl2jBRsFYKntIXrum7+59/uhv6hEeylm3BFQEjQidDn9LamD4JAp3XvGP6VvZcgLCU&#10;qmMGtqoKCsUGsN61QTSbrYJBqqJXMudaw9v3Tkjvrf2y5Ln5qyw1N6RNKfhm7FPZ5xafwf0dSyrF&#10;+rrJRzfYD3jRsUbAoUdT75lhZKear0x1Ta6klqW5zWUXyLJscm5jgGjC2UU0j0ruehtLlQxVf4QJ&#10;oL3A6YfN5n/unxVpipSuKBGsA4oKmeua9bzC06NNhBgNfZWA6qPqP/XPygUKyyeZ/61BHFzKcV85&#10;ZbId/pAF2GU7Iy1Gh1J1aAKiJwdLxcuRCn4wJIeX4WYdL5eU5CBazsLV0jGV10AnfhTP1iElILwJ&#10;o2U4CT+MX8/Dufs03qAoYIk70/o5+oVBQc7pE6z6v8H6CUGzbGnEaoQV8t/B+tQIThYOTKvwIByS&#10;+UGMSBIhH2omKm5NZS89oGZjA7+9T3CjgYbvIuuDFI65PgE8DyMHkX1/RIglvdLmkcuO4CKlLbht&#10;WWP7J20cmJMKkijkx6Zt4T1LWkGGlEaz1Sq2X2jZNgVKUahVtX1oFdkzqMRVhL+RmjM1yDlRWGs1&#10;Z8WHcW1Y07o1ONoKm3AOA8fiVhYvzwqdGzn9n8gFUC+KJtrMPYqnYtF+pVgmneTtTIYbqM/zdJ+Y&#10;hBy3ZXKR6yzJd45JhH9iDzpUATziq6oYfc8girJroe/9ekNmJI7mSxLjgZaHkxoUnFP7JSDZjAzE&#10;nehbgpzyLNnaJF6FnmxBfR5tObX6irnFpOUcA5+uOgZ94mgsW1x1DNA7cyyM59cdiydFCPImRLVr&#10;jkFVe+biKF5cdQyYOTm2vuoYppBnyh15FbLQx/9117CuPYOvs+lTkIXRde/OGfgGoaFPwjmjULPH&#10;pGO16yKQnQcxJiKsCHQ9vAMwL3upscNnrr9ntp7ABGih9BVlOB2qI4vHnvJtZaAFlQFQbBnfM413&#10;iVW3d9Ck7v7HCBTMGZcThqIEJoytK6KeGQzchgdL7JNYtrX9w7ed3PNMWrnB6OfOx6k5n8St8NUg&#10;ecC1eD0GMgmn/97aAvEbtC5OnEzkrdTcwYRBWLyO0SAIXpM56+RvbPjYzb1bBCy+2t+Jkm5+g3kT&#10;FrVUXygZYHZLqf5nxxSnpP1dwC2+CRcLQMbYzWIZR7BRvmTrS5jIwVRKDYUsxOWDcQPirldNVcNJ&#10;oc1LIX+DCaZs7CWIndvdOv6lY+cLmNQsSuNUiaOgv7f6p9n3/l8AAAD//wMAUEsDBBQABgAIAAAA&#10;IQCYtNh+4wAAAA0BAAAPAAAAZHJzL2Rvd25yZXYueG1sTI/LbsIwEEX3lfoP1lTqDhyH0tA0DkKo&#10;7QohFSohdkM8JBGxHcUmCX9fs2p38zi6cyZbjrphPXWutkaCmEbAyBRW1aaU8LP/nCyAOY9GYWMN&#10;SbiRg2X++JBhquxgvqnf+ZKFEONSlFB536acu6IijW5qWzJhd7adRh/aruSqwyGE64bHUfTKNdYm&#10;XKiwpXVFxWV31RK+BhxWM/HRby7n9e24n28PG0FSPj+Nq3dgnkb/B8NdP6hDHpxO9mqUY42EJFqI&#10;gEqYiHgeqoAks7cXYKf7SCQx8Dzj/7/IfwEAAP//AwBQSwECLQAUAAYACAAAACEAtoM4kv4AAADh&#10;AQAAEwAAAAAAAAAAAAAAAAAAAAAAW0NvbnRlbnRfVHlwZXNdLnhtbFBLAQItABQABgAIAAAAIQA4&#10;/SH/1gAAAJQBAAALAAAAAAAAAAAAAAAAAC8BAABfcmVscy8ucmVsc1BLAQItABQABgAIAAAAIQCu&#10;f9CqDwQAAEMLAAAOAAAAAAAAAAAAAAAAAC4CAABkcnMvZTJvRG9jLnhtbFBLAQItABQABgAIAAAA&#10;IQCYtNh+4wAAAA0BAAAPAAAAAAAAAAAAAAAAAGkGAABkcnMvZG93bnJldi54bWxQSwUGAAAAAAQA&#10;BADzAAAAeQcAAAAA&#10;">
                <v:line id="Line 4" o:spid="_x0000_s1027" style="position:absolute;visibility:visible;mso-wrap-style:square" from="7081,-1210" to="7393,-1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LFgvwAAANoAAAAPAAAAZHJzL2Rvd25yZXYueG1sRE9Ni8Iw&#10;EL0L+x/CLHjTdD2spWsUkZX1JFgreBya2TbYTEoTbfXXm4Pg8fG+F6vBNuJGnTeOFXxNExDEpdOG&#10;KwXFcTtJQfiArLFxTAru5GG1/BgtMNOu5wPd8lCJGMI+QwV1CG0mpS9rsuinriWO3L/rLIYIu0rq&#10;DvsYbhs5S5JvadFwbKixpU1N5SW/WgVz+7fPz+m2b8zjtDukv6bQj41S489h/QMi0BDe4pd7pxXE&#10;rfFKvAFy+QQAAP//AwBQSwECLQAUAAYACAAAACEA2+H2y+4AAACFAQAAEwAAAAAAAAAAAAAAAAAA&#10;AAAAW0NvbnRlbnRfVHlwZXNdLnhtbFBLAQItABQABgAIAAAAIQBa9CxbvwAAABUBAAALAAAAAAAA&#10;AAAAAAAAAB8BAABfcmVscy8ucmVsc1BLAQItABQABgAIAAAAIQCrBLFgvwAAANoAAAAPAAAAAAAA&#10;AAAAAAAAAAcCAABkcnMvZG93bnJldi54bWxQSwUGAAAAAAMAAwC3AAAA8wIAAAAA&#10;" strokecolor="#626262" strokeweight=".57408mm"/>
                <v:shape id="docshape293" o:spid="_x0000_s1028" style="position:absolute;left:7196;top:-125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sa0xAAAANsAAAAPAAAAZHJzL2Rvd25yZXYueG1sRI9Ba8JA&#10;EIXvQv/DMoI33diCldRV0oLQipem/oAxOybB7GzIrnH9951DobcZ3pv3vtnskuvUSENoPRtYLjJQ&#10;xJW3LdcGTj/7+RpUiMgWO89k4EEBdtunyQZz6+/8TWMZayUhHHI00MTY51qHqiGHYeF7YtEufnAY&#10;ZR1qbQe8S7jr9HOWrbTDlqWhwZ4+Gqqu5c0ZeMd0GItTer2ez8vi61gey+plbcxsmoo3UJFS/Df/&#10;XX9awRd6+UUG0NtfAAAA//8DAFBLAQItABQABgAIAAAAIQDb4fbL7gAAAIUBAAATAAAAAAAAAAAA&#10;AAAAAAAAAABbQ29udGVudF9UeXBlc10ueG1sUEsBAi0AFAAGAAgAAAAhAFr0LFu/AAAAFQEAAAsA&#10;AAAAAAAAAAAAAAAAHwEAAF9yZWxzLy5yZWxzUEsBAi0AFAAGAAgAAAAhAEyixrTEAAAA2wAAAA8A&#10;AAAAAAAAAAAAAAAABwIAAGRycy9kb3ducmV2LnhtbFBLBQYAAAAAAwADALcAAAD4AgAAAAA=&#10;" path="m39,l,78r78,l39,xe" fillcolor="#626262" stroked="f">
                  <v:path arrowok="t" o:connecttype="custom" o:connectlocs="39,-1251;0,-1173;78,-1173;39,-1251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9360" behindDoc="0" locked="0" layoutInCell="1" allowOverlap="1" wp14:anchorId="4DCCFB3F" wp14:editId="6C377D07">
                <wp:simplePos x="0" y="0"/>
                <wp:positionH relativeFrom="page">
                  <wp:posOffset>2085340</wp:posOffset>
                </wp:positionH>
                <wp:positionV relativeFrom="paragraph">
                  <wp:posOffset>-4152900</wp:posOffset>
                </wp:positionV>
                <wp:extent cx="160655" cy="3472180"/>
                <wp:effectExtent l="0" t="0" r="0" b="0"/>
                <wp:wrapNone/>
                <wp:docPr id="4" name="docshape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" cy="3472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BB178B" w14:textId="77777777" w:rsidR="0045732C" w:rsidRDefault="002A74E7">
                            <w:pPr>
                              <w:spacing w:before="27"/>
                              <w:ind w:left="20"/>
                              <w:rPr>
                                <w:rFonts w:ascii="Bodoni MT"/>
                                <w:sz w:val="17"/>
                              </w:rPr>
                            </w:pPr>
                            <w:r>
                              <w:rPr>
                                <w:rFonts w:ascii="Bodoni MT"/>
                                <w:w w:val="31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31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2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18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30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30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2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27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1"/>
                                <w:w w:val="29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29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27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2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29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2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18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25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1"/>
                                <w:w w:val="33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18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312"/>
                                <w:sz w:val="17"/>
                              </w:rPr>
                              <w:t xml:space="preserve">  </w:t>
                            </w:r>
                            <w:r>
                              <w:rPr>
                                <w:rFonts w:ascii="Bodoni MT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2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1"/>
                                <w:w w:val="34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30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2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304"/>
                                <w:sz w:val="17"/>
                              </w:rPr>
                              <w:t xml:space="preserve">  </w:t>
                            </w:r>
                            <w:r>
                              <w:rPr>
                                <w:rFonts w:ascii="Bodoni MT"/>
                                <w:spacing w:val="-1"/>
                                <w:w w:val="30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27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2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30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35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18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32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2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1"/>
                                <w:w w:val="34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30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2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276"/>
                                <w:sz w:val="17"/>
                              </w:rPr>
                              <w:t xml:space="preserve">  </w:t>
                            </w:r>
                            <w:r>
                              <w:rPr>
                                <w:rFonts w:ascii="Bodoni MT"/>
                                <w:spacing w:val="-2"/>
                                <w:w w:val="27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26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26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323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CCFB3F" id="_x0000_t202" coordsize="21600,21600" o:spt="202" path="m,l,21600r21600,l21600,xe">
                <v:stroke joinstyle="miter"/>
                <v:path gradientshapeok="t" o:connecttype="rect"/>
              </v:shapetype>
              <v:shape id="docshape294" o:spid="_x0000_s1026" type="#_x0000_t202" style="position:absolute;left:0;text-align:left;margin-left:164.2pt;margin-top:-327pt;width:12.65pt;height:273.4pt;z-index:157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/R76wEAALoDAAAOAAAAZHJzL2Uyb0RvYy54bWysU8Fu2zAMvQ/YPwi6L068NO2MOEXXosOA&#10;rhvQ7gMYWbaF2aJGKbHz96PkJOvW27ALQUvU4+Pj8/p67Dux1+QN2lIuZnMptFVYGduU8vvz/bsr&#10;KXwAW0GHVpfyoL283rx9sx5coXNssas0CQaxvhhcKdsQXJFlXrW6Bz9Dpy1f1kg9BP6kJqsIBkbv&#10;uyyfz1fZgFQ5QqW959O76VJuEn5daxW+1rXXQXSlZG4hRUpxG2O2WUPRELjWqCMN+AcWPRjLTc9Q&#10;dxBA7Mi8guqNIvRYh5nCPsO6NkqnGXiaxfyvaZ5acDrNwuJ4d5bJ/z9Y9bj/RsJUpVxKYaHnFVWo&#10;fGycf1hGeQbnC656clwXxo848prTqN49oPrhhcXbFmyjb4hwaDVUTG8RX2Yvnk44PoJshy9YcR/Y&#10;BUxAY0191I7VEIzOazqcV6PHIFRsuZqvLi6kUHz1fnmZL67S7jIoTq8d+fBJYy9iUkri1Sd02D/4&#10;ENlAcSqJzSzem65L6+/sHwdcGE8S+0h4oh7G7XhUY4vVgecgnNzE7uckxvySuQ9splL6nzsgLUX3&#10;2bIc0XmnhE7J9pSAVS2yJ4MUU3obJofuHJmmZfBJcIs3LFlt0jRR24nIkSobJA15NHN04MvvVPX7&#10;l9v8AgAA//8DAFBLAwQUAAYACAAAACEABjKmIeEAAAANAQAADwAAAGRycy9kb3ducmV2LnhtbEyP&#10;QW7CMBBF95V6B2sqdQcOCQkojYOqSKg7pAIHMLEbR9jjNDYk3L7TVbucmac/71e72Vl212PoPQpY&#10;LRNgGluveuwEnE/7xRZYiBKVtB61gIcOsKufnypZKj/hp74fY8coBEMpBZgYh5Lz0BrtZFj6QSPd&#10;vvzoZKRx7Lga5UThzvI0SQruZI/0wchBN0a31+PNCTg8uJkyl5/bpikORfa9l9cPK8Try/z+Bizq&#10;Of7B8KtP6lCT08XfUAVmBWTpdk2ogEWRr6kVIVmebYBdaLVKNinwuuL/W9Q/AAAA//8DAFBLAQIt&#10;ABQABgAIAAAAIQC2gziS/gAAAOEBAAATAAAAAAAAAAAAAAAAAAAAAABbQ29udGVudF9UeXBlc10u&#10;eG1sUEsBAi0AFAAGAAgAAAAhADj9If/WAAAAlAEAAAsAAAAAAAAAAAAAAAAALwEAAF9yZWxzLy5y&#10;ZWxzUEsBAi0AFAAGAAgAAAAhAPP79HvrAQAAugMAAA4AAAAAAAAAAAAAAAAALgIAAGRycy9lMm9E&#10;b2MueG1sUEsBAi0AFAAGAAgAAAAhAAYypiHhAAAADQEAAA8AAAAAAAAAAAAAAAAARQQAAGRycy9k&#10;b3ducmV2LnhtbFBLBQYAAAAABAAEAPMAAABTBQAAAAA=&#10;" filled="f" stroked="f">
                <v:textbox style="layout-flow:vertical;mso-layout-flow-alt:bottom-to-top" inset="0,0,0,0">
                  <w:txbxContent>
                    <w:p w14:paraId="29BB178B" w14:textId="77777777" w:rsidR="0045732C" w:rsidRDefault="002A74E7">
                      <w:pPr>
                        <w:spacing w:before="27"/>
                        <w:ind w:left="20"/>
                        <w:rPr>
                          <w:rFonts w:ascii="Bodoni MT"/>
                          <w:sz w:val="17"/>
                        </w:rPr>
                      </w:pPr>
                      <w:r>
                        <w:rPr>
                          <w:rFonts w:ascii="Bodoni MT"/>
                          <w:w w:val="312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312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275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18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30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30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275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279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1"/>
                          <w:w w:val="299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299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279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275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297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275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18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253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1"/>
                          <w:w w:val="337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18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312"/>
                          <w:sz w:val="17"/>
                        </w:rPr>
                        <w:t xml:space="preserve">  </w:t>
                      </w:r>
                      <w:r>
                        <w:rPr>
                          <w:rFonts w:ascii="Bodoni MT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275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1"/>
                          <w:w w:val="346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30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275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304"/>
                          <w:sz w:val="17"/>
                        </w:rPr>
                        <w:t xml:space="preserve">  </w:t>
                      </w:r>
                      <w:r>
                        <w:rPr>
                          <w:rFonts w:ascii="Bodoni MT"/>
                          <w:spacing w:val="-1"/>
                          <w:w w:val="304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279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275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30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359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18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323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275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1"/>
                          <w:w w:val="346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30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275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276"/>
                          <w:sz w:val="17"/>
                        </w:rPr>
                        <w:t xml:space="preserve">  </w:t>
                      </w:r>
                      <w:r>
                        <w:rPr>
                          <w:rFonts w:ascii="Bodoni MT"/>
                          <w:spacing w:val="-2"/>
                          <w:w w:val="276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266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266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323"/>
                          <w:sz w:val="17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124" w:name="_bookmark6"/>
      <w:bookmarkEnd w:id="124"/>
      <w:r w:rsidR="002A74E7">
        <w:rPr>
          <w:rFonts w:ascii="Arial"/>
          <w:b/>
        </w:rPr>
        <w:t xml:space="preserve">Figure 5. </w:t>
      </w:r>
      <w:r w:rsidR="002A74E7">
        <w:t>Development of the worst symptom for tinnitus over the seasons. Users are asked this question once when</w:t>
      </w:r>
      <w:r w:rsidR="002A74E7">
        <w:rPr>
          <w:spacing w:val="1"/>
        </w:rPr>
        <w:t xml:space="preserve"> </w:t>
      </w:r>
      <w:r w:rsidR="002A74E7">
        <w:t>completing</w:t>
      </w:r>
      <w:r w:rsidR="002A74E7">
        <w:rPr>
          <w:spacing w:val="-4"/>
        </w:rPr>
        <w:t xml:space="preserve"> </w:t>
      </w:r>
      <w:r w:rsidR="002A74E7">
        <w:t>the</w:t>
      </w:r>
      <w:r w:rsidR="002A74E7">
        <w:rPr>
          <w:spacing w:val="-4"/>
        </w:rPr>
        <w:t xml:space="preserve"> </w:t>
      </w:r>
      <w:r w:rsidR="002A74E7">
        <w:t>baseline</w:t>
      </w:r>
      <w:r w:rsidR="002A74E7">
        <w:rPr>
          <w:spacing w:val="-4"/>
        </w:rPr>
        <w:t xml:space="preserve"> </w:t>
      </w:r>
      <w:r w:rsidR="002A74E7">
        <w:t>questionnaire</w:t>
      </w:r>
      <w:r w:rsidR="002A74E7">
        <w:rPr>
          <w:spacing w:val="-4"/>
        </w:rPr>
        <w:t xml:space="preserve"> </w:t>
      </w:r>
      <w:r w:rsidR="002A74E7">
        <w:t>(n</w:t>
      </w:r>
      <w:r w:rsidR="002A74E7">
        <w:rPr>
          <w:spacing w:val="-3"/>
        </w:rPr>
        <w:t xml:space="preserve"> </w:t>
      </w:r>
      <w:r w:rsidR="002A74E7">
        <w:t>=</w:t>
      </w:r>
      <w:r w:rsidR="002A74E7">
        <w:rPr>
          <w:spacing w:val="-4"/>
        </w:rPr>
        <w:t xml:space="preserve"> </w:t>
      </w:r>
      <w:r w:rsidR="002A74E7">
        <w:t>3458).</w:t>
      </w:r>
      <w:r w:rsidR="002A74E7">
        <w:rPr>
          <w:spacing w:val="7"/>
        </w:rPr>
        <w:t xml:space="preserve"> </w:t>
      </w:r>
      <w:r w:rsidR="002A74E7">
        <w:t>Irritability</w:t>
      </w:r>
      <w:r w:rsidR="002A74E7">
        <w:rPr>
          <w:spacing w:val="-3"/>
        </w:rPr>
        <w:t xml:space="preserve"> </w:t>
      </w:r>
      <w:r w:rsidR="002A74E7">
        <w:t>with</w:t>
      </w:r>
      <w:r w:rsidR="002A74E7">
        <w:rPr>
          <w:spacing w:val="-4"/>
        </w:rPr>
        <w:t xml:space="preserve"> </w:t>
      </w:r>
      <w:r w:rsidR="002A74E7">
        <w:t>friends</w:t>
      </w:r>
      <w:r w:rsidR="002A74E7">
        <w:rPr>
          <w:spacing w:val="-4"/>
        </w:rPr>
        <w:t xml:space="preserve"> </w:t>
      </w:r>
      <w:r w:rsidR="002A74E7">
        <w:t>and</w:t>
      </w:r>
      <w:r w:rsidR="002A74E7">
        <w:rPr>
          <w:spacing w:val="-4"/>
        </w:rPr>
        <w:t xml:space="preserve"> </w:t>
      </w:r>
      <w:r w:rsidR="002A74E7">
        <w:t>family</w:t>
      </w:r>
      <w:r w:rsidR="002A74E7">
        <w:rPr>
          <w:spacing w:val="-4"/>
        </w:rPr>
        <w:t xml:space="preserve"> </w:t>
      </w:r>
      <w:r w:rsidR="002A74E7">
        <w:t>is</w:t>
      </w:r>
      <w:r w:rsidR="002A74E7">
        <w:rPr>
          <w:spacing w:val="-3"/>
        </w:rPr>
        <w:t xml:space="preserve"> </w:t>
      </w:r>
      <w:r w:rsidR="002A74E7">
        <w:t>the</w:t>
      </w:r>
      <w:r w:rsidR="002A74E7">
        <w:rPr>
          <w:spacing w:val="-4"/>
        </w:rPr>
        <w:t xml:space="preserve"> </w:t>
      </w:r>
      <w:r w:rsidR="002A74E7">
        <w:t>least</w:t>
      </w:r>
      <w:r w:rsidR="002A74E7">
        <w:rPr>
          <w:spacing w:val="-4"/>
        </w:rPr>
        <w:t xml:space="preserve"> </w:t>
      </w:r>
      <w:r w:rsidR="002A74E7">
        <w:t>selected</w:t>
      </w:r>
      <w:r w:rsidR="002A74E7">
        <w:rPr>
          <w:spacing w:val="-4"/>
        </w:rPr>
        <w:t xml:space="preserve"> </w:t>
      </w:r>
      <w:r w:rsidR="002A74E7">
        <w:t>symptom,</w:t>
      </w:r>
      <w:r w:rsidR="002A74E7">
        <w:rPr>
          <w:spacing w:val="-4"/>
        </w:rPr>
        <w:t xml:space="preserve"> </w:t>
      </w:r>
      <w:r w:rsidR="002A74E7">
        <w:t>difficulty</w:t>
      </w:r>
      <w:r w:rsidR="002A74E7">
        <w:rPr>
          <w:spacing w:val="-47"/>
        </w:rPr>
        <w:t xml:space="preserve"> </w:t>
      </w:r>
      <w:r w:rsidR="002A74E7">
        <w:t>with</w:t>
      </w:r>
      <w:r w:rsidR="002A74E7">
        <w:rPr>
          <w:spacing w:val="-13"/>
        </w:rPr>
        <w:t xml:space="preserve"> </w:t>
      </w:r>
      <w:r w:rsidR="002A74E7">
        <w:t>relaxation</w:t>
      </w:r>
      <w:r w:rsidR="002A74E7">
        <w:rPr>
          <w:spacing w:val="-12"/>
        </w:rPr>
        <w:t xml:space="preserve"> </w:t>
      </w:r>
      <w:r w:rsidR="002A74E7">
        <w:t>is</w:t>
      </w:r>
      <w:r w:rsidR="002A74E7">
        <w:rPr>
          <w:spacing w:val="-13"/>
        </w:rPr>
        <w:t xml:space="preserve"> </w:t>
      </w:r>
      <w:r w:rsidR="002A74E7">
        <w:t>the</w:t>
      </w:r>
      <w:r w:rsidR="002A74E7">
        <w:rPr>
          <w:spacing w:val="-12"/>
        </w:rPr>
        <w:t xml:space="preserve"> </w:t>
      </w:r>
      <w:r w:rsidR="002A74E7">
        <w:t>most</w:t>
      </w:r>
      <w:r w:rsidR="002A74E7">
        <w:rPr>
          <w:spacing w:val="-12"/>
        </w:rPr>
        <w:t xml:space="preserve"> </w:t>
      </w:r>
      <w:r w:rsidR="002A74E7">
        <w:t>selected.</w:t>
      </w:r>
      <w:r w:rsidR="002A74E7">
        <w:rPr>
          <w:spacing w:val="-4"/>
        </w:rPr>
        <w:t xml:space="preserve"> </w:t>
      </w:r>
      <w:r w:rsidR="002A74E7">
        <w:t>Difficulty</w:t>
      </w:r>
      <w:r w:rsidR="002A74E7">
        <w:rPr>
          <w:spacing w:val="-12"/>
        </w:rPr>
        <w:t xml:space="preserve"> </w:t>
      </w:r>
      <w:r w:rsidR="002A74E7">
        <w:t>following</w:t>
      </w:r>
      <w:r w:rsidR="002A74E7">
        <w:rPr>
          <w:spacing w:val="-12"/>
        </w:rPr>
        <w:t xml:space="preserve"> </w:t>
      </w:r>
      <w:r w:rsidR="002A74E7">
        <w:t>a</w:t>
      </w:r>
      <w:r w:rsidR="002A74E7">
        <w:rPr>
          <w:spacing w:val="-13"/>
        </w:rPr>
        <w:t xml:space="preserve"> </w:t>
      </w:r>
      <w:r w:rsidR="002A74E7">
        <w:t>conversation</w:t>
      </w:r>
      <w:r w:rsidR="002A74E7">
        <w:rPr>
          <w:spacing w:val="-12"/>
        </w:rPr>
        <w:t xml:space="preserve"> </w:t>
      </w:r>
      <w:r w:rsidR="002A74E7">
        <w:t>has</w:t>
      </w:r>
      <w:r w:rsidR="002A74E7">
        <w:rPr>
          <w:spacing w:val="-12"/>
        </w:rPr>
        <w:t xml:space="preserve"> </w:t>
      </w:r>
      <w:r w:rsidR="002A74E7">
        <w:t>a</w:t>
      </w:r>
      <w:r w:rsidR="002A74E7">
        <w:rPr>
          <w:spacing w:val="-13"/>
        </w:rPr>
        <w:t xml:space="preserve"> </w:t>
      </w:r>
      <w:r w:rsidR="002A74E7">
        <w:t>clear</w:t>
      </w:r>
      <w:r w:rsidR="002A74E7">
        <w:rPr>
          <w:spacing w:val="-12"/>
        </w:rPr>
        <w:t xml:space="preserve"> </w:t>
      </w:r>
      <w:r w:rsidR="002A74E7">
        <w:t>high</w:t>
      </w:r>
      <w:r w:rsidR="002A74E7">
        <w:rPr>
          <w:spacing w:val="-13"/>
        </w:rPr>
        <w:t xml:space="preserve"> </w:t>
      </w:r>
      <w:r w:rsidR="002A74E7">
        <w:t>in</w:t>
      </w:r>
      <w:r w:rsidR="002A74E7">
        <w:rPr>
          <w:spacing w:val="-12"/>
        </w:rPr>
        <w:t xml:space="preserve"> </w:t>
      </w:r>
      <w:r w:rsidR="002A74E7">
        <w:t>summer.</w:t>
      </w:r>
      <w:r w:rsidR="002A74E7">
        <w:rPr>
          <w:spacing w:val="-3"/>
        </w:rPr>
        <w:t xml:space="preserve"> </w:t>
      </w:r>
      <w:r w:rsidR="002A74E7">
        <w:t>The</w:t>
      </w:r>
      <w:r w:rsidR="002A74E7">
        <w:rPr>
          <w:spacing w:val="-12"/>
        </w:rPr>
        <w:t xml:space="preserve"> </w:t>
      </w:r>
      <w:r w:rsidR="002A74E7">
        <w:t>values</w:t>
      </w:r>
      <w:r w:rsidR="002A74E7">
        <w:rPr>
          <w:spacing w:val="-13"/>
        </w:rPr>
        <w:t xml:space="preserve"> </w:t>
      </w:r>
      <w:r w:rsidR="002A74E7">
        <w:t>for</w:t>
      </w:r>
      <w:r w:rsidR="002A74E7">
        <w:rPr>
          <w:spacing w:val="-12"/>
        </w:rPr>
        <w:t xml:space="preserve"> </w:t>
      </w:r>
      <w:r w:rsidR="002A74E7">
        <w:t>each</w:t>
      </w:r>
      <w:r w:rsidR="002A74E7">
        <w:rPr>
          <w:spacing w:val="-13"/>
        </w:rPr>
        <w:t xml:space="preserve"> </w:t>
      </w:r>
      <w:r w:rsidR="002A74E7">
        <w:t>season</w:t>
      </w:r>
      <w:r w:rsidR="002A74E7">
        <w:rPr>
          <w:spacing w:val="-47"/>
        </w:rPr>
        <w:t xml:space="preserve"> </w:t>
      </w:r>
      <w:r w:rsidR="002A74E7">
        <w:t>add</w:t>
      </w:r>
      <w:r w:rsidR="002A74E7">
        <w:rPr>
          <w:spacing w:val="-2"/>
        </w:rPr>
        <w:t xml:space="preserve"> </w:t>
      </w:r>
      <w:r w:rsidR="002A74E7">
        <w:t>up</w:t>
      </w:r>
      <w:r w:rsidR="002A74E7">
        <w:rPr>
          <w:spacing w:val="-1"/>
        </w:rPr>
        <w:t xml:space="preserve"> </w:t>
      </w:r>
      <w:r w:rsidR="002A74E7">
        <w:t>to</w:t>
      </w:r>
      <w:r w:rsidR="002A74E7">
        <w:rPr>
          <w:spacing w:val="-1"/>
        </w:rPr>
        <w:t xml:space="preserve"> </w:t>
      </w:r>
      <w:r w:rsidR="002A74E7">
        <w:t>100</w:t>
      </w:r>
      <w:r w:rsidR="002A74E7">
        <w:rPr>
          <w:spacing w:val="-1"/>
        </w:rPr>
        <w:t xml:space="preserve"> </w:t>
      </w:r>
      <w:r w:rsidR="002A74E7">
        <w:t>%.</w:t>
      </w:r>
    </w:p>
    <w:p w14:paraId="4B290632" w14:textId="77777777" w:rsidR="0045732C" w:rsidRDefault="0045732C">
      <w:pPr>
        <w:pStyle w:val="BodyText"/>
        <w:rPr>
          <w:sz w:val="24"/>
        </w:rPr>
      </w:pPr>
    </w:p>
    <w:p w14:paraId="7FDF8866" w14:textId="77777777" w:rsidR="0045732C" w:rsidRDefault="002A74E7">
      <w:pPr>
        <w:pStyle w:val="BodyText"/>
        <w:spacing w:before="154" w:line="249" w:lineRule="auto"/>
        <w:ind w:left="166" w:right="143" w:firstLine="2"/>
      </w:pPr>
      <w:r>
        <w:t>variable</w:t>
      </w:r>
      <w:r>
        <w:rPr>
          <w:spacing w:val="5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greatest</w:t>
      </w:r>
      <w:r>
        <w:rPr>
          <w:spacing w:val="6"/>
        </w:rPr>
        <w:t xml:space="preserve"> </w:t>
      </w:r>
      <w:r>
        <w:t>predictive</w:t>
      </w:r>
      <w:r>
        <w:rPr>
          <w:spacing w:val="5"/>
        </w:rPr>
        <w:t xml:space="preserve"> </w:t>
      </w:r>
      <w:r>
        <w:t>power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gradient</w:t>
      </w:r>
      <w:r>
        <w:rPr>
          <w:spacing w:val="5"/>
        </w:rPr>
        <w:t xml:space="preserve"> </w:t>
      </w:r>
      <w:r>
        <w:t>boosting</w:t>
      </w:r>
      <w:r>
        <w:rPr>
          <w:spacing w:val="6"/>
        </w:rPr>
        <w:t xml:space="preserve"> </w:t>
      </w:r>
      <w:r>
        <w:t>machine.</w:t>
      </w:r>
      <w:r>
        <w:rPr>
          <w:spacing w:val="19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classifier,</w:t>
      </w:r>
      <w:r>
        <w:rPr>
          <w:spacing w:val="5"/>
        </w:rPr>
        <w:t xml:space="preserve"> </w:t>
      </w:r>
      <w:r>
        <w:t>such</w:t>
      </w:r>
      <w:r>
        <w:rPr>
          <w:spacing w:val="6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neural</w:t>
      </w:r>
      <w:r>
        <w:rPr>
          <w:spacing w:val="5"/>
        </w:rPr>
        <w:t xml:space="preserve"> </w:t>
      </w:r>
      <w:r>
        <w:t>network,</w:t>
      </w:r>
      <w:r>
        <w:rPr>
          <w:spacing w:val="-47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potentially</w:t>
      </w:r>
      <w:r>
        <w:rPr>
          <w:spacing w:val="-1"/>
        </w:rPr>
        <w:t xml:space="preserve"> </w:t>
      </w:r>
      <w:r>
        <w:t>produce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ranking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importance.</w:t>
      </w:r>
    </w:p>
    <w:p w14:paraId="3D80A1E6" w14:textId="6FAACC77" w:rsidR="0045732C" w:rsidRDefault="002A74E7">
      <w:pPr>
        <w:pStyle w:val="BodyText"/>
        <w:spacing w:before="135" w:line="249" w:lineRule="auto"/>
        <w:ind w:left="173" w:right="171"/>
        <w:jc w:val="both"/>
      </w:pPr>
      <w:r>
        <w:rPr>
          <w:rFonts w:ascii="Arial"/>
          <w:b/>
          <w:sz w:val="18"/>
        </w:rPr>
        <w:t>Worst Season for Tinnitus</w:t>
      </w:r>
      <w:r>
        <w:rPr>
          <w:rFonts w:ascii="Arial"/>
          <w:b/>
          <w:spacing w:val="1"/>
          <w:sz w:val="18"/>
        </w:rPr>
        <w:t xml:space="preserve"> </w:t>
      </w:r>
      <w:r>
        <w:t>This question cannot be answered unambiguously and conclusively. Related work on tinnitus</w:t>
      </w:r>
      <w:r>
        <w:rPr>
          <w:spacing w:val="1"/>
        </w:rPr>
        <w:t xml:space="preserve"> </w:t>
      </w:r>
      <w:commentRangeStart w:id="125"/>
      <w:r>
        <w:rPr>
          <w:w w:val="95"/>
        </w:rPr>
        <w:t xml:space="preserve">and seasonality does suggest winter as the </w:t>
      </w:r>
      <w:commentRangeStart w:id="126"/>
      <w:r>
        <w:rPr>
          <w:w w:val="95"/>
        </w:rPr>
        <w:t xml:space="preserve">worst </w:t>
      </w:r>
      <w:commentRangeEnd w:id="126"/>
      <w:r w:rsidR="00641B88">
        <w:rPr>
          <w:rStyle w:val="CommentReference"/>
        </w:rPr>
        <w:commentReference w:id="126"/>
      </w:r>
      <w:r>
        <w:rPr>
          <w:w w:val="95"/>
        </w:rPr>
        <w:t>season</w:t>
      </w:r>
      <w:commentRangeEnd w:id="125"/>
      <w:r w:rsidR="00641B88">
        <w:rPr>
          <w:rStyle w:val="CommentReference"/>
        </w:rPr>
        <w:commentReference w:id="125"/>
      </w:r>
      <w:r>
        <w:rPr>
          <w:w w:val="95"/>
        </w:rPr>
        <w:t>.</w:t>
      </w:r>
      <w:r>
        <w:rPr>
          <w:spacing w:val="45"/>
        </w:rPr>
        <w:t xml:space="preserve"> </w:t>
      </w:r>
      <w:commentRangeStart w:id="127"/>
      <w:r>
        <w:rPr>
          <w:w w:val="95"/>
        </w:rPr>
        <w:t>However, 41.8 % of individuals (n = 100) report perceiving summer as</w:t>
      </w:r>
      <w:r>
        <w:rPr>
          <w:spacing w:val="1"/>
          <w:w w:val="95"/>
        </w:rPr>
        <w:t xml:space="preserve"> </w:t>
      </w:r>
      <w:r>
        <w:rPr>
          <w:w w:val="95"/>
        </w:rPr>
        <w:t>the second worst seaso</w:t>
      </w:r>
      <w:commentRangeEnd w:id="127"/>
      <w:r w:rsidR="00641B88">
        <w:rPr>
          <w:rStyle w:val="CommentReference"/>
        </w:rPr>
        <w:commentReference w:id="127"/>
      </w:r>
      <w:r>
        <w:rPr>
          <w:w w:val="95"/>
        </w:rPr>
        <w:t>n, which argues against the theory of seasonal affective disorders. In the study, which aggregated tinnitus</w:t>
      </w:r>
      <w:r>
        <w:rPr>
          <w:spacing w:val="1"/>
          <w:w w:val="95"/>
        </w:rPr>
        <w:t xml:space="preserve"> </w:t>
      </w:r>
      <w:r>
        <w:t>search requests from online platforms by season and country, winter was also highlighted as a more frequent season. In the</w:t>
      </w:r>
      <w:r>
        <w:rPr>
          <w:spacing w:val="1"/>
        </w:rPr>
        <w:t xml:space="preserve"> </w:t>
      </w:r>
      <w:r>
        <w:t>study,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aggregated</w:t>
      </w:r>
      <w:r>
        <w:rPr>
          <w:spacing w:val="-4"/>
        </w:rPr>
        <w:t xml:space="preserve"> </w:t>
      </w:r>
      <w:r>
        <w:t>tinnitus</w:t>
      </w:r>
      <w:r>
        <w:rPr>
          <w:spacing w:val="-4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requests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platforms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season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country,</w:t>
      </w:r>
      <w:r>
        <w:rPr>
          <w:spacing w:val="-4"/>
        </w:rPr>
        <w:t xml:space="preserve"> </w:t>
      </w:r>
      <w:r>
        <w:t>winter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highlighted</w:t>
      </w:r>
      <w:r>
        <w:rPr>
          <w:spacing w:val="-4"/>
        </w:rPr>
        <w:t xml:space="preserve"> </w:t>
      </w:r>
      <w:r>
        <w:t>as</w:t>
      </w:r>
      <w:r>
        <w:rPr>
          <w:spacing w:val="-47"/>
        </w:rPr>
        <w:t xml:space="preserve"> </w:t>
      </w:r>
      <w:r>
        <w:t>a more frequent season</w:t>
      </w:r>
      <w:hyperlink w:anchor="_bookmark18" w:history="1">
        <w:r>
          <w:rPr>
            <w:color w:val="0000FF"/>
            <w:vertAlign w:val="superscript"/>
          </w:rPr>
          <w:t>11</w:t>
        </w:r>
      </w:hyperlink>
      <w:r>
        <w:t>. However, the results are different even for countries with similar longitudes. For example, this is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Sweden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United</w:t>
      </w:r>
      <w:r>
        <w:rPr>
          <w:spacing w:val="-3"/>
        </w:rPr>
        <w:t xml:space="preserve"> </w:t>
      </w:r>
      <w:r>
        <w:t>Kingdom.</w:t>
      </w:r>
      <w:r>
        <w:rPr>
          <w:spacing w:val="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noise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confounder</w:t>
      </w:r>
      <w:r>
        <w:rPr>
          <w:spacing w:val="-3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mentioned</w:t>
      </w:r>
      <w:r>
        <w:rPr>
          <w:spacing w:val="-47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bias.</w:t>
      </w:r>
      <w:ins w:id="128" w:author="Thomas Probst" w:date="2021-06-23T12:03:00Z">
        <w:r w:rsidR="00641B88">
          <w:t xml:space="preserve"> </w:t>
        </w:r>
      </w:ins>
    </w:p>
    <w:p w14:paraId="6926C4FC" w14:textId="553DB7F7" w:rsidR="000C2F21" w:rsidRDefault="000C2F21">
      <w:pPr>
        <w:pStyle w:val="BodyText"/>
        <w:spacing w:before="5"/>
        <w:rPr>
          <w:ins w:id="129" w:author="Thomas Probst" w:date="2021-06-17T12:04:00Z"/>
          <w:sz w:val="23"/>
        </w:rPr>
      </w:pPr>
    </w:p>
    <w:p w14:paraId="4B309401" w14:textId="77777777" w:rsidR="000C2F21" w:rsidRDefault="00641B88">
      <w:pPr>
        <w:pStyle w:val="BodyText"/>
        <w:spacing w:before="5"/>
        <w:rPr>
          <w:sz w:val="23"/>
        </w:rPr>
      </w:pPr>
      <w:commentRangeStart w:id="130"/>
      <w:commentRangeEnd w:id="130"/>
      <w:ins w:id="131" w:author="Thomas Probst" w:date="2021-06-23T12:03:00Z">
        <w:r>
          <w:rPr>
            <w:rStyle w:val="CommentReference"/>
          </w:rPr>
          <w:commentReference w:id="130"/>
        </w:r>
      </w:ins>
    </w:p>
    <w:p w14:paraId="5E9E67D9" w14:textId="77777777" w:rsidR="0045732C" w:rsidRDefault="002A74E7">
      <w:pPr>
        <w:pStyle w:val="Heading1"/>
        <w:spacing w:before="1"/>
        <w:jc w:val="both"/>
      </w:pPr>
      <w:r>
        <w:t>Materials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Methods</w:t>
      </w:r>
    </w:p>
    <w:p w14:paraId="7E02DC1A" w14:textId="77777777" w:rsidR="0045732C" w:rsidRDefault="002A74E7">
      <w:pPr>
        <w:pStyle w:val="BodyText"/>
        <w:spacing w:before="101" w:line="249" w:lineRule="auto"/>
        <w:ind w:left="166" w:right="137" w:firstLine="1"/>
        <w:jc w:val="both"/>
      </w:pPr>
      <w:r>
        <w:t>The</w:t>
      </w:r>
      <w:r>
        <w:rPr>
          <w:spacing w:val="-6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approved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Ethics</w:t>
      </w:r>
      <w:r>
        <w:rPr>
          <w:spacing w:val="-6"/>
        </w:rPr>
        <w:t xml:space="preserve"> </w:t>
      </w:r>
      <w:r>
        <w:t>Committee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Clinic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Regensburg</w:t>
      </w:r>
      <w:r>
        <w:rPr>
          <w:spacing w:val="-6"/>
        </w:rPr>
        <w:t xml:space="preserve"> </w:t>
      </w:r>
      <w:r>
        <w:t>(ethical</w:t>
      </w:r>
      <w:r>
        <w:rPr>
          <w:spacing w:val="-6"/>
        </w:rPr>
        <w:t xml:space="preserve"> </w:t>
      </w:r>
      <w:r>
        <w:t>approval</w:t>
      </w:r>
      <w:r>
        <w:rPr>
          <w:spacing w:val="-6"/>
        </w:rPr>
        <w:t xml:space="preserve"> </w:t>
      </w:r>
      <w:r>
        <w:t>No.</w:t>
      </w:r>
      <w:r>
        <w:rPr>
          <w:spacing w:val="5"/>
        </w:rPr>
        <w:t xml:space="preserve"> </w:t>
      </w:r>
      <w:r>
        <w:t>15-101-0204).</w:t>
      </w:r>
      <w:r>
        <w:rPr>
          <w:spacing w:val="-47"/>
        </w:rPr>
        <w:t xml:space="preserve"> </w:t>
      </w:r>
      <w:r>
        <w:t>All users read and approved the informed consent before participating in the study. The study was carried out in accordance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guidelines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regulations.</w:t>
      </w:r>
    </w:p>
    <w:p w14:paraId="4EC2BD57" w14:textId="77777777" w:rsidR="0045732C" w:rsidRDefault="002A74E7">
      <w:pPr>
        <w:spacing w:before="134" w:line="249" w:lineRule="auto"/>
        <w:ind w:left="173" w:right="171"/>
        <w:jc w:val="both"/>
        <w:rPr>
          <w:sz w:val="20"/>
        </w:rPr>
      </w:pPr>
      <w:r>
        <w:rPr>
          <w:rFonts w:ascii="Arial"/>
          <w:b/>
          <w:sz w:val="18"/>
        </w:rPr>
        <w:t>The questionnaires.</w:t>
      </w:r>
      <w:r>
        <w:rPr>
          <w:rFonts w:ascii="Arial"/>
          <w:b/>
          <w:spacing w:val="1"/>
          <w:sz w:val="18"/>
        </w:rPr>
        <w:t xml:space="preserve"> </w:t>
      </w:r>
      <w:r>
        <w:rPr>
          <w:sz w:val="20"/>
        </w:rPr>
        <w:t>For the tinnitus prediction task, three linked data sets were used. The first one refers to the baseline</w:t>
      </w:r>
      <w:r>
        <w:rPr>
          <w:spacing w:val="1"/>
          <w:sz w:val="20"/>
        </w:rPr>
        <w:t xml:space="preserve"> </w:t>
      </w:r>
      <w:r>
        <w:rPr>
          <w:sz w:val="20"/>
        </w:rPr>
        <w:t>questionnaire</w:t>
      </w:r>
      <w:r>
        <w:rPr>
          <w:spacing w:val="-4"/>
          <w:sz w:val="20"/>
        </w:rPr>
        <w:t xml:space="preserve"> </w:t>
      </w:r>
      <w:r>
        <w:rPr>
          <w:sz w:val="20"/>
        </w:rPr>
        <w:t>named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named</w:t>
      </w:r>
      <w:proofErr w:type="spellEnd"/>
      <w:r>
        <w:rPr>
          <w:spacing w:val="-5"/>
          <w:sz w:val="20"/>
        </w:rPr>
        <w:t xml:space="preserve"> </w:t>
      </w:r>
      <w:r>
        <w:rPr>
          <w:i/>
          <w:sz w:val="20"/>
        </w:rPr>
        <w:t>Tinnitus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Sample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Case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History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Questionnaire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(TSCHQ)</w:t>
      </w:r>
      <w:r>
        <w:rPr>
          <w:sz w:val="20"/>
        </w:rPr>
        <w:t>.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questionnaire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completed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each</w:t>
      </w:r>
    </w:p>
    <w:p w14:paraId="1FE6A207" w14:textId="77777777" w:rsidR="0045732C" w:rsidRDefault="0045732C">
      <w:pPr>
        <w:spacing w:line="249" w:lineRule="auto"/>
        <w:jc w:val="both"/>
        <w:rPr>
          <w:sz w:val="20"/>
        </w:rPr>
        <w:sectPr w:rsidR="0045732C">
          <w:pgSz w:w="12240" w:h="15840"/>
          <w:pgMar w:top="1500" w:right="960" w:bottom="840" w:left="960" w:header="0" w:footer="648" w:gutter="0"/>
          <w:cols w:space="720"/>
        </w:sectPr>
      </w:pPr>
    </w:p>
    <w:p w14:paraId="6DE29DD6" w14:textId="77777777" w:rsidR="0045732C" w:rsidRDefault="002A74E7">
      <w:pPr>
        <w:pStyle w:val="BodyText"/>
        <w:spacing w:before="68"/>
        <w:ind w:left="167" w:right="136"/>
        <w:jc w:val="both"/>
      </w:pPr>
      <w:r>
        <w:lastRenderedPageBreak/>
        <w:t xml:space="preserve">TYT user </w:t>
      </w:r>
      <w:r>
        <w:rPr>
          <w:i/>
        </w:rPr>
        <w:t xml:space="preserve">once </w:t>
      </w:r>
      <w:r>
        <w:t xml:space="preserve">when starting the app for the </w:t>
      </w:r>
      <w:proofErr w:type="spellStart"/>
      <w:r>
        <w:t>fist</w:t>
      </w:r>
      <w:proofErr w:type="spellEnd"/>
      <w:r>
        <w:t xml:space="preserve"> time.</w:t>
      </w:r>
      <w:r>
        <w:rPr>
          <w:spacing w:val="1"/>
        </w:rPr>
        <w:t xml:space="preserve"> </w:t>
      </w:r>
      <w:r>
        <w:t>In this questionnaire, demographic data as well as data about the</w:t>
      </w:r>
      <w:r>
        <w:rPr>
          <w:spacing w:val="1"/>
        </w:rPr>
        <w:t xml:space="preserve"> </w:t>
      </w:r>
      <w:r>
        <w:t>individual</w:t>
      </w:r>
      <w:r>
        <w:rPr>
          <w:spacing w:val="-3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tinnitus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collected,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onset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tinnitus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worst</w:t>
      </w:r>
      <w:r>
        <w:rPr>
          <w:spacing w:val="-3"/>
        </w:rPr>
        <w:t xml:space="preserve"> </w:t>
      </w:r>
      <w:r>
        <w:t>symptom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tinnitus.</w:t>
      </w:r>
      <w:r>
        <w:rPr>
          <w:spacing w:val="-47"/>
        </w:rPr>
        <w:t xml:space="preserve"> </w:t>
      </w:r>
      <w:r>
        <w:t>Baseline</w:t>
      </w:r>
      <w:r>
        <w:rPr>
          <w:spacing w:val="13"/>
        </w:rPr>
        <w:t xml:space="preserve"> </w:t>
      </w:r>
      <w:r>
        <w:t>characteristics</w:t>
      </w:r>
      <w:r>
        <w:rPr>
          <w:spacing w:val="13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questionnaire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five</w:t>
      </w:r>
      <w:r>
        <w:rPr>
          <w:spacing w:val="14"/>
        </w:rPr>
        <w:t xml:space="preserve"> </w:t>
      </w:r>
      <w:r>
        <w:t>countries</w:t>
      </w:r>
      <w:r>
        <w:rPr>
          <w:spacing w:val="13"/>
        </w:rPr>
        <w:t xml:space="preserve"> </w:t>
      </w:r>
      <w:r>
        <w:t>CH,</w:t>
      </w:r>
      <w:r>
        <w:rPr>
          <w:spacing w:val="13"/>
        </w:rPr>
        <w:t xml:space="preserve"> </w:t>
      </w:r>
      <w:r>
        <w:t>DE,</w:t>
      </w:r>
      <w:r>
        <w:rPr>
          <w:spacing w:val="13"/>
        </w:rPr>
        <w:t xml:space="preserve"> </w:t>
      </w:r>
      <w:r>
        <w:t>GB,</w:t>
      </w:r>
      <w:r>
        <w:rPr>
          <w:spacing w:val="14"/>
        </w:rPr>
        <w:t xml:space="preserve"> </w:t>
      </w:r>
      <w:r>
        <w:t>NL,</w:t>
      </w:r>
      <w:r>
        <w:rPr>
          <w:spacing w:val="13"/>
        </w:rPr>
        <w:t xml:space="preserve"> </w:t>
      </w:r>
      <w:r>
        <w:t>US,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well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other</w:t>
      </w:r>
      <w:r>
        <w:rPr>
          <w:spacing w:val="13"/>
        </w:rPr>
        <w:t xml:space="preserve"> </w:t>
      </w:r>
      <w:r>
        <w:t>countries,</w:t>
      </w:r>
      <w:r>
        <w:rPr>
          <w:spacing w:val="-47"/>
        </w:rPr>
        <w:t xml:space="preserve"> </w:t>
      </w:r>
      <w:r>
        <w:t xml:space="preserve">can be seen in Table </w:t>
      </w:r>
      <w:hyperlink w:anchor="_bookmark7" w:history="1">
        <w:r>
          <w:rPr>
            <w:color w:val="0000FF"/>
          </w:rPr>
          <w:t>6</w:t>
        </w:r>
      </w:hyperlink>
      <w:r>
        <w:t xml:space="preserve">. For the </w:t>
      </w:r>
      <w:proofErr w:type="gramStart"/>
      <w:r>
        <w:t>characteristics</w:t>
      </w:r>
      <w:proofErr w:type="gramEnd"/>
      <w:r>
        <w:t xml:space="preserve"> </w:t>
      </w:r>
      <w:r>
        <w:rPr>
          <w:i/>
        </w:rPr>
        <w:t xml:space="preserve">handedness </w:t>
      </w:r>
      <w:r>
        <w:t xml:space="preserve">and </w:t>
      </w:r>
      <w:r>
        <w:rPr>
          <w:i/>
        </w:rPr>
        <w:t>family history of tinnitus complaints</w:t>
      </w:r>
      <w:r>
        <w:t xml:space="preserve">, a </w:t>
      </w:r>
      <w:r>
        <w:rPr>
          <w:rFonts w:ascii="Calibri" w:hAnsi="Calibri"/>
          <w:i/>
        </w:rPr>
        <w:t>χ</w:t>
      </w:r>
      <w:r>
        <w:rPr>
          <w:position w:val="7"/>
          <w:sz w:val="14"/>
        </w:rPr>
        <w:t xml:space="preserve">2 </w:t>
      </w:r>
      <w:r>
        <w:t>test was performed.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Calibri" w:hAnsi="Calibri"/>
          <w:i/>
        </w:rPr>
        <w:t>χ</w:t>
      </w:r>
      <w:r>
        <w:rPr>
          <w:position w:val="7"/>
          <w:sz w:val="14"/>
        </w:rPr>
        <w:t>2</w:t>
      </w:r>
      <w:r>
        <w:rPr>
          <w:spacing w:val="1"/>
          <w:position w:val="7"/>
          <w:sz w:val="14"/>
        </w:rPr>
        <w:t xml:space="preserve"> </w:t>
      </w:r>
      <w:r>
        <w:t xml:space="preserve">test showed that there was no significant association within the country groups, </w:t>
      </w:r>
      <w:r>
        <w:rPr>
          <w:rFonts w:ascii="Calibri" w:hAnsi="Calibri"/>
          <w:i/>
        </w:rPr>
        <w:t>χ</w:t>
      </w:r>
      <w:r>
        <w:rPr>
          <w:position w:val="7"/>
          <w:sz w:val="14"/>
        </w:rPr>
        <w:t>2</w:t>
      </w:r>
      <w:r>
        <w:t>(8, N=2319) = 6.64, p=0.58 for</w:t>
      </w:r>
      <w:r>
        <w:rPr>
          <w:spacing w:val="1"/>
        </w:rPr>
        <w:t xml:space="preserve"> </w:t>
      </w:r>
      <w:r>
        <w:rPr>
          <w:i/>
        </w:rPr>
        <w:t>handedness</w:t>
      </w:r>
      <w:r>
        <w:t>,</w:t>
      </w:r>
      <w:r>
        <w:rPr>
          <w:spacing w:val="8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rFonts w:ascii="Calibri" w:hAnsi="Calibri"/>
          <w:i/>
        </w:rPr>
        <w:t>χ</w:t>
      </w:r>
      <w:r>
        <w:rPr>
          <w:position w:val="7"/>
          <w:sz w:val="14"/>
        </w:rPr>
        <w:t>2</w:t>
      </w:r>
      <w:r>
        <w:t>(4,</w:t>
      </w:r>
      <w:r>
        <w:rPr>
          <w:spacing w:val="9"/>
        </w:rPr>
        <w:t xml:space="preserve"> </w:t>
      </w:r>
      <w:r>
        <w:t>N=2314)</w:t>
      </w:r>
      <w:r>
        <w:rPr>
          <w:spacing w:val="8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4.33,</w:t>
      </w:r>
      <w:r>
        <w:rPr>
          <w:spacing w:val="9"/>
        </w:rPr>
        <w:t xml:space="preserve"> </w:t>
      </w:r>
      <w:r>
        <w:t>p=0.36,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rPr>
          <w:i/>
        </w:rPr>
        <w:t>family</w:t>
      </w:r>
      <w:r>
        <w:rPr>
          <w:i/>
          <w:spacing w:val="9"/>
        </w:rPr>
        <w:t xml:space="preserve"> </w:t>
      </w:r>
      <w:r>
        <w:rPr>
          <w:i/>
        </w:rPr>
        <w:t>history</w:t>
      </w:r>
      <w:r>
        <w:t>.</w:t>
      </w:r>
      <w:r>
        <w:rPr>
          <w:spacing w:val="2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compare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age</w:t>
      </w:r>
      <w:r>
        <w:rPr>
          <w:spacing w:val="9"/>
        </w:rPr>
        <w:t xml:space="preserve"> </w:t>
      </w:r>
      <w:r>
        <w:t>distributions</w:t>
      </w:r>
      <w:r>
        <w:rPr>
          <w:spacing w:val="9"/>
        </w:rPr>
        <w:t xml:space="preserve"> </w:t>
      </w:r>
      <w:r>
        <w:t>between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countries,</w:t>
      </w:r>
      <w:r>
        <w:rPr>
          <w:spacing w:val="-48"/>
        </w:rPr>
        <w:t xml:space="preserve"> </w:t>
      </w:r>
      <w:r>
        <w:t xml:space="preserve">a one-way ANOVA was performed with </w:t>
      </w:r>
      <w:proofErr w:type="gramStart"/>
      <w:r>
        <w:t>F(</w:t>
      </w:r>
      <w:proofErr w:type="gramEnd"/>
      <w:r>
        <w:t>4, 2267) = 5.17, p &lt; 0.001. A post-hoc pairwise Tukey test revealed differences</w:t>
      </w:r>
      <w:r>
        <w:rPr>
          <w:spacing w:val="1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US</w:t>
      </w:r>
      <w:r>
        <w:rPr>
          <w:spacing w:val="-9"/>
        </w:rPr>
        <w:t xml:space="preserve"> </w:t>
      </w:r>
      <w:r>
        <w:t>(</w:t>
      </w:r>
      <w:proofErr w:type="spellStart"/>
      <w:r>
        <w:t>meandiff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2.36,</w:t>
      </w:r>
      <w:r>
        <w:rPr>
          <w:spacing w:val="-10"/>
        </w:rPr>
        <w:t xml:space="preserve"> </w:t>
      </w:r>
      <w:r>
        <w:t>p</w:t>
      </w:r>
      <w:r>
        <w:rPr>
          <w:spacing w:val="-9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0.05),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GB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US</w:t>
      </w:r>
      <w:r>
        <w:rPr>
          <w:spacing w:val="-10"/>
        </w:rPr>
        <w:t xml:space="preserve"> </w:t>
      </w:r>
      <w:r>
        <w:t>(</w:t>
      </w:r>
      <w:proofErr w:type="spellStart"/>
      <w:r>
        <w:t>meandiff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5.07,</w:t>
      </w:r>
      <w:r>
        <w:rPr>
          <w:spacing w:val="-10"/>
        </w:rPr>
        <w:t xml:space="preserve"> </w:t>
      </w:r>
      <w:r>
        <w:t>p</w:t>
      </w:r>
      <w:r>
        <w:rPr>
          <w:spacing w:val="-10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0.01). The</w:t>
      </w:r>
      <w:r>
        <w:rPr>
          <w:spacing w:val="-9"/>
        </w:rPr>
        <w:t xml:space="preserve"> </w:t>
      </w:r>
      <w:r>
        <w:t>remaining</w:t>
      </w:r>
      <w:r>
        <w:rPr>
          <w:spacing w:val="-10"/>
        </w:rPr>
        <w:t xml:space="preserve"> </w:t>
      </w:r>
      <w:r>
        <w:t>8</w:t>
      </w:r>
      <w:r>
        <w:rPr>
          <w:spacing w:val="-10"/>
        </w:rPr>
        <w:t xml:space="preserve"> </w:t>
      </w:r>
      <w:r>
        <w:t>pairwise</w:t>
      </w:r>
      <w:r>
        <w:rPr>
          <w:spacing w:val="-9"/>
        </w:rPr>
        <w:t xml:space="preserve"> </w:t>
      </w:r>
      <w:r>
        <w:t>groups</w:t>
      </w:r>
      <w:r>
        <w:rPr>
          <w:spacing w:val="-48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differences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means.</w:t>
      </w:r>
    </w:p>
    <w:p w14:paraId="29CE1CE5" w14:textId="77777777" w:rsidR="0045732C" w:rsidRDefault="0045732C">
      <w:pPr>
        <w:pStyle w:val="BodyText"/>
        <w:spacing w:before="7"/>
        <w:rPr>
          <w:sz w:val="26"/>
        </w:rPr>
      </w:pPr>
    </w:p>
    <w:tbl>
      <w:tblPr>
        <w:tblStyle w:val="TableNormal1"/>
        <w:tblW w:w="0" w:type="auto"/>
        <w:tblInd w:w="227" w:type="dxa"/>
        <w:tblLayout w:type="fixed"/>
        <w:tblLook w:val="01E0" w:firstRow="1" w:lastRow="1" w:firstColumn="1" w:lastColumn="1" w:noHBand="0" w:noVBand="0"/>
      </w:tblPr>
      <w:tblGrid>
        <w:gridCol w:w="634"/>
        <w:gridCol w:w="605"/>
        <w:gridCol w:w="621"/>
        <w:gridCol w:w="605"/>
        <w:gridCol w:w="630"/>
        <w:gridCol w:w="579"/>
        <w:gridCol w:w="621"/>
        <w:gridCol w:w="610"/>
        <w:gridCol w:w="613"/>
        <w:gridCol w:w="601"/>
        <w:gridCol w:w="698"/>
        <w:gridCol w:w="862"/>
        <w:gridCol w:w="687"/>
        <w:gridCol w:w="755"/>
        <w:gridCol w:w="746"/>
      </w:tblGrid>
      <w:tr w:rsidR="0045732C" w14:paraId="169F8AB2" w14:textId="77777777">
        <w:trPr>
          <w:trHeight w:val="372"/>
        </w:trPr>
        <w:tc>
          <w:tcPr>
            <w:tcW w:w="1239" w:type="dxa"/>
            <w:gridSpan w:val="2"/>
            <w:tcBorders>
              <w:bottom w:val="double" w:sz="6" w:space="0" w:color="000000"/>
              <w:right w:val="single" w:sz="6" w:space="0" w:color="000000"/>
            </w:tcBorders>
          </w:tcPr>
          <w:p w14:paraId="6337444C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880" w:type="dxa"/>
            <w:gridSpan w:val="8"/>
            <w:tcBorders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14:paraId="5A43FFE9" w14:textId="77777777" w:rsidR="0045732C" w:rsidRDefault="002A74E7">
            <w:pPr>
              <w:pStyle w:val="TableParagraph"/>
              <w:spacing w:before="39"/>
              <w:ind w:left="1826" w:right="1813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Age</w:t>
            </w:r>
          </w:p>
          <w:p w14:paraId="7DBD617C" w14:textId="77777777" w:rsidR="0045732C" w:rsidRDefault="002A74E7">
            <w:pPr>
              <w:pStyle w:val="TableParagraph"/>
              <w:spacing w:before="14"/>
              <w:ind w:left="1826" w:right="1818"/>
              <w:jc w:val="center"/>
              <w:rPr>
                <w:b/>
                <w:sz w:val="10"/>
              </w:rPr>
            </w:pPr>
            <w:proofErr w:type="gramStart"/>
            <w:r>
              <w:rPr>
                <w:b/>
                <w:sz w:val="10"/>
              </w:rPr>
              <w:t>F(</w:t>
            </w:r>
            <w:proofErr w:type="gramEnd"/>
            <w:r>
              <w:rPr>
                <w:b/>
                <w:sz w:val="10"/>
              </w:rPr>
              <w:t>4,</w:t>
            </w:r>
            <w:r>
              <w:rPr>
                <w:b/>
                <w:spacing w:val="2"/>
                <w:sz w:val="10"/>
              </w:rPr>
              <w:t xml:space="preserve"> </w:t>
            </w:r>
            <w:r>
              <w:rPr>
                <w:b/>
                <w:sz w:val="10"/>
              </w:rPr>
              <w:t>2267)</w:t>
            </w:r>
            <w:r>
              <w:rPr>
                <w:b/>
                <w:spacing w:val="2"/>
                <w:sz w:val="10"/>
              </w:rPr>
              <w:t xml:space="preserve"> </w:t>
            </w:r>
            <w:r>
              <w:rPr>
                <w:b/>
                <w:sz w:val="10"/>
              </w:rPr>
              <w:t>=</w:t>
            </w:r>
            <w:r>
              <w:rPr>
                <w:b/>
                <w:spacing w:val="1"/>
                <w:sz w:val="10"/>
              </w:rPr>
              <w:t xml:space="preserve"> </w:t>
            </w:r>
            <w:r>
              <w:rPr>
                <w:b/>
                <w:sz w:val="10"/>
              </w:rPr>
              <w:t>5.17,</w:t>
            </w:r>
            <w:r>
              <w:rPr>
                <w:b/>
                <w:spacing w:val="2"/>
                <w:sz w:val="10"/>
              </w:rPr>
              <w:t xml:space="preserve"> </w:t>
            </w:r>
            <w:r>
              <w:rPr>
                <w:b/>
                <w:sz w:val="10"/>
              </w:rPr>
              <w:t>p</w:t>
            </w:r>
            <w:r>
              <w:rPr>
                <w:b/>
                <w:spacing w:val="2"/>
                <w:sz w:val="10"/>
              </w:rPr>
              <w:t xml:space="preserve"> </w:t>
            </w:r>
            <w:r>
              <w:rPr>
                <w:b/>
                <w:sz w:val="10"/>
              </w:rPr>
              <w:t>&lt;</w:t>
            </w:r>
            <w:r>
              <w:rPr>
                <w:b/>
                <w:spacing w:val="1"/>
                <w:sz w:val="10"/>
              </w:rPr>
              <w:t xml:space="preserve"> </w:t>
            </w:r>
            <w:r>
              <w:rPr>
                <w:b/>
                <w:sz w:val="10"/>
              </w:rPr>
              <w:t>0.001</w:t>
            </w:r>
          </w:p>
        </w:tc>
        <w:tc>
          <w:tcPr>
            <w:tcW w:w="2247" w:type="dxa"/>
            <w:gridSpan w:val="3"/>
            <w:tcBorders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14:paraId="6551DC10" w14:textId="77777777" w:rsidR="0045732C" w:rsidRDefault="002A74E7">
            <w:pPr>
              <w:pStyle w:val="TableParagraph"/>
              <w:spacing w:before="60"/>
              <w:ind w:left="472" w:right="464"/>
              <w:jc w:val="center"/>
              <w:rPr>
                <w:b/>
                <w:sz w:val="11"/>
              </w:rPr>
            </w:pPr>
            <w:proofErr w:type="spellStart"/>
            <w:r>
              <w:rPr>
                <w:b/>
                <w:w w:val="105"/>
                <w:sz w:val="11"/>
              </w:rPr>
              <w:t>Handesness</w:t>
            </w:r>
            <w:proofErr w:type="spellEnd"/>
          </w:p>
          <w:p w14:paraId="10744222" w14:textId="77777777" w:rsidR="0045732C" w:rsidRDefault="002A74E7">
            <w:pPr>
              <w:pStyle w:val="TableParagraph"/>
              <w:spacing w:before="13"/>
              <w:ind w:left="472" w:right="468"/>
              <w:jc w:val="center"/>
              <w:rPr>
                <w:b/>
                <w:sz w:val="10"/>
              </w:rPr>
            </w:pPr>
            <w:r>
              <w:rPr>
                <w:b/>
                <w:sz w:val="10"/>
              </w:rPr>
              <w:t>X</w:t>
            </w:r>
            <w:proofErr w:type="gramStart"/>
            <w:r>
              <w:rPr>
                <w:b/>
                <w:sz w:val="10"/>
              </w:rPr>
              <w:t>²(</w:t>
            </w:r>
            <w:proofErr w:type="gramEnd"/>
            <w:r>
              <w:rPr>
                <w:b/>
                <w:sz w:val="10"/>
              </w:rPr>
              <w:t>8,</w:t>
            </w:r>
            <w:r>
              <w:rPr>
                <w:b/>
                <w:spacing w:val="2"/>
                <w:sz w:val="10"/>
              </w:rPr>
              <w:t xml:space="preserve"> </w:t>
            </w:r>
            <w:r>
              <w:rPr>
                <w:b/>
                <w:sz w:val="10"/>
              </w:rPr>
              <w:t>N=2319)</w:t>
            </w:r>
            <w:r>
              <w:rPr>
                <w:b/>
                <w:spacing w:val="1"/>
                <w:sz w:val="10"/>
              </w:rPr>
              <w:t xml:space="preserve"> </w:t>
            </w:r>
            <w:r>
              <w:rPr>
                <w:b/>
                <w:sz w:val="10"/>
              </w:rPr>
              <w:t>= 6.64,</w:t>
            </w:r>
            <w:r>
              <w:rPr>
                <w:b/>
                <w:spacing w:val="2"/>
                <w:sz w:val="10"/>
              </w:rPr>
              <w:t xml:space="preserve"> </w:t>
            </w:r>
            <w:r>
              <w:rPr>
                <w:b/>
                <w:sz w:val="10"/>
              </w:rPr>
              <w:t>p=0.58</w:t>
            </w:r>
          </w:p>
        </w:tc>
        <w:tc>
          <w:tcPr>
            <w:tcW w:w="1501" w:type="dxa"/>
            <w:gridSpan w:val="2"/>
            <w:tcBorders>
              <w:left w:val="single" w:sz="6" w:space="0" w:color="000000"/>
              <w:bottom w:val="double" w:sz="6" w:space="0" w:color="000000"/>
            </w:tcBorders>
          </w:tcPr>
          <w:p w14:paraId="5719D08A" w14:textId="77777777" w:rsidR="0045732C" w:rsidRDefault="002A74E7">
            <w:pPr>
              <w:pStyle w:val="TableParagraph"/>
              <w:spacing w:before="60"/>
              <w:ind w:left="99" w:right="100"/>
              <w:jc w:val="center"/>
              <w:rPr>
                <w:b/>
                <w:sz w:val="11"/>
              </w:rPr>
            </w:pPr>
            <w:r>
              <w:rPr>
                <w:b/>
                <w:w w:val="105"/>
                <w:sz w:val="11"/>
              </w:rPr>
              <w:t>Family</w:t>
            </w:r>
            <w:r>
              <w:rPr>
                <w:b/>
                <w:spacing w:val="-5"/>
                <w:w w:val="105"/>
                <w:sz w:val="11"/>
              </w:rPr>
              <w:t xml:space="preserve"> </w:t>
            </w:r>
            <w:r>
              <w:rPr>
                <w:b/>
                <w:w w:val="105"/>
                <w:sz w:val="11"/>
              </w:rPr>
              <w:t>History</w:t>
            </w:r>
          </w:p>
          <w:p w14:paraId="14623532" w14:textId="77777777" w:rsidR="0045732C" w:rsidRDefault="002A74E7">
            <w:pPr>
              <w:pStyle w:val="TableParagraph"/>
              <w:spacing w:before="13"/>
              <w:ind w:left="99" w:right="102"/>
              <w:jc w:val="center"/>
              <w:rPr>
                <w:b/>
                <w:sz w:val="10"/>
              </w:rPr>
            </w:pPr>
            <w:r>
              <w:rPr>
                <w:b/>
                <w:sz w:val="10"/>
              </w:rPr>
              <w:t>X</w:t>
            </w:r>
            <w:proofErr w:type="gramStart"/>
            <w:r>
              <w:rPr>
                <w:b/>
                <w:sz w:val="10"/>
              </w:rPr>
              <w:t>²(</w:t>
            </w:r>
            <w:proofErr w:type="gramEnd"/>
            <w:r>
              <w:rPr>
                <w:b/>
                <w:sz w:val="10"/>
              </w:rPr>
              <w:t>4,</w:t>
            </w:r>
            <w:r>
              <w:rPr>
                <w:b/>
                <w:spacing w:val="2"/>
                <w:sz w:val="10"/>
              </w:rPr>
              <w:t xml:space="preserve"> </w:t>
            </w:r>
            <w:r>
              <w:rPr>
                <w:b/>
                <w:sz w:val="10"/>
              </w:rPr>
              <w:t>N=2314)</w:t>
            </w:r>
            <w:r>
              <w:rPr>
                <w:b/>
                <w:spacing w:val="1"/>
                <w:sz w:val="10"/>
              </w:rPr>
              <w:t xml:space="preserve"> </w:t>
            </w:r>
            <w:r>
              <w:rPr>
                <w:b/>
                <w:sz w:val="10"/>
              </w:rPr>
              <w:t>= 4.33,</w:t>
            </w:r>
            <w:r>
              <w:rPr>
                <w:b/>
                <w:spacing w:val="2"/>
                <w:sz w:val="10"/>
              </w:rPr>
              <w:t xml:space="preserve"> </w:t>
            </w:r>
            <w:r>
              <w:rPr>
                <w:b/>
                <w:sz w:val="10"/>
              </w:rPr>
              <w:t>p=0.36</w:t>
            </w:r>
          </w:p>
        </w:tc>
      </w:tr>
      <w:tr w:rsidR="0045732C" w14:paraId="276C9F40" w14:textId="77777777">
        <w:trPr>
          <w:trHeight w:val="159"/>
        </w:trPr>
        <w:tc>
          <w:tcPr>
            <w:tcW w:w="634" w:type="dxa"/>
            <w:tcBorders>
              <w:top w:val="double" w:sz="6" w:space="0" w:color="000000"/>
              <w:bottom w:val="single" w:sz="6" w:space="0" w:color="000000"/>
            </w:tcBorders>
          </w:tcPr>
          <w:p w14:paraId="019885BE" w14:textId="77777777" w:rsidR="0045732C" w:rsidRDefault="002A74E7">
            <w:pPr>
              <w:pStyle w:val="TableParagraph"/>
              <w:spacing w:line="139" w:lineRule="exact"/>
              <w:ind w:left="67" w:right="63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Country</w:t>
            </w:r>
          </w:p>
        </w:tc>
        <w:tc>
          <w:tcPr>
            <w:tcW w:w="605" w:type="dxa"/>
            <w:tcBorders>
              <w:top w:val="double" w:sz="6" w:space="0" w:color="000000"/>
              <w:bottom w:val="single" w:sz="6" w:space="0" w:color="000000"/>
              <w:right w:val="single" w:sz="6" w:space="0" w:color="000000"/>
            </w:tcBorders>
          </w:tcPr>
          <w:p w14:paraId="534F6A8B" w14:textId="77777777" w:rsidR="0045732C" w:rsidRDefault="002A74E7">
            <w:pPr>
              <w:pStyle w:val="TableParagraph"/>
              <w:spacing w:line="139" w:lineRule="exact"/>
              <w:ind w:left="71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Sex</w:t>
            </w:r>
          </w:p>
        </w:tc>
        <w:tc>
          <w:tcPr>
            <w:tcW w:w="62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</w:tcBorders>
          </w:tcPr>
          <w:p w14:paraId="28B729E5" w14:textId="77777777" w:rsidR="0045732C" w:rsidRDefault="002A74E7">
            <w:pPr>
              <w:pStyle w:val="TableParagraph"/>
              <w:spacing w:line="139" w:lineRule="exact"/>
              <w:ind w:left="116" w:right="1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Count</w:t>
            </w:r>
          </w:p>
        </w:tc>
        <w:tc>
          <w:tcPr>
            <w:tcW w:w="605" w:type="dxa"/>
            <w:tcBorders>
              <w:top w:val="double" w:sz="6" w:space="0" w:color="000000"/>
              <w:bottom w:val="single" w:sz="6" w:space="0" w:color="000000"/>
            </w:tcBorders>
          </w:tcPr>
          <w:p w14:paraId="15CEFB81" w14:textId="77777777" w:rsidR="0045732C" w:rsidRDefault="002A74E7">
            <w:pPr>
              <w:pStyle w:val="TableParagraph"/>
              <w:spacing w:line="139" w:lineRule="exact"/>
              <w:ind w:left="125" w:right="121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Mean</w:t>
            </w:r>
          </w:p>
        </w:tc>
        <w:tc>
          <w:tcPr>
            <w:tcW w:w="630" w:type="dxa"/>
            <w:tcBorders>
              <w:top w:val="double" w:sz="6" w:space="0" w:color="000000"/>
              <w:bottom w:val="single" w:sz="6" w:space="0" w:color="000000"/>
            </w:tcBorders>
          </w:tcPr>
          <w:p w14:paraId="40933803" w14:textId="77777777" w:rsidR="0045732C" w:rsidRDefault="002A74E7">
            <w:pPr>
              <w:pStyle w:val="TableParagraph"/>
              <w:spacing w:line="139" w:lineRule="exact"/>
              <w:ind w:right="229"/>
              <w:rPr>
                <w:b/>
                <w:sz w:val="14"/>
              </w:rPr>
            </w:pPr>
            <w:r>
              <w:rPr>
                <w:b/>
                <w:sz w:val="14"/>
              </w:rPr>
              <w:t>Std</w:t>
            </w:r>
          </w:p>
        </w:tc>
        <w:tc>
          <w:tcPr>
            <w:tcW w:w="579" w:type="dxa"/>
            <w:tcBorders>
              <w:top w:val="double" w:sz="6" w:space="0" w:color="000000"/>
              <w:bottom w:val="single" w:sz="6" w:space="0" w:color="000000"/>
            </w:tcBorders>
          </w:tcPr>
          <w:p w14:paraId="6AD8B51C" w14:textId="77777777" w:rsidR="0045732C" w:rsidRDefault="002A74E7">
            <w:pPr>
              <w:pStyle w:val="TableParagraph"/>
              <w:spacing w:line="139" w:lineRule="exact"/>
              <w:ind w:left="155" w:right="15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Min</w:t>
            </w:r>
          </w:p>
        </w:tc>
        <w:tc>
          <w:tcPr>
            <w:tcW w:w="621" w:type="dxa"/>
            <w:tcBorders>
              <w:top w:val="double" w:sz="6" w:space="0" w:color="000000"/>
              <w:bottom w:val="single" w:sz="6" w:space="0" w:color="000000"/>
            </w:tcBorders>
          </w:tcPr>
          <w:p w14:paraId="16A8F434" w14:textId="77777777" w:rsidR="0045732C" w:rsidRDefault="002A74E7">
            <w:pPr>
              <w:pStyle w:val="TableParagraph"/>
              <w:spacing w:line="139" w:lineRule="exact"/>
              <w:ind w:left="167" w:right="14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25%</w:t>
            </w:r>
          </w:p>
        </w:tc>
        <w:tc>
          <w:tcPr>
            <w:tcW w:w="610" w:type="dxa"/>
            <w:tcBorders>
              <w:top w:val="double" w:sz="6" w:space="0" w:color="000000"/>
              <w:bottom w:val="single" w:sz="6" w:space="0" w:color="000000"/>
            </w:tcBorders>
          </w:tcPr>
          <w:p w14:paraId="6AAD1A46" w14:textId="77777777" w:rsidR="0045732C" w:rsidRDefault="002A74E7">
            <w:pPr>
              <w:pStyle w:val="TableParagraph"/>
              <w:spacing w:line="139" w:lineRule="exact"/>
              <w:ind w:left="155" w:right="14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50%</w:t>
            </w:r>
          </w:p>
        </w:tc>
        <w:tc>
          <w:tcPr>
            <w:tcW w:w="613" w:type="dxa"/>
            <w:tcBorders>
              <w:top w:val="double" w:sz="6" w:space="0" w:color="000000"/>
              <w:bottom w:val="single" w:sz="6" w:space="0" w:color="000000"/>
            </w:tcBorders>
          </w:tcPr>
          <w:p w14:paraId="0DD5CFCA" w14:textId="77777777" w:rsidR="0045732C" w:rsidRDefault="002A74E7">
            <w:pPr>
              <w:pStyle w:val="TableParagraph"/>
              <w:spacing w:line="139" w:lineRule="exact"/>
              <w:ind w:left="155" w:right="151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75%</w:t>
            </w:r>
          </w:p>
        </w:tc>
        <w:tc>
          <w:tcPr>
            <w:tcW w:w="601" w:type="dxa"/>
            <w:tcBorders>
              <w:top w:val="double" w:sz="6" w:space="0" w:color="000000"/>
              <w:bottom w:val="single" w:sz="6" w:space="0" w:color="000000"/>
              <w:right w:val="single" w:sz="6" w:space="0" w:color="000000"/>
            </w:tcBorders>
          </w:tcPr>
          <w:p w14:paraId="5E91427C" w14:textId="77777777" w:rsidR="0045732C" w:rsidRDefault="002A74E7">
            <w:pPr>
              <w:pStyle w:val="TableParagraph"/>
              <w:spacing w:line="139" w:lineRule="exact"/>
              <w:ind w:left="156" w:right="14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Max</w:t>
            </w:r>
          </w:p>
        </w:tc>
        <w:tc>
          <w:tcPr>
            <w:tcW w:w="69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</w:tcBorders>
          </w:tcPr>
          <w:p w14:paraId="05B0818B" w14:textId="77777777" w:rsidR="0045732C" w:rsidRDefault="002A74E7">
            <w:pPr>
              <w:pStyle w:val="TableParagraph"/>
              <w:spacing w:line="139" w:lineRule="exact"/>
              <w:ind w:left="260"/>
              <w:jc w:val="left"/>
              <w:rPr>
                <w:b/>
                <w:sz w:val="14"/>
              </w:rPr>
            </w:pPr>
            <w:r>
              <w:rPr>
                <w:b/>
                <w:sz w:val="14"/>
              </w:rPr>
              <w:t>Left</w:t>
            </w:r>
          </w:p>
        </w:tc>
        <w:tc>
          <w:tcPr>
            <w:tcW w:w="862" w:type="dxa"/>
            <w:tcBorders>
              <w:top w:val="double" w:sz="6" w:space="0" w:color="000000"/>
              <w:bottom w:val="single" w:sz="6" w:space="0" w:color="000000"/>
            </w:tcBorders>
          </w:tcPr>
          <w:p w14:paraId="5F665396" w14:textId="77777777" w:rsidR="0045732C" w:rsidRDefault="002A74E7">
            <w:pPr>
              <w:pStyle w:val="TableParagraph"/>
              <w:spacing w:line="139" w:lineRule="exact"/>
              <w:ind w:left="112" w:right="10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Both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Sides</w:t>
            </w:r>
          </w:p>
        </w:tc>
        <w:tc>
          <w:tcPr>
            <w:tcW w:w="687" w:type="dxa"/>
            <w:tcBorders>
              <w:top w:val="double" w:sz="6" w:space="0" w:color="000000"/>
              <w:bottom w:val="single" w:sz="6" w:space="0" w:color="000000"/>
              <w:right w:val="single" w:sz="6" w:space="0" w:color="000000"/>
            </w:tcBorders>
          </w:tcPr>
          <w:p w14:paraId="73A19421" w14:textId="77777777" w:rsidR="0045732C" w:rsidRDefault="002A74E7">
            <w:pPr>
              <w:pStyle w:val="TableParagraph"/>
              <w:spacing w:line="139" w:lineRule="exact"/>
              <w:ind w:left="158"/>
              <w:jc w:val="left"/>
              <w:rPr>
                <w:b/>
                <w:sz w:val="14"/>
              </w:rPr>
            </w:pPr>
            <w:r>
              <w:rPr>
                <w:b/>
                <w:sz w:val="14"/>
              </w:rPr>
              <w:t>Right</w:t>
            </w:r>
          </w:p>
        </w:tc>
        <w:tc>
          <w:tcPr>
            <w:tcW w:w="75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</w:tcBorders>
          </w:tcPr>
          <w:p w14:paraId="18BCB2BF" w14:textId="77777777" w:rsidR="0045732C" w:rsidRDefault="002A74E7">
            <w:pPr>
              <w:pStyle w:val="TableParagraph"/>
              <w:spacing w:line="139" w:lineRule="exact"/>
              <w:ind w:left="165" w:right="16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No</w:t>
            </w:r>
          </w:p>
        </w:tc>
        <w:tc>
          <w:tcPr>
            <w:tcW w:w="746" w:type="dxa"/>
            <w:tcBorders>
              <w:top w:val="double" w:sz="6" w:space="0" w:color="000000"/>
              <w:bottom w:val="single" w:sz="6" w:space="0" w:color="000000"/>
            </w:tcBorders>
          </w:tcPr>
          <w:p w14:paraId="1A220D80" w14:textId="77777777" w:rsidR="0045732C" w:rsidRDefault="002A74E7">
            <w:pPr>
              <w:pStyle w:val="TableParagraph"/>
              <w:spacing w:line="139" w:lineRule="exact"/>
              <w:ind w:left="164" w:right="163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Yes</w:t>
            </w:r>
          </w:p>
        </w:tc>
      </w:tr>
      <w:tr w:rsidR="0045732C" w14:paraId="52B7D87E" w14:textId="77777777">
        <w:trPr>
          <w:trHeight w:val="172"/>
        </w:trPr>
        <w:tc>
          <w:tcPr>
            <w:tcW w:w="634" w:type="dxa"/>
            <w:tcBorders>
              <w:top w:val="single" w:sz="6" w:space="0" w:color="000000"/>
            </w:tcBorders>
          </w:tcPr>
          <w:p w14:paraId="0D261320" w14:textId="77777777" w:rsidR="0045732C" w:rsidRDefault="002A74E7">
            <w:pPr>
              <w:pStyle w:val="TableParagraph"/>
              <w:spacing w:before="85" w:line="67" w:lineRule="exact"/>
              <w:ind w:left="67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CH</w:t>
            </w:r>
          </w:p>
        </w:tc>
        <w:tc>
          <w:tcPr>
            <w:tcW w:w="605" w:type="dxa"/>
            <w:tcBorders>
              <w:top w:val="single" w:sz="6" w:space="0" w:color="000000"/>
              <w:right w:val="single" w:sz="6" w:space="0" w:color="000000"/>
            </w:tcBorders>
          </w:tcPr>
          <w:p w14:paraId="08B860EF" w14:textId="77777777" w:rsidR="0045732C" w:rsidRDefault="002A74E7">
            <w:pPr>
              <w:pStyle w:val="TableParagraph"/>
              <w:spacing w:line="153" w:lineRule="exact"/>
              <w:ind w:left="74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Female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</w:tcBorders>
          </w:tcPr>
          <w:p w14:paraId="246B6E0B" w14:textId="77777777" w:rsidR="0045732C" w:rsidRDefault="002A74E7">
            <w:pPr>
              <w:pStyle w:val="TableParagraph"/>
              <w:spacing w:line="153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605" w:type="dxa"/>
            <w:tcBorders>
              <w:top w:val="single" w:sz="6" w:space="0" w:color="000000"/>
            </w:tcBorders>
          </w:tcPr>
          <w:p w14:paraId="48695ED5" w14:textId="77777777" w:rsidR="0045732C" w:rsidRDefault="002A74E7">
            <w:pPr>
              <w:pStyle w:val="TableParagraph"/>
              <w:spacing w:line="153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48.38</w:t>
            </w:r>
          </w:p>
        </w:tc>
        <w:tc>
          <w:tcPr>
            <w:tcW w:w="630" w:type="dxa"/>
            <w:tcBorders>
              <w:top w:val="single" w:sz="6" w:space="0" w:color="000000"/>
            </w:tcBorders>
          </w:tcPr>
          <w:p w14:paraId="0D67EC1F" w14:textId="77777777" w:rsidR="0045732C" w:rsidRDefault="002A74E7">
            <w:pPr>
              <w:pStyle w:val="TableParagraph"/>
              <w:spacing w:line="153" w:lineRule="exact"/>
              <w:ind w:right="163"/>
              <w:rPr>
                <w:sz w:val="14"/>
              </w:rPr>
            </w:pPr>
            <w:r>
              <w:rPr>
                <w:sz w:val="14"/>
              </w:rPr>
              <w:t>13.84</w:t>
            </w:r>
          </w:p>
        </w:tc>
        <w:tc>
          <w:tcPr>
            <w:tcW w:w="579" w:type="dxa"/>
            <w:tcBorders>
              <w:top w:val="single" w:sz="6" w:space="0" w:color="000000"/>
            </w:tcBorders>
          </w:tcPr>
          <w:p w14:paraId="66DA1376" w14:textId="77777777" w:rsidR="0045732C" w:rsidRDefault="002A74E7">
            <w:pPr>
              <w:pStyle w:val="TableParagraph"/>
              <w:spacing w:line="153" w:lineRule="exact"/>
              <w:ind w:left="155" w:right="155"/>
              <w:jc w:val="center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621" w:type="dxa"/>
            <w:tcBorders>
              <w:top w:val="single" w:sz="6" w:space="0" w:color="000000"/>
            </w:tcBorders>
          </w:tcPr>
          <w:p w14:paraId="57298A88" w14:textId="77777777" w:rsidR="0045732C" w:rsidRDefault="002A74E7">
            <w:pPr>
              <w:pStyle w:val="TableParagraph"/>
              <w:spacing w:line="153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37</w:t>
            </w:r>
          </w:p>
        </w:tc>
        <w:tc>
          <w:tcPr>
            <w:tcW w:w="610" w:type="dxa"/>
            <w:tcBorders>
              <w:top w:val="single" w:sz="6" w:space="0" w:color="000000"/>
            </w:tcBorders>
          </w:tcPr>
          <w:p w14:paraId="6FB45620" w14:textId="77777777" w:rsidR="0045732C" w:rsidRDefault="002A74E7">
            <w:pPr>
              <w:pStyle w:val="TableParagraph"/>
              <w:spacing w:line="153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47</w:t>
            </w:r>
          </w:p>
        </w:tc>
        <w:tc>
          <w:tcPr>
            <w:tcW w:w="613" w:type="dxa"/>
            <w:tcBorders>
              <w:top w:val="single" w:sz="6" w:space="0" w:color="000000"/>
            </w:tcBorders>
          </w:tcPr>
          <w:p w14:paraId="7458F7D7" w14:textId="77777777" w:rsidR="0045732C" w:rsidRDefault="002A74E7">
            <w:pPr>
              <w:pStyle w:val="TableParagraph"/>
              <w:spacing w:line="153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62</w:t>
            </w:r>
          </w:p>
        </w:tc>
        <w:tc>
          <w:tcPr>
            <w:tcW w:w="601" w:type="dxa"/>
            <w:tcBorders>
              <w:top w:val="single" w:sz="6" w:space="0" w:color="000000"/>
              <w:right w:val="single" w:sz="6" w:space="0" w:color="000000"/>
            </w:tcBorders>
          </w:tcPr>
          <w:p w14:paraId="1428FACE" w14:textId="77777777" w:rsidR="0045732C" w:rsidRDefault="002A74E7">
            <w:pPr>
              <w:pStyle w:val="TableParagraph"/>
              <w:spacing w:line="153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74</w:t>
            </w:r>
          </w:p>
        </w:tc>
        <w:tc>
          <w:tcPr>
            <w:tcW w:w="698" w:type="dxa"/>
            <w:tcBorders>
              <w:top w:val="single" w:sz="6" w:space="0" w:color="000000"/>
              <w:left w:val="single" w:sz="6" w:space="0" w:color="000000"/>
            </w:tcBorders>
          </w:tcPr>
          <w:p w14:paraId="032A6284" w14:textId="77777777" w:rsidR="0045732C" w:rsidRDefault="002A74E7">
            <w:pPr>
              <w:pStyle w:val="TableParagraph"/>
              <w:spacing w:line="153" w:lineRule="exact"/>
              <w:ind w:left="222"/>
              <w:jc w:val="left"/>
              <w:rPr>
                <w:sz w:val="14"/>
              </w:rPr>
            </w:pPr>
            <w:r>
              <w:rPr>
                <w:sz w:val="14"/>
              </w:rPr>
              <w:t>0.0%</w:t>
            </w:r>
          </w:p>
        </w:tc>
        <w:tc>
          <w:tcPr>
            <w:tcW w:w="862" w:type="dxa"/>
            <w:tcBorders>
              <w:top w:val="single" w:sz="6" w:space="0" w:color="000000"/>
            </w:tcBorders>
          </w:tcPr>
          <w:p w14:paraId="0C1225D7" w14:textId="77777777" w:rsidR="0045732C" w:rsidRDefault="002A74E7">
            <w:pPr>
              <w:pStyle w:val="TableParagraph"/>
              <w:spacing w:line="153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9.1%</w:t>
            </w:r>
          </w:p>
        </w:tc>
        <w:tc>
          <w:tcPr>
            <w:tcW w:w="687" w:type="dxa"/>
            <w:tcBorders>
              <w:top w:val="single" w:sz="6" w:space="0" w:color="000000"/>
              <w:right w:val="single" w:sz="6" w:space="0" w:color="000000"/>
            </w:tcBorders>
          </w:tcPr>
          <w:p w14:paraId="2F427250" w14:textId="77777777" w:rsidR="0045732C" w:rsidRDefault="002A74E7">
            <w:pPr>
              <w:pStyle w:val="TableParagraph"/>
              <w:spacing w:line="153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90.9%</w:t>
            </w:r>
          </w:p>
        </w:tc>
        <w:tc>
          <w:tcPr>
            <w:tcW w:w="755" w:type="dxa"/>
            <w:tcBorders>
              <w:top w:val="single" w:sz="6" w:space="0" w:color="000000"/>
              <w:left w:val="single" w:sz="6" w:space="0" w:color="000000"/>
            </w:tcBorders>
          </w:tcPr>
          <w:p w14:paraId="2328434B" w14:textId="77777777" w:rsidR="0045732C" w:rsidRDefault="002A74E7">
            <w:pPr>
              <w:pStyle w:val="TableParagraph"/>
              <w:spacing w:line="153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69.7%</w:t>
            </w:r>
          </w:p>
        </w:tc>
        <w:tc>
          <w:tcPr>
            <w:tcW w:w="746" w:type="dxa"/>
            <w:tcBorders>
              <w:top w:val="single" w:sz="6" w:space="0" w:color="000000"/>
            </w:tcBorders>
          </w:tcPr>
          <w:p w14:paraId="5AAA4F7A" w14:textId="77777777" w:rsidR="0045732C" w:rsidRDefault="002A74E7">
            <w:pPr>
              <w:pStyle w:val="TableParagraph"/>
              <w:spacing w:line="153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30.3%</w:t>
            </w:r>
          </w:p>
        </w:tc>
      </w:tr>
      <w:tr w:rsidR="0045732C" w14:paraId="3A42937E" w14:textId="77777777">
        <w:trPr>
          <w:trHeight w:val="178"/>
        </w:trPr>
        <w:tc>
          <w:tcPr>
            <w:tcW w:w="634" w:type="dxa"/>
            <w:tcBorders>
              <w:bottom w:val="single" w:sz="6" w:space="0" w:color="000000"/>
            </w:tcBorders>
          </w:tcPr>
          <w:p w14:paraId="71F941C5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05" w:type="dxa"/>
            <w:tcBorders>
              <w:bottom w:val="single" w:sz="6" w:space="0" w:color="000000"/>
              <w:right w:val="single" w:sz="6" w:space="0" w:color="000000"/>
            </w:tcBorders>
          </w:tcPr>
          <w:p w14:paraId="025D2745" w14:textId="77777777" w:rsidR="0045732C" w:rsidRDefault="002A74E7">
            <w:pPr>
              <w:pStyle w:val="TableParagraph"/>
              <w:spacing w:before="7" w:line="151" w:lineRule="exact"/>
              <w:ind w:left="71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Male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</w:tcBorders>
          </w:tcPr>
          <w:p w14:paraId="4AB8298E" w14:textId="77777777" w:rsidR="0045732C" w:rsidRDefault="002A74E7">
            <w:pPr>
              <w:pStyle w:val="TableParagraph"/>
              <w:spacing w:before="7" w:line="151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78</w:t>
            </w:r>
          </w:p>
        </w:tc>
        <w:tc>
          <w:tcPr>
            <w:tcW w:w="605" w:type="dxa"/>
            <w:tcBorders>
              <w:bottom w:val="single" w:sz="6" w:space="0" w:color="000000"/>
            </w:tcBorders>
          </w:tcPr>
          <w:p w14:paraId="161EFBDE" w14:textId="77777777" w:rsidR="0045732C" w:rsidRDefault="002A74E7">
            <w:pPr>
              <w:pStyle w:val="TableParagraph"/>
              <w:spacing w:before="7" w:line="151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49.94</w:t>
            </w:r>
          </w:p>
        </w:tc>
        <w:tc>
          <w:tcPr>
            <w:tcW w:w="630" w:type="dxa"/>
            <w:tcBorders>
              <w:bottom w:val="single" w:sz="6" w:space="0" w:color="000000"/>
            </w:tcBorders>
          </w:tcPr>
          <w:p w14:paraId="3DB11E82" w14:textId="77777777" w:rsidR="0045732C" w:rsidRDefault="002A74E7">
            <w:pPr>
              <w:pStyle w:val="TableParagraph"/>
              <w:spacing w:before="7" w:line="151" w:lineRule="exact"/>
              <w:ind w:right="163"/>
              <w:rPr>
                <w:sz w:val="14"/>
              </w:rPr>
            </w:pPr>
            <w:r>
              <w:rPr>
                <w:sz w:val="14"/>
              </w:rPr>
              <w:t>13.95</w:t>
            </w:r>
          </w:p>
        </w:tc>
        <w:tc>
          <w:tcPr>
            <w:tcW w:w="579" w:type="dxa"/>
            <w:tcBorders>
              <w:bottom w:val="single" w:sz="6" w:space="0" w:color="000000"/>
            </w:tcBorders>
          </w:tcPr>
          <w:p w14:paraId="4EEC372B" w14:textId="77777777" w:rsidR="0045732C" w:rsidRDefault="002A74E7">
            <w:pPr>
              <w:pStyle w:val="TableParagraph"/>
              <w:spacing w:before="7" w:line="151" w:lineRule="exact"/>
              <w:ind w:left="155" w:right="155"/>
              <w:jc w:val="center"/>
              <w:rPr>
                <w:sz w:val="14"/>
              </w:rPr>
            </w:pPr>
            <w:r>
              <w:rPr>
                <w:sz w:val="14"/>
              </w:rPr>
              <w:t>21</w:t>
            </w:r>
          </w:p>
        </w:tc>
        <w:tc>
          <w:tcPr>
            <w:tcW w:w="621" w:type="dxa"/>
            <w:tcBorders>
              <w:bottom w:val="single" w:sz="6" w:space="0" w:color="000000"/>
            </w:tcBorders>
          </w:tcPr>
          <w:p w14:paraId="570D5392" w14:textId="77777777" w:rsidR="0045732C" w:rsidRDefault="002A74E7">
            <w:pPr>
              <w:pStyle w:val="TableParagraph"/>
              <w:spacing w:before="7" w:line="151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39</w:t>
            </w:r>
          </w:p>
        </w:tc>
        <w:tc>
          <w:tcPr>
            <w:tcW w:w="610" w:type="dxa"/>
            <w:tcBorders>
              <w:bottom w:val="single" w:sz="6" w:space="0" w:color="000000"/>
            </w:tcBorders>
          </w:tcPr>
          <w:p w14:paraId="354BF7E8" w14:textId="77777777" w:rsidR="0045732C" w:rsidRDefault="002A74E7">
            <w:pPr>
              <w:pStyle w:val="TableParagraph"/>
              <w:spacing w:before="7" w:line="151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50</w:t>
            </w:r>
          </w:p>
        </w:tc>
        <w:tc>
          <w:tcPr>
            <w:tcW w:w="613" w:type="dxa"/>
            <w:tcBorders>
              <w:bottom w:val="single" w:sz="6" w:space="0" w:color="000000"/>
            </w:tcBorders>
          </w:tcPr>
          <w:p w14:paraId="3E726064" w14:textId="77777777" w:rsidR="0045732C" w:rsidRDefault="002A74E7">
            <w:pPr>
              <w:pStyle w:val="TableParagraph"/>
              <w:spacing w:before="7" w:line="151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59</w:t>
            </w:r>
          </w:p>
        </w:tc>
        <w:tc>
          <w:tcPr>
            <w:tcW w:w="601" w:type="dxa"/>
            <w:tcBorders>
              <w:bottom w:val="single" w:sz="6" w:space="0" w:color="000000"/>
              <w:right w:val="single" w:sz="6" w:space="0" w:color="000000"/>
            </w:tcBorders>
          </w:tcPr>
          <w:p w14:paraId="44E89F64" w14:textId="77777777" w:rsidR="0045732C" w:rsidRDefault="002A74E7">
            <w:pPr>
              <w:pStyle w:val="TableParagraph"/>
              <w:spacing w:before="7" w:line="151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78</w:t>
            </w:r>
          </w:p>
        </w:tc>
        <w:tc>
          <w:tcPr>
            <w:tcW w:w="698" w:type="dxa"/>
            <w:tcBorders>
              <w:left w:val="single" w:sz="6" w:space="0" w:color="000000"/>
              <w:bottom w:val="single" w:sz="6" w:space="0" w:color="000000"/>
            </w:tcBorders>
          </w:tcPr>
          <w:p w14:paraId="2B37889C" w14:textId="77777777" w:rsidR="0045732C" w:rsidRDefault="002A74E7">
            <w:pPr>
              <w:pStyle w:val="TableParagraph"/>
              <w:spacing w:before="7" w:line="151" w:lineRule="exact"/>
              <w:ind w:left="188"/>
              <w:jc w:val="left"/>
              <w:rPr>
                <w:sz w:val="14"/>
              </w:rPr>
            </w:pPr>
            <w:r>
              <w:rPr>
                <w:sz w:val="14"/>
              </w:rPr>
              <w:t>12.5%</w:t>
            </w:r>
          </w:p>
        </w:tc>
        <w:tc>
          <w:tcPr>
            <w:tcW w:w="862" w:type="dxa"/>
            <w:tcBorders>
              <w:bottom w:val="single" w:sz="6" w:space="0" w:color="000000"/>
            </w:tcBorders>
          </w:tcPr>
          <w:p w14:paraId="0C8094E1" w14:textId="77777777" w:rsidR="0045732C" w:rsidRDefault="002A74E7">
            <w:pPr>
              <w:pStyle w:val="TableParagraph"/>
              <w:spacing w:before="7" w:line="151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17.5%</w:t>
            </w:r>
          </w:p>
        </w:tc>
        <w:tc>
          <w:tcPr>
            <w:tcW w:w="687" w:type="dxa"/>
            <w:tcBorders>
              <w:bottom w:val="single" w:sz="6" w:space="0" w:color="000000"/>
              <w:right w:val="single" w:sz="6" w:space="0" w:color="000000"/>
            </w:tcBorders>
          </w:tcPr>
          <w:p w14:paraId="3BDC24CD" w14:textId="77777777" w:rsidR="0045732C" w:rsidRDefault="002A74E7">
            <w:pPr>
              <w:pStyle w:val="TableParagraph"/>
              <w:spacing w:before="7" w:line="151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70.0%</w:t>
            </w:r>
          </w:p>
        </w:tc>
        <w:tc>
          <w:tcPr>
            <w:tcW w:w="755" w:type="dxa"/>
            <w:tcBorders>
              <w:left w:val="single" w:sz="6" w:space="0" w:color="000000"/>
              <w:bottom w:val="single" w:sz="6" w:space="0" w:color="000000"/>
            </w:tcBorders>
          </w:tcPr>
          <w:p w14:paraId="077C94A2" w14:textId="77777777" w:rsidR="0045732C" w:rsidRDefault="002A74E7">
            <w:pPr>
              <w:pStyle w:val="TableParagraph"/>
              <w:spacing w:before="7" w:line="151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71.3%</w:t>
            </w:r>
          </w:p>
        </w:tc>
        <w:tc>
          <w:tcPr>
            <w:tcW w:w="746" w:type="dxa"/>
            <w:tcBorders>
              <w:bottom w:val="single" w:sz="6" w:space="0" w:color="000000"/>
            </w:tcBorders>
          </w:tcPr>
          <w:p w14:paraId="515EBB41" w14:textId="77777777" w:rsidR="0045732C" w:rsidRDefault="002A74E7">
            <w:pPr>
              <w:pStyle w:val="TableParagraph"/>
              <w:spacing w:before="7" w:line="151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28.8%</w:t>
            </w:r>
          </w:p>
        </w:tc>
      </w:tr>
      <w:tr w:rsidR="0045732C" w14:paraId="68FC29F2" w14:textId="77777777">
        <w:trPr>
          <w:trHeight w:val="172"/>
        </w:trPr>
        <w:tc>
          <w:tcPr>
            <w:tcW w:w="634" w:type="dxa"/>
            <w:tcBorders>
              <w:top w:val="single" w:sz="6" w:space="0" w:color="000000"/>
            </w:tcBorders>
          </w:tcPr>
          <w:p w14:paraId="27210B50" w14:textId="77777777" w:rsidR="0045732C" w:rsidRDefault="002A74E7">
            <w:pPr>
              <w:pStyle w:val="TableParagraph"/>
              <w:spacing w:before="85" w:line="67" w:lineRule="exact"/>
              <w:ind w:left="67" w:right="5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DE</w:t>
            </w:r>
          </w:p>
        </w:tc>
        <w:tc>
          <w:tcPr>
            <w:tcW w:w="605" w:type="dxa"/>
            <w:tcBorders>
              <w:top w:val="single" w:sz="6" w:space="0" w:color="000000"/>
              <w:right w:val="single" w:sz="6" w:space="0" w:color="000000"/>
            </w:tcBorders>
          </w:tcPr>
          <w:p w14:paraId="39BBBAEE" w14:textId="77777777" w:rsidR="0045732C" w:rsidRDefault="002A74E7">
            <w:pPr>
              <w:pStyle w:val="TableParagraph"/>
              <w:spacing w:line="153" w:lineRule="exact"/>
              <w:ind w:left="74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Female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</w:tcBorders>
          </w:tcPr>
          <w:p w14:paraId="71FEFF25" w14:textId="77777777" w:rsidR="0045732C" w:rsidRDefault="002A74E7">
            <w:pPr>
              <w:pStyle w:val="TableParagraph"/>
              <w:spacing w:line="153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414</w:t>
            </w:r>
          </w:p>
        </w:tc>
        <w:tc>
          <w:tcPr>
            <w:tcW w:w="605" w:type="dxa"/>
            <w:tcBorders>
              <w:top w:val="single" w:sz="6" w:space="0" w:color="000000"/>
            </w:tcBorders>
          </w:tcPr>
          <w:p w14:paraId="5E8F219B" w14:textId="77777777" w:rsidR="0045732C" w:rsidRDefault="002A74E7">
            <w:pPr>
              <w:pStyle w:val="TableParagraph"/>
              <w:spacing w:line="153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44.36</w:t>
            </w:r>
          </w:p>
        </w:tc>
        <w:tc>
          <w:tcPr>
            <w:tcW w:w="630" w:type="dxa"/>
            <w:tcBorders>
              <w:top w:val="single" w:sz="6" w:space="0" w:color="000000"/>
            </w:tcBorders>
          </w:tcPr>
          <w:p w14:paraId="34091831" w14:textId="77777777" w:rsidR="0045732C" w:rsidRDefault="002A74E7">
            <w:pPr>
              <w:pStyle w:val="TableParagraph"/>
              <w:spacing w:line="153" w:lineRule="exact"/>
              <w:ind w:right="163"/>
              <w:rPr>
                <w:sz w:val="14"/>
              </w:rPr>
            </w:pPr>
            <w:r>
              <w:rPr>
                <w:sz w:val="14"/>
              </w:rPr>
              <w:t>13.80</w:t>
            </w:r>
          </w:p>
        </w:tc>
        <w:tc>
          <w:tcPr>
            <w:tcW w:w="579" w:type="dxa"/>
            <w:tcBorders>
              <w:top w:val="single" w:sz="6" w:space="0" w:color="000000"/>
            </w:tcBorders>
          </w:tcPr>
          <w:p w14:paraId="5BF1E452" w14:textId="77777777" w:rsidR="0045732C" w:rsidRDefault="002A74E7">
            <w:pPr>
              <w:pStyle w:val="TableParagraph"/>
              <w:spacing w:line="153" w:lineRule="exact"/>
              <w:ind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621" w:type="dxa"/>
            <w:tcBorders>
              <w:top w:val="single" w:sz="6" w:space="0" w:color="000000"/>
            </w:tcBorders>
          </w:tcPr>
          <w:p w14:paraId="69D0F36E" w14:textId="77777777" w:rsidR="0045732C" w:rsidRDefault="002A74E7">
            <w:pPr>
              <w:pStyle w:val="TableParagraph"/>
              <w:spacing w:line="153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610" w:type="dxa"/>
            <w:tcBorders>
              <w:top w:val="single" w:sz="6" w:space="0" w:color="000000"/>
            </w:tcBorders>
          </w:tcPr>
          <w:p w14:paraId="1017B468" w14:textId="77777777" w:rsidR="0045732C" w:rsidRDefault="002A74E7">
            <w:pPr>
              <w:pStyle w:val="TableParagraph"/>
              <w:spacing w:line="153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46</w:t>
            </w:r>
          </w:p>
        </w:tc>
        <w:tc>
          <w:tcPr>
            <w:tcW w:w="613" w:type="dxa"/>
            <w:tcBorders>
              <w:top w:val="single" w:sz="6" w:space="0" w:color="000000"/>
            </w:tcBorders>
          </w:tcPr>
          <w:p w14:paraId="7870AD67" w14:textId="77777777" w:rsidR="0045732C" w:rsidRDefault="002A74E7">
            <w:pPr>
              <w:pStyle w:val="TableParagraph"/>
              <w:spacing w:line="153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55</w:t>
            </w:r>
          </w:p>
        </w:tc>
        <w:tc>
          <w:tcPr>
            <w:tcW w:w="601" w:type="dxa"/>
            <w:tcBorders>
              <w:top w:val="single" w:sz="6" w:space="0" w:color="000000"/>
              <w:right w:val="single" w:sz="6" w:space="0" w:color="000000"/>
            </w:tcBorders>
          </w:tcPr>
          <w:p w14:paraId="15B94E65" w14:textId="77777777" w:rsidR="0045732C" w:rsidRDefault="002A74E7">
            <w:pPr>
              <w:pStyle w:val="TableParagraph"/>
              <w:spacing w:line="153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79</w:t>
            </w:r>
          </w:p>
        </w:tc>
        <w:tc>
          <w:tcPr>
            <w:tcW w:w="698" w:type="dxa"/>
            <w:tcBorders>
              <w:top w:val="single" w:sz="6" w:space="0" w:color="000000"/>
              <w:left w:val="single" w:sz="6" w:space="0" w:color="000000"/>
            </w:tcBorders>
          </w:tcPr>
          <w:p w14:paraId="0101237B" w14:textId="77777777" w:rsidR="0045732C" w:rsidRDefault="002A74E7">
            <w:pPr>
              <w:pStyle w:val="TableParagraph"/>
              <w:spacing w:line="153" w:lineRule="exact"/>
              <w:ind w:left="188"/>
              <w:jc w:val="left"/>
              <w:rPr>
                <w:sz w:val="14"/>
              </w:rPr>
            </w:pPr>
            <w:r>
              <w:rPr>
                <w:sz w:val="14"/>
              </w:rPr>
              <w:t>10.5%</w:t>
            </w:r>
          </w:p>
        </w:tc>
        <w:tc>
          <w:tcPr>
            <w:tcW w:w="862" w:type="dxa"/>
            <w:tcBorders>
              <w:top w:val="single" w:sz="6" w:space="0" w:color="000000"/>
            </w:tcBorders>
          </w:tcPr>
          <w:p w14:paraId="23BACE4C" w14:textId="77777777" w:rsidR="0045732C" w:rsidRDefault="002A74E7">
            <w:pPr>
              <w:pStyle w:val="TableParagraph"/>
              <w:spacing w:line="153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13.1%</w:t>
            </w:r>
          </w:p>
        </w:tc>
        <w:tc>
          <w:tcPr>
            <w:tcW w:w="687" w:type="dxa"/>
            <w:tcBorders>
              <w:top w:val="single" w:sz="6" w:space="0" w:color="000000"/>
              <w:right w:val="single" w:sz="6" w:space="0" w:color="000000"/>
            </w:tcBorders>
          </w:tcPr>
          <w:p w14:paraId="5088FE52" w14:textId="77777777" w:rsidR="0045732C" w:rsidRDefault="002A74E7">
            <w:pPr>
              <w:pStyle w:val="TableParagraph"/>
              <w:spacing w:line="153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76.4%</w:t>
            </w:r>
          </w:p>
        </w:tc>
        <w:tc>
          <w:tcPr>
            <w:tcW w:w="755" w:type="dxa"/>
            <w:tcBorders>
              <w:top w:val="single" w:sz="6" w:space="0" w:color="000000"/>
              <w:left w:val="single" w:sz="6" w:space="0" w:color="000000"/>
            </w:tcBorders>
          </w:tcPr>
          <w:p w14:paraId="3291646C" w14:textId="77777777" w:rsidR="0045732C" w:rsidRDefault="002A74E7">
            <w:pPr>
              <w:pStyle w:val="TableParagraph"/>
              <w:spacing w:line="153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74.3%</w:t>
            </w:r>
          </w:p>
        </w:tc>
        <w:tc>
          <w:tcPr>
            <w:tcW w:w="746" w:type="dxa"/>
            <w:tcBorders>
              <w:top w:val="single" w:sz="6" w:space="0" w:color="000000"/>
            </w:tcBorders>
          </w:tcPr>
          <w:p w14:paraId="0EC6501D" w14:textId="77777777" w:rsidR="0045732C" w:rsidRDefault="002A74E7">
            <w:pPr>
              <w:pStyle w:val="TableParagraph"/>
              <w:spacing w:line="153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25.7%</w:t>
            </w:r>
          </w:p>
        </w:tc>
      </w:tr>
      <w:tr w:rsidR="0045732C" w14:paraId="25345FED" w14:textId="77777777">
        <w:trPr>
          <w:trHeight w:val="178"/>
        </w:trPr>
        <w:tc>
          <w:tcPr>
            <w:tcW w:w="634" w:type="dxa"/>
            <w:tcBorders>
              <w:bottom w:val="single" w:sz="6" w:space="0" w:color="000000"/>
            </w:tcBorders>
          </w:tcPr>
          <w:p w14:paraId="2CE218B5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05" w:type="dxa"/>
            <w:tcBorders>
              <w:bottom w:val="single" w:sz="6" w:space="0" w:color="000000"/>
              <w:right w:val="single" w:sz="6" w:space="0" w:color="000000"/>
            </w:tcBorders>
          </w:tcPr>
          <w:p w14:paraId="78DAB1E4" w14:textId="77777777" w:rsidR="0045732C" w:rsidRDefault="002A74E7">
            <w:pPr>
              <w:pStyle w:val="TableParagraph"/>
              <w:spacing w:before="7" w:line="151" w:lineRule="exact"/>
              <w:ind w:left="71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Male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</w:tcBorders>
          </w:tcPr>
          <w:p w14:paraId="78E7655F" w14:textId="77777777" w:rsidR="0045732C" w:rsidRDefault="002A74E7">
            <w:pPr>
              <w:pStyle w:val="TableParagraph"/>
              <w:spacing w:before="7" w:line="151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851</w:t>
            </w:r>
          </w:p>
        </w:tc>
        <w:tc>
          <w:tcPr>
            <w:tcW w:w="605" w:type="dxa"/>
            <w:tcBorders>
              <w:bottom w:val="single" w:sz="6" w:space="0" w:color="000000"/>
            </w:tcBorders>
          </w:tcPr>
          <w:p w14:paraId="6028DCEE" w14:textId="77777777" w:rsidR="0045732C" w:rsidRDefault="002A74E7">
            <w:pPr>
              <w:pStyle w:val="TableParagraph"/>
              <w:spacing w:before="7" w:line="151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49.15</w:t>
            </w:r>
          </w:p>
        </w:tc>
        <w:tc>
          <w:tcPr>
            <w:tcW w:w="630" w:type="dxa"/>
            <w:tcBorders>
              <w:bottom w:val="single" w:sz="6" w:space="0" w:color="000000"/>
            </w:tcBorders>
          </w:tcPr>
          <w:p w14:paraId="1AB07433" w14:textId="77777777" w:rsidR="0045732C" w:rsidRDefault="002A74E7">
            <w:pPr>
              <w:pStyle w:val="TableParagraph"/>
              <w:spacing w:before="7" w:line="151" w:lineRule="exact"/>
              <w:ind w:right="163"/>
              <w:rPr>
                <w:sz w:val="14"/>
              </w:rPr>
            </w:pPr>
            <w:r>
              <w:rPr>
                <w:sz w:val="14"/>
              </w:rPr>
              <w:t>13.83</w:t>
            </w:r>
          </w:p>
        </w:tc>
        <w:tc>
          <w:tcPr>
            <w:tcW w:w="579" w:type="dxa"/>
            <w:tcBorders>
              <w:bottom w:val="single" w:sz="6" w:space="0" w:color="000000"/>
            </w:tcBorders>
          </w:tcPr>
          <w:p w14:paraId="7E6684EB" w14:textId="77777777" w:rsidR="0045732C" w:rsidRDefault="002A74E7">
            <w:pPr>
              <w:pStyle w:val="TableParagraph"/>
              <w:spacing w:before="7" w:line="151" w:lineRule="exact"/>
              <w:ind w:left="155" w:right="155"/>
              <w:jc w:val="center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621" w:type="dxa"/>
            <w:tcBorders>
              <w:bottom w:val="single" w:sz="6" w:space="0" w:color="000000"/>
            </w:tcBorders>
          </w:tcPr>
          <w:p w14:paraId="3E0614A5" w14:textId="77777777" w:rsidR="0045732C" w:rsidRDefault="002A74E7">
            <w:pPr>
              <w:pStyle w:val="TableParagraph"/>
              <w:spacing w:before="7" w:line="151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39</w:t>
            </w:r>
          </w:p>
        </w:tc>
        <w:tc>
          <w:tcPr>
            <w:tcW w:w="610" w:type="dxa"/>
            <w:tcBorders>
              <w:bottom w:val="single" w:sz="6" w:space="0" w:color="000000"/>
            </w:tcBorders>
          </w:tcPr>
          <w:p w14:paraId="0A52DFBA" w14:textId="77777777" w:rsidR="0045732C" w:rsidRDefault="002A74E7">
            <w:pPr>
              <w:pStyle w:val="TableParagraph"/>
              <w:spacing w:before="7" w:line="151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50</w:t>
            </w:r>
          </w:p>
        </w:tc>
        <w:tc>
          <w:tcPr>
            <w:tcW w:w="613" w:type="dxa"/>
            <w:tcBorders>
              <w:bottom w:val="single" w:sz="6" w:space="0" w:color="000000"/>
            </w:tcBorders>
          </w:tcPr>
          <w:p w14:paraId="285D979F" w14:textId="77777777" w:rsidR="0045732C" w:rsidRDefault="002A74E7">
            <w:pPr>
              <w:pStyle w:val="TableParagraph"/>
              <w:spacing w:before="7" w:line="151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58</w:t>
            </w:r>
          </w:p>
        </w:tc>
        <w:tc>
          <w:tcPr>
            <w:tcW w:w="601" w:type="dxa"/>
            <w:tcBorders>
              <w:bottom w:val="single" w:sz="6" w:space="0" w:color="000000"/>
              <w:right w:val="single" w:sz="6" w:space="0" w:color="000000"/>
            </w:tcBorders>
          </w:tcPr>
          <w:p w14:paraId="298E7951" w14:textId="77777777" w:rsidR="0045732C" w:rsidRDefault="002A74E7">
            <w:pPr>
              <w:pStyle w:val="TableParagraph"/>
              <w:spacing w:before="7" w:line="151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87</w:t>
            </w:r>
          </w:p>
        </w:tc>
        <w:tc>
          <w:tcPr>
            <w:tcW w:w="698" w:type="dxa"/>
            <w:tcBorders>
              <w:left w:val="single" w:sz="6" w:space="0" w:color="000000"/>
              <w:bottom w:val="single" w:sz="6" w:space="0" w:color="000000"/>
            </w:tcBorders>
          </w:tcPr>
          <w:p w14:paraId="59D0E800" w14:textId="77777777" w:rsidR="0045732C" w:rsidRDefault="002A74E7">
            <w:pPr>
              <w:pStyle w:val="TableParagraph"/>
              <w:spacing w:before="7" w:line="151" w:lineRule="exact"/>
              <w:ind w:left="188"/>
              <w:jc w:val="left"/>
              <w:rPr>
                <w:sz w:val="14"/>
              </w:rPr>
            </w:pPr>
            <w:r>
              <w:rPr>
                <w:sz w:val="14"/>
              </w:rPr>
              <w:t>10.6%</w:t>
            </w:r>
          </w:p>
        </w:tc>
        <w:tc>
          <w:tcPr>
            <w:tcW w:w="862" w:type="dxa"/>
            <w:tcBorders>
              <w:bottom w:val="single" w:sz="6" w:space="0" w:color="000000"/>
            </w:tcBorders>
          </w:tcPr>
          <w:p w14:paraId="3E611E18" w14:textId="77777777" w:rsidR="0045732C" w:rsidRDefault="002A74E7">
            <w:pPr>
              <w:pStyle w:val="TableParagraph"/>
              <w:spacing w:before="7" w:line="151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13.1%</w:t>
            </w:r>
          </w:p>
        </w:tc>
        <w:tc>
          <w:tcPr>
            <w:tcW w:w="687" w:type="dxa"/>
            <w:tcBorders>
              <w:bottom w:val="single" w:sz="6" w:space="0" w:color="000000"/>
              <w:right w:val="single" w:sz="6" w:space="0" w:color="000000"/>
            </w:tcBorders>
          </w:tcPr>
          <w:p w14:paraId="2ECC4D3F" w14:textId="77777777" w:rsidR="0045732C" w:rsidRDefault="002A74E7">
            <w:pPr>
              <w:pStyle w:val="TableParagraph"/>
              <w:spacing w:before="7" w:line="151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76.3%</w:t>
            </w:r>
          </w:p>
        </w:tc>
        <w:tc>
          <w:tcPr>
            <w:tcW w:w="755" w:type="dxa"/>
            <w:tcBorders>
              <w:left w:val="single" w:sz="6" w:space="0" w:color="000000"/>
              <w:bottom w:val="single" w:sz="6" w:space="0" w:color="000000"/>
            </w:tcBorders>
          </w:tcPr>
          <w:p w14:paraId="6EBC2B26" w14:textId="77777777" w:rsidR="0045732C" w:rsidRDefault="002A74E7">
            <w:pPr>
              <w:pStyle w:val="TableParagraph"/>
              <w:spacing w:before="7" w:line="151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79.3%</w:t>
            </w:r>
          </w:p>
        </w:tc>
        <w:tc>
          <w:tcPr>
            <w:tcW w:w="746" w:type="dxa"/>
            <w:tcBorders>
              <w:bottom w:val="single" w:sz="6" w:space="0" w:color="000000"/>
            </w:tcBorders>
          </w:tcPr>
          <w:p w14:paraId="43D032A9" w14:textId="77777777" w:rsidR="0045732C" w:rsidRDefault="002A74E7">
            <w:pPr>
              <w:pStyle w:val="TableParagraph"/>
              <w:spacing w:before="7" w:line="151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20.7%</w:t>
            </w:r>
          </w:p>
        </w:tc>
      </w:tr>
      <w:tr w:rsidR="0045732C" w14:paraId="1E51456A" w14:textId="77777777">
        <w:trPr>
          <w:trHeight w:val="172"/>
        </w:trPr>
        <w:tc>
          <w:tcPr>
            <w:tcW w:w="634" w:type="dxa"/>
            <w:tcBorders>
              <w:top w:val="single" w:sz="6" w:space="0" w:color="000000"/>
            </w:tcBorders>
          </w:tcPr>
          <w:p w14:paraId="6550DB77" w14:textId="77777777" w:rsidR="0045732C" w:rsidRDefault="002A74E7">
            <w:pPr>
              <w:pStyle w:val="TableParagraph"/>
              <w:spacing w:before="85" w:line="67" w:lineRule="exact"/>
              <w:ind w:left="67" w:right="5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GB</w:t>
            </w:r>
          </w:p>
        </w:tc>
        <w:tc>
          <w:tcPr>
            <w:tcW w:w="605" w:type="dxa"/>
            <w:tcBorders>
              <w:top w:val="single" w:sz="6" w:space="0" w:color="000000"/>
              <w:right w:val="single" w:sz="6" w:space="0" w:color="000000"/>
            </w:tcBorders>
          </w:tcPr>
          <w:p w14:paraId="6A00524C" w14:textId="77777777" w:rsidR="0045732C" w:rsidRDefault="002A74E7">
            <w:pPr>
              <w:pStyle w:val="TableParagraph"/>
              <w:spacing w:line="153" w:lineRule="exact"/>
              <w:ind w:left="74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Female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</w:tcBorders>
          </w:tcPr>
          <w:p w14:paraId="2962274B" w14:textId="77777777" w:rsidR="0045732C" w:rsidRDefault="002A74E7">
            <w:pPr>
              <w:pStyle w:val="TableParagraph"/>
              <w:spacing w:line="153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91</w:t>
            </w:r>
          </w:p>
        </w:tc>
        <w:tc>
          <w:tcPr>
            <w:tcW w:w="605" w:type="dxa"/>
            <w:tcBorders>
              <w:top w:val="single" w:sz="6" w:space="0" w:color="000000"/>
            </w:tcBorders>
          </w:tcPr>
          <w:p w14:paraId="358A417D" w14:textId="77777777" w:rsidR="0045732C" w:rsidRDefault="002A74E7">
            <w:pPr>
              <w:pStyle w:val="TableParagraph"/>
              <w:spacing w:line="153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41.81</w:t>
            </w:r>
          </w:p>
        </w:tc>
        <w:tc>
          <w:tcPr>
            <w:tcW w:w="630" w:type="dxa"/>
            <w:tcBorders>
              <w:top w:val="single" w:sz="6" w:space="0" w:color="000000"/>
            </w:tcBorders>
          </w:tcPr>
          <w:p w14:paraId="13FF18B4" w14:textId="77777777" w:rsidR="0045732C" w:rsidRDefault="002A74E7">
            <w:pPr>
              <w:pStyle w:val="TableParagraph"/>
              <w:spacing w:line="153" w:lineRule="exact"/>
              <w:ind w:right="163"/>
              <w:rPr>
                <w:sz w:val="14"/>
              </w:rPr>
            </w:pPr>
            <w:r>
              <w:rPr>
                <w:sz w:val="14"/>
              </w:rPr>
              <w:t>12.33</w:t>
            </w:r>
          </w:p>
        </w:tc>
        <w:tc>
          <w:tcPr>
            <w:tcW w:w="579" w:type="dxa"/>
            <w:tcBorders>
              <w:top w:val="single" w:sz="6" w:space="0" w:color="000000"/>
            </w:tcBorders>
          </w:tcPr>
          <w:p w14:paraId="3C635F06" w14:textId="77777777" w:rsidR="0045732C" w:rsidRDefault="002A74E7">
            <w:pPr>
              <w:pStyle w:val="TableParagraph"/>
              <w:spacing w:line="153" w:lineRule="exact"/>
              <w:ind w:left="155" w:right="155"/>
              <w:jc w:val="center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621" w:type="dxa"/>
            <w:tcBorders>
              <w:top w:val="single" w:sz="6" w:space="0" w:color="000000"/>
            </w:tcBorders>
          </w:tcPr>
          <w:p w14:paraId="4B413468" w14:textId="77777777" w:rsidR="0045732C" w:rsidRDefault="002A74E7">
            <w:pPr>
              <w:pStyle w:val="TableParagraph"/>
              <w:spacing w:line="153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610" w:type="dxa"/>
            <w:tcBorders>
              <w:top w:val="single" w:sz="6" w:space="0" w:color="000000"/>
            </w:tcBorders>
          </w:tcPr>
          <w:p w14:paraId="1F8461B6" w14:textId="77777777" w:rsidR="0045732C" w:rsidRDefault="002A74E7">
            <w:pPr>
              <w:pStyle w:val="TableParagraph"/>
              <w:spacing w:line="153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42</w:t>
            </w:r>
          </w:p>
        </w:tc>
        <w:tc>
          <w:tcPr>
            <w:tcW w:w="613" w:type="dxa"/>
            <w:tcBorders>
              <w:top w:val="single" w:sz="6" w:space="0" w:color="000000"/>
            </w:tcBorders>
          </w:tcPr>
          <w:p w14:paraId="34A5341F" w14:textId="77777777" w:rsidR="0045732C" w:rsidRDefault="002A74E7">
            <w:pPr>
              <w:pStyle w:val="TableParagraph"/>
              <w:spacing w:line="153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51</w:t>
            </w:r>
          </w:p>
        </w:tc>
        <w:tc>
          <w:tcPr>
            <w:tcW w:w="601" w:type="dxa"/>
            <w:tcBorders>
              <w:top w:val="single" w:sz="6" w:space="0" w:color="000000"/>
              <w:right w:val="single" w:sz="6" w:space="0" w:color="000000"/>
            </w:tcBorders>
          </w:tcPr>
          <w:p w14:paraId="40CD5B29" w14:textId="77777777" w:rsidR="0045732C" w:rsidRDefault="002A74E7">
            <w:pPr>
              <w:pStyle w:val="TableParagraph"/>
              <w:spacing w:line="153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698" w:type="dxa"/>
            <w:tcBorders>
              <w:top w:val="single" w:sz="6" w:space="0" w:color="000000"/>
              <w:left w:val="single" w:sz="6" w:space="0" w:color="000000"/>
            </w:tcBorders>
          </w:tcPr>
          <w:p w14:paraId="212EFBD4" w14:textId="77777777" w:rsidR="0045732C" w:rsidRDefault="002A74E7">
            <w:pPr>
              <w:pStyle w:val="TableParagraph"/>
              <w:spacing w:line="153" w:lineRule="exact"/>
              <w:ind w:left="222"/>
              <w:jc w:val="left"/>
              <w:rPr>
                <w:sz w:val="14"/>
              </w:rPr>
            </w:pPr>
            <w:r>
              <w:rPr>
                <w:sz w:val="14"/>
              </w:rPr>
              <w:t>8.8%</w:t>
            </w:r>
          </w:p>
        </w:tc>
        <w:tc>
          <w:tcPr>
            <w:tcW w:w="862" w:type="dxa"/>
            <w:tcBorders>
              <w:top w:val="single" w:sz="6" w:space="0" w:color="000000"/>
            </w:tcBorders>
          </w:tcPr>
          <w:p w14:paraId="227FB5E1" w14:textId="77777777" w:rsidR="0045732C" w:rsidRDefault="002A74E7">
            <w:pPr>
              <w:pStyle w:val="TableParagraph"/>
              <w:spacing w:line="153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15.4%</w:t>
            </w:r>
          </w:p>
        </w:tc>
        <w:tc>
          <w:tcPr>
            <w:tcW w:w="687" w:type="dxa"/>
            <w:tcBorders>
              <w:top w:val="single" w:sz="6" w:space="0" w:color="000000"/>
              <w:right w:val="single" w:sz="6" w:space="0" w:color="000000"/>
            </w:tcBorders>
          </w:tcPr>
          <w:p w14:paraId="1871459E" w14:textId="77777777" w:rsidR="0045732C" w:rsidRDefault="002A74E7">
            <w:pPr>
              <w:pStyle w:val="TableParagraph"/>
              <w:spacing w:line="153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75.8%</w:t>
            </w:r>
          </w:p>
        </w:tc>
        <w:tc>
          <w:tcPr>
            <w:tcW w:w="755" w:type="dxa"/>
            <w:tcBorders>
              <w:top w:val="single" w:sz="6" w:space="0" w:color="000000"/>
              <w:left w:val="single" w:sz="6" w:space="0" w:color="000000"/>
            </w:tcBorders>
          </w:tcPr>
          <w:p w14:paraId="4C887FCF" w14:textId="77777777" w:rsidR="0045732C" w:rsidRDefault="002A74E7">
            <w:pPr>
              <w:pStyle w:val="TableParagraph"/>
              <w:spacing w:line="153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74.7%</w:t>
            </w:r>
          </w:p>
        </w:tc>
        <w:tc>
          <w:tcPr>
            <w:tcW w:w="746" w:type="dxa"/>
            <w:tcBorders>
              <w:top w:val="single" w:sz="6" w:space="0" w:color="000000"/>
            </w:tcBorders>
          </w:tcPr>
          <w:p w14:paraId="2B9C17FE" w14:textId="77777777" w:rsidR="0045732C" w:rsidRDefault="002A74E7">
            <w:pPr>
              <w:pStyle w:val="TableParagraph"/>
              <w:spacing w:line="153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25.3%</w:t>
            </w:r>
          </w:p>
        </w:tc>
      </w:tr>
      <w:tr w:rsidR="0045732C" w14:paraId="798F9426" w14:textId="77777777">
        <w:trPr>
          <w:trHeight w:val="178"/>
        </w:trPr>
        <w:tc>
          <w:tcPr>
            <w:tcW w:w="634" w:type="dxa"/>
            <w:tcBorders>
              <w:bottom w:val="single" w:sz="6" w:space="0" w:color="000000"/>
            </w:tcBorders>
          </w:tcPr>
          <w:p w14:paraId="2EE0BAB1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05" w:type="dxa"/>
            <w:tcBorders>
              <w:bottom w:val="single" w:sz="6" w:space="0" w:color="000000"/>
              <w:right w:val="single" w:sz="6" w:space="0" w:color="000000"/>
            </w:tcBorders>
          </w:tcPr>
          <w:p w14:paraId="7E66E134" w14:textId="77777777" w:rsidR="0045732C" w:rsidRDefault="002A74E7">
            <w:pPr>
              <w:pStyle w:val="TableParagraph"/>
              <w:spacing w:before="7" w:line="151" w:lineRule="exact"/>
              <w:ind w:left="71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Male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</w:tcBorders>
          </w:tcPr>
          <w:p w14:paraId="4BDA7DFA" w14:textId="77777777" w:rsidR="0045732C" w:rsidRDefault="002A74E7">
            <w:pPr>
              <w:pStyle w:val="TableParagraph"/>
              <w:spacing w:before="7" w:line="151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106</w:t>
            </w:r>
          </w:p>
        </w:tc>
        <w:tc>
          <w:tcPr>
            <w:tcW w:w="605" w:type="dxa"/>
            <w:tcBorders>
              <w:bottom w:val="single" w:sz="6" w:space="0" w:color="000000"/>
            </w:tcBorders>
          </w:tcPr>
          <w:p w14:paraId="181FC3DA" w14:textId="77777777" w:rsidR="0045732C" w:rsidRDefault="002A74E7">
            <w:pPr>
              <w:pStyle w:val="TableParagraph"/>
              <w:spacing w:before="7" w:line="151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46.12</w:t>
            </w:r>
          </w:p>
        </w:tc>
        <w:tc>
          <w:tcPr>
            <w:tcW w:w="630" w:type="dxa"/>
            <w:tcBorders>
              <w:bottom w:val="single" w:sz="6" w:space="0" w:color="000000"/>
            </w:tcBorders>
          </w:tcPr>
          <w:p w14:paraId="15A9487B" w14:textId="77777777" w:rsidR="0045732C" w:rsidRDefault="002A74E7">
            <w:pPr>
              <w:pStyle w:val="TableParagraph"/>
              <w:spacing w:before="7" w:line="151" w:lineRule="exact"/>
              <w:ind w:right="163"/>
              <w:rPr>
                <w:sz w:val="14"/>
              </w:rPr>
            </w:pPr>
            <w:r>
              <w:rPr>
                <w:sz w:val="14"/>
              </w:rPr>
              <w:t>13.13</w:t>
            </w:r>
          </w:p>
        </w:tc>
        <w:tc>
          <w:tcPr>
            <w:tcW w:w="579" w:type="dxa"/>
            <w:tcBorders>
              <w:bottom w:val="single" w:sz="6" w:space="0" w:color="000000"/>
            </w:tcBorders>
          </w:tcPr>
          <w:p w14:paraId="1A4E58B3" w14:textId="77777777" w:rsidR="0045732C" w:rsidRDefault="002A74E7">
            <w:pPr>
              <w:pStyle w:val="TableParagraph"/>
              <w:spacing w:before="7" w:line="151" w:lineRule="exact"/>
              <w:ind w:left="155" w:right="155"/>
              <w:jc w:val="center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621" w:type="dxa"/>
            <w:tcBorders>
              <w:bottom w:val="single" w:sz="6" w:space="0" w:color="000000"/>
            </w:tcBorders>
          </w:tcPr>
          <w:p w14:paraId="4AAD7F7A" w14:textId="77777777" w:rsidR="0045732C" w:rsidRDefault="002A74E7">
            <w:pPr>
              <w:pStyle w:val="TableParagraph"/>
              <w:spacing w:before="7" w:line="151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37</w:t>
            </w:r>
          </w:p>
        </w:tc>
        <w:tc>
          <w:tcPr>
            <w:tcW w:w="610" w:type="dxa"/>
            <w:tcBorders>
              <w:bottom w:val="single" w:sz="6" w:space="0" w:color="000000"/>
            </w:tcBorders>
          </w:tcPr>
          <w:p w14:paraId="7D004ADA" w14:textId="77777777" w:rsidR="0045732C" w:rsidRDefault="002A74E7">
            <w:pPr>
              <w:pStyle w:val="TableParagraph"/>
              <w:spacing w:before="7" w:line="151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46</w:t>
            </w:r>
          </w:p>
        </w:tc>
        <w:tc>
          <w:tcPr>
            <w:tcW w:w="613" w:type="dxa"/>
            <w:tcBorders>
              <w:bottom w:val="single" w:sz="6" w:space="0" w:color="000000"/>
            </w:tcBorders>
          </w:tcPr>
          <w:p w14:paraId="0F447DBE" w14:textId="77777777" w:rsidR="0045732C" w:rsidRDefault="002A74E7">
            <w:pPr>
              <w:pStyle w:val="TableParagraph"/>
              <w:spacing w:before="7" w:line="151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601" w:type="dxa"/>
            <w:tcBorders>
              <w:bottom w:val="single" w:sz="6" w:space="0" w:color="000000"/>
              <w:right w:val="single" w:sz="6" w:space="0" w:color="000000"/>
            </w:tcBorders>
          </w:tcPr>
          <w:p w14:paraId="51988EE8" w14:textId="77777777" w:rsidR="0045732C" w:rsidRDefault="002A74E7">
            <w:pPr>
              <w:pStyle w:val="TableParagraph"/>
              <w:spacing w:before="7" w:line="151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71</w:t>
            </w:r>
          </w:p>
        </w:tc>
        <w:tc>
          <w:tcPr>
            <w:tcW w:w="698" w:type="dxa"/>
            <w:tcBorders>
              <w:left w:val="single" w:sz="6" w:space="0" w:color="000000"/>
              <w:bottom w:val="single" w:sz="6" w:space="0" w:color="000000"/>
            </w:tcBorders>
          </w:tcPr>
          <w:p w14:paraId="64AF2C8D" w14:textId="77777777" w:rsidR="0045732C" w:rsidRDefault="002A74E7">
            <w:pPr>
              <w:pStyle w:val="TableParagraph"/>
              <w:spacing w:before="7" w:line="151" w:lineRule="exact"/>
              <w:ind w:left="188"/>
              <w:jc w:val="left"/>
              <w:rPr>
                <w:sz w:val="14"/>
              </w:rPr>
            </w:pPr>
            <w:r>
              <w:rPr>
                <w:sz w:val="14"/>
              </w:rPr>
              <w:t>13.2%</w:t>
            </w:r>
          </w:p>
        </w:tc>
        <w:tc>
          <w:tcPr>
            <w:tcW w:w="862" w:type="dxa"/>
            <w:tcBorders>
              <w:bottom w:val="single" w:sz="6" w:space="0" w:color="000000"/>
            </w:tcBorders>
          </w:tcPr>
          <w:p w14:paraId="2F4D07FF" w14:textId="77777777" w:rsidR="0045732C" w:rsidRDefault="002A74E7">
            <w:pPr>
              <w:pStyle w:val="TableParagraph"/>
              <w:spacing w:before="7" w:line="151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7.5%</w:t>
            </w:r>
          </w:p>
        </w:tc>
        <w:tc>
          <w:tcPr>
            <w:tcW w:w="687" w:type="dxa"/>
            <w:tcBorders>
              <w:bottom w:val="single" w:sz="6" w:space="0" w:color="000000"/>
              <w:right w:val="single" w:sz="6" w:space="0" w:color="000000"/>
            </w:tcBorders>
          </w:tcPr>
          <w:p w14:paraId="39389542" w14:textId="77777777" w:rsidR="0045732C" w:rsidRDefault="002A74E7">
            <w:pPr>
              <w:pStyle w:val="TableParagraph"/>
              <w:spacing w:before="7" w:line="151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79.2%</w:t>
            </w:r>
          </w:p>
        </w:tc>
        <w:tc>
          <w:tcPr>
            <w:tcW w:w="755" w:type="dxa"/>
            <w:tcBorders>
              <w:left w:val="single" w:sz="6" w:space="0" w:color="000000"/>
              <w:bottom w:val="single" w:sz="6" w:space="0" w:color="000000"/>
            </w:tcBorders>
          </w:tcPr>
          <w:p w14:paraId="4AC2D3BA" w14:textId="77777777" w:rsidR="0045732C" w:rsidRDefault="002A74E7">
            <w:pPr>
              <w:pStyle w:val="TableParagraph"/>
              <w:spacing w:before="7" w:line="151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78.5%</w:t>
            </w:r>
          </w:p>
        </w:tc>
        <w:tc>
          <w:tcPr>
            <w:tcW w:w="746" w:type="dxa"/>
            <w:tcBorders>
              <w:bottom w:val="single" w:sz="6" w:space="0" w:color="000000"/>
            </w:tcBorders>
          </w:tcPr>
          <w:p w14:paraId="2F415CBD" w14:textId="77777777" w:rsidR="0045732C" w:rsidRDefault="002A74E7">
            <w:pPr>
              <w:pStyle w:val="TableParagraph"/>
              <w:spacing w:before="7" w:line="151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21.5%</w:t>
            </w:r>
          </w:p>
        </w:tc>
      </w:tr>
      <w:tr w:rsidR="0045732C" w14:paraId="565C3C65" w14:textId="77777777">
        <w:trPr>
          <w:trHeight w:val="172"/>
        </w:trPr>
        <w:tc>
          <w:tcPr>
            <w:tcW w:w="634" w:type="dxa"/>
            <w:tcBorders>
              <w:top w:val="single" w:sz="6" w:space="0" w:color="000000"/>
            </w:tcBorders>
          </w:tcPr>
          <w:p w14:paraId="14337FAD" w14:textId="77777777" w:rsidR="0045732C" w:rsidRDefault="002A74E7">
            <w:pPr>
              <w:pStyle w:val="TableParagraph"/>
              <w:spacing w:before="85" w:line="67" w:lineRule="exact"/>
              <w:ind w:left="67" w:right="5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NL</w:t>
            </w:r>
          </w:p>
        </w:tc>
        <w:tc>
          <w:tcPr>
            <w:tcW w:w="605" w:type="dxa"/>
            <w:tcBorders>
              <w:top w:val="single" w:sz="6" w:space="0" w:color="000000"/>
              <w:right w:val="single" w:sz="6" w:space="0" w:color="000000"/>
            </w:tcBorders>
          </w:tcPr>
          <w:p w14:paraId="16B5CBB8" w14:textId="77777777" w:rsidR="0045732C" w:rsidRDefault="002A74E7">
            <w:pPr>
              <w:pStyle w:val="TableParagraph"/>
              <w:spacing w:line="153" w:lineRule="exact"/>
              <w:ind w:left="74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Female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</w:tcBorders>
          </w:tcPr>
          <w:p w14:paraId="57550A57" w14:textId="77777777" w:rsidR="0045732C" w:rsidRDefault="002A74E7">
            <w:pPr>
              <w:pStyle w:val="TableParagraph"/>
              <w:spacing w:line="153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605" w:type="dxa"/>
            <w:tcBorders>
              <w:top w:val="single" w:sz="6" w:space="0" w:color="000000"/>
            </w:tcBorders>
          </w:tcPr>
          <w:p w14:paraId="747A83CB" w14:textId="77777777" w:rsidR="0045732C" w:rsidRDefault="002A74E7">
            <w:pPr>
              <w:pStyle w:val="TableParagraph"/>
              <w:spacing w:line="153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50.76</w:t>
            </w:r>
          </w:p>
        </w:tc>
        <w:tc>
          <w:tcPr>
            <w:tcW w:w="630" w:type="dxa"/>
            <w:tcBorders>
              <w:top w:val="single" w:sz="6" w:space="0" w:color="000000"/>
            </w:tcBorders>
          </w:tcPr>
          <w:p w14:paraId="1B1EFAEF" w14:textId="77777777" w:rsidR="0045732C" w:rsidRDefault="002A74E7">
            <w:pPr>
              <w:pStyle w:val="TableParagraph"/>
              <w:spacing w:line="153" w:lineRule="exact"/>
              <w:ind w:right="163"/>
              <w:rPr>
                <w:sz w:val="14"/>
              </w:rPr>
            </w:pPr>
            <w:r>
              <w:rPr>
                <w:sz w:val="14"/>
              </w:rPr>
              <w:t>12.07</w:t>
            </w:r>
          </w:p>
        </w:tc>
        <w:tc>
          <w:tcPr>
            <w:tcW w:w="579" w:type="dxa"/>
            <w:tcBorders>
              <w:top w:val="single" w:sz="6" w:space="0" w:color="000000"/>
            </w:tcBorders>
          </w:tcPr>
          <w:p w14:paraId="0E8D63CA" w14:textId="77777777" w:rsidR="0045732C" w:rsidRDefault="002A74E7">
            <w:pPr>
              <w:pStyle w:val="TableParagraph"/>
              <w:spacing w:line="153" w:lineRule="exact"/>
              <w:ind w:left="155" w:right="155"/>
              <w:jc w:val="center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  <w:tc>
          <w:tcPr>
            <w:tcW w:w="621" w:type="dxa"/>
            <w:tcBorders>
              <w:top w:val="single" w:sz="6" w:space="0" w:color="000000"/>
            </w:tcBorders>
          </w:tcPr>
          <w:p w14:paraId="613A025D" w14:textId="77777777" w:rsidR="0045732C" w:rsidRDefault="002A74E7">
            <w:pPr>
              <w:pStyle w:val="TableParagraph"/>
              <w:spacing w:line="153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43</w:t>
            </w:r>
          </w:p>
        </w:tc>
        <w:tc>
          <w:tcPr>
            <w:tcW w:w="610" w:type="dxa"/>
            <w:tcBorders>
              <w:top w:val="single" w:sz="6" w:space="0" w:color="000000"/>
            </w:tcBorders>
          </w:tcPr>
          <w:p w14:paraId="09799CA7" w14:textId="77777777" w:rsidR="0045732C" w:rsidRDefault="002A74E7">
            <w:pPr>
              <w:pStyle w:val="TableParagraph"/>
              <w:spacing w:line="153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47</w:t>
            </w:r>
          </w:p>
        </w:tc>
        <w:tc>
          <w:tcPr>
            <w:tcW w:w="613" w:type="dxa"/>
            <w:tcBorders>
              <w:top w:val="single" w:sz="6" w:space="0" w:color="000000"/>
            </w:tcBorders>
          </w:tcPr>
          <w:p w14:paraId="197B779B" w14:textId="77777777" w:rsidR="0045732C" w:rsidRDefault="002A74E7">
            <w:pPr>
              <w:pStyle w:val="TableParagraph"/>
              <w:spacing w:line="153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61</w:t>
            </w:r>
          </w:p>
        </w:tc>
        <w:tc>
          <w:tcPr>
            <w:tcW w:w="601" w:type="dxa"/>
            <w:tcBorders>
              <w:top w:val="single" w:sz="6" w:space="0" w:color="000000"/>
              <w:right w:val="single" w:sz="6" w:space="0" w:color="000000"/>
            </w:tcBorders>
          </w:tcPr>
          <w:p w14:paraId="30A82CFB" w14:textId="77777777" w:rsidR="0045732C" w:rsidRDefault="002A74E7">
            <w:pPr>
              <w:pStyle w:val="TableParagraph"/>
              <w:spacing w:line="153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73</w:t>
            </w:r>
          </w:p>
        </w:tc>
        <w:tc>
          <w:tcPr>
            <w:tcW w:w="698" w:type="dxa"/>
            <w:tcBorders>
              <w:top w:val="single" w:sz="6" w:space="0" w:color="000000"/>
              <w:left w:val="single" w:sz="6" w:space="0" w:color="000000"/>
            </w:tcBorders>
          </w:tcPr>
          <w:p w14:paraId="3ED27173" w14:textId="77777777" w:rsidR="0045732C" w:rsidRDefault="002A74E7">
            <w:pPr>
              <w:pStyle w:val="TableParagraph"/>
              <w:spacing w:line="153" w:lineRule="exact"/>
              <w:ind w:left="222"/>
              <w:jc w:val="left"/>
              <w:rPr>
                <w:sz w:val="14"/>
              </w:rPr>
            </w:pPr>
            <w:r>
              <w:rPr>
                <w:sz w:val="14"/>
              </w:rPr>
              <w:t>5.9%</w:t>
            </w:r>
          </w:p>
        </w:tc>
        <w:tc>
          <w:tcPr>
            <w:tcW w:w="862" w:type="dxa"/>
            <w:tcBorders>
              <w:top w:val="single" w:sz="6" w:space="0" w:color="000000"/>
            </w:tcBorders>
          </w:tcPr>
          <w:p w14:paraId="2A572192" w14:textId="77777777" w:rsidR="0045732C" w:rsidRDefault="002A74E7">
            <w:pPr>
              <w:pStyle w:val="TableParagraph"/>
              <w:spacing w:line="153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14.7%</w:t>
            </w:r>
          </w:p>
        </w:tc>
        <w:tc>
          <w:tcPr>
            <w:tcW w:w="687" w:type="dxa"/>
            <w:tcBorders>
              <w:top w:val="single" w:sz="6" w:space="0" w:color="000000"/>
              <w:right w:val="single" w:sz="6" w:space="0" w:color="000000"/>
            </w:tcBorders>
          </w:tcPr>
          <w:p w14:paraId="6BAF9AE1" w14:textId="77777777" w:rsidR="0045732C" w:rsidRDefault="002A74E7">
            <w:pPr>
              <w:pStyle w:val="TableParagraph"/>
              <w:spacing w:line="153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79.4%</w:t>
            </w:r>
          </w:p>
        </w:tc>
        <w:tc>
          <w:tcPr>
            <w:tcW w:w="755" w:type="dxa"/>
            <w:tcBorders>
              <w:top w:val="single" w:sz="6" w:space="0" w:color="000000"/>
              <w:left w:val="single" w:sz="6" w:space="0" w:color="000000"/>
            </w:tcBorders>
          </w:tcPr>
          <w:p w14:paraId="4AD59675" w14:textId="77777777" w:rsidR="0045732C" w:rsidRDefault="002A74E7">
            <w:pPr>
              <w:pStyle w:val="TableParagraph"/>
              <w:spacing w:line="153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73.5%</w:t>
            </w:r>
          </w:p>
        </w:tc>
        <w:tc>
          <w:tcPr>
            <w:tcW w:w="746" w:type="dxa"/>
            <w:tcBorders>
              <w:top w:val="single" w:sz="6" w:space="0" w:color="000000"/>
            </w:tcBorders>
          </w:tcPr>
          <w:p w14:paraId="7EF9F5EB" w14:textId="77777777" w:rsidR="0045732C" w:rsidRDefault="002A74E7">
            <w:pPr>
              <w:pStyle w:val="TableParagraph"/>
              <w:spacing w:line="153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26.5%</w:t>
            </w:r>
          </w:p>
        </w:tc>
      </w:tr>
      <w:tr w:rsidR="0045732C" w14:paraId="54DC6161" w14:textId="77777777">
        <w:trPr>
          <w:trHeight w:val="178"/>
        </w:trPr>
        <w:tc>
          <w:tcPr>
            <w:tcW w:w="634" w:type="dxa"/>
            <w:tcBorders>
              <w:bottom w:val="single" w:sz="6" w:space="0" w:color="000000"/>
            </w:tcBorders>
          </w:tcPr>
          <w:p w14:paraId="2B85CAA1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05" w:type="dxa"/>
            <w:tcBorders>
              <w:bottom w:val="single" w:sz="6" w:space="0" w:color="000000"/>
              <w:right w:val="single" w:sz="6" w:space="0" w:color="000000"/>
            </w:tcBorders>
          </w:tcPr>
          <w:p w14:paraId="46BB5775" w14:textId="77777777" w:rsidR="0045732C" w:rsidRDefault="002A74E7">
            <w:pPr>
              <w:pStyle w:val="TableParagraph"/>
              <w:spacing w:before="7" w:line="151" w:lineRule="exact"/>
              <w:ind w:left="71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Male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</w:tcBorders>
          </w:tcPr>
          <w:p w14:paraId="1C16FC99" w14:textId="77777777" w:rsidR="0045732C" w:rsidRDefault="002A74E7">
            <w:pPr>
              <w:pStyle w:val="TableParagraph"/>
              <w:spacing w:before="7" w:line="151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95</w:t>
            </w:r>
          </w:p>
        </w:tc>
        <w:tc>
          <w:tcPr>
            <w:tcW w:w="605" w:type="dxa"/>
            <w:tcBorders>
              <w:bottom w:val="single" w:sz="6" w:space="0" w:color="000000"/>
            </w:tcBorders>
          </w:tcPr>
          <w:p w14:paraId="38E52BEF" w14:textId="77777777" w:rsidR="0045732C" w:rsidRDefault="002A74E7">
            <w:pPr>
              <w:pStyle w:val="TableParagraph"/>
              <w:spacing w:before="7" w:line="151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45.79</w:t>
            </w:r>
          </w:p>
        </w:tc>
        <w:tc>
          <w:tcPr>
            <w:tcW w:w="630" w:type="dxa"/>
            <w:tcBorders>
              <w:bottom w:val="single" w:sz="6" w:space="0" w:color="000000"/>
            </w:tcBorders>
          </w:tcPr>
          <w:p w14:paraId="4AD34C10" w14:textId="77777777" w:rsidR="0045732C" w:rsidRDefault="002A74E7">
            <w:pPr>
              <w:pStyle w:val="TableParagraph"/>
              <w:spacing w:before="7" w:line="151" w:lineRule="exact"/>
              <w:ind w:right="163"/>
              <w:rPr>
                <w:sz w:val="14"/>
              </w:rPr>
            </w:pPr>
            <w:r>
              <w:rPr>
                <w:sz w:val="14"/>
              </w:rPr>
              <w:t>14.12</w:t>
            </w:r>
          </w:p>
        </w:tc>
        <w:tc>
          <w:tcPr>
            <w:tcW w:w="579" w:type="dxa"/>
            <w:tcBorders>
              <w:bottom w:val="single" w:sz="6" w:space="0" w:color="000000"/>
            </w:tcBorders>
          </w:tcPr>
          <w:p w14:paraId="2719CC4B" w14:textId="77777777" w:rsidR="0045732C" w:rsidRDefault="002A74E7">
            <w:pPr>
              <w:pStyle w:val="TableParagraph"/>
              <w:spacing w:before="7" w:line="151" w:lineRule="exact"/>
              <w:ind w:left="155" w:right="155"/>
              <w:jc w:val="center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621" w:type="dxa"/>
            <w:tcBorders>
              <w:bottom w:val="single" w:sz="6" w:space="0" w:color="000000"/>
            </w:tcBorders>
          </w:tcPr>
          <w:p w14:paraId="23BF21DB" w14:textId="77777777" w:rsidR="0045732C" w:rsidRDefault="002A74E7">
            <w:pPr>
              <w:pStyle w:val="TableParagraph"/>
              <w:spacing w:before="7" w:line="151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610" w:type="dxa"/>
            <w:tcBorders>
              <w:bottom w:val="single" w:sz="6" w:space="0" w:color="000000"/>
            </w:tcBorders>
          </w:tcPr>
          <w:p w14:paraId="76828268" w14:textId="77777777" w:rsidR="0045732C" w:rsidRDefault="002A74E7">
            <w:pPr>
              <w:pStyle w:val="TableParagraph"/>
              <w:spacing w:before="7" w:line="151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50</w:t>
            </w:r>
          </w:p>
        </w:tc>
        <w:tc>
          <w:tcPr>
            <w:tcW w:w="613" w:type="dxa"/>
            <w:tcBorders>
              <w:bottom w:val="single" w:sz="6" w:space="0" w:color="000000"/>
            </w:tcBorders>
          </w:tcPr>
          <w:p w14:paraId="07D1C44C" w14:textId="77777777" w:rsidR="0045732C" w:rsidRDefault="002A74E7">
            <w:pPr>
              <w:pStyle w:val="TableParagraph"/>
              <w:spacing w:before="7" w:line="151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601" w:type="dxa"/>
            <w:tcBorders>
              <w:bottom w:val="single" w:sz="6" w:space="0" w:color="000000"/>
              <w:right w:val="single" w:sz="6" w:space="0" w:color="000000"/>
            </w:tcBorders>
          </w:tcPr>
          <w:p w14:paraId="15645C79" w14:textId="77777777" w:rsidR="0045732C" w:rsidRDefault="002A74E7">
            <w:pPr>
              <w:pStyle w:val="TableParagraph"/>
              <w:spacing w:before="7" w:line="151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73</w:t>
            </w:r>
          </w:p>
        </w:tc>
        <w:tc>
          <w:tcPr>
            <w:tcW w:w="698" w:type="dxa"/>
            <w:tcBorders>
              <w:left w:val="single" w:sz="6" w:space="0" w:color="000000"/>
              <w:bottom w:val="single" w:sz="6" w:space="0" w:color="000000"/>
            </w:tcBorders>
          </w:tcPr>
          <w:p w14:paraId="463C3EA9" w14:textId="77777777" w:rsidR="0045732C" w:rsidRDefault="002A74E7">
            <w:pPr>
              <w:pStyle w:val="TableParagraph"/>
              <w:spacing w:before="7" w:line="151" w:lineRule="exact"/>
              <w:ind w:left="188"/>
              <w:jc w:val="left"/>
              <w:rPr>
                <w:sz w:val="14"/>
              </w:rPr>
            </w:pPr>
            <w:r>
              <w:rPr>
                <w:sz w:val="14"/>
              </w:rPr>
              <w:t>14.0%</w:t>
            </w:r>
          </w:p>
        </w:tc>
        <w:tc>
          <w:tcPr>
            <w:tcW w:w="862" w:type="dxa"/>
            <w:tcBorders>
              <w:bottom w:val="single" w:sz="6" w:space="0" w:color="000000"/>
            </w:tcBorders>
          </w:tcPr>
          <w:p w14:paraId="103CB5C9" w14:textId="77777777" w:rsidR="0045732C" w:rsidRDefault="002A74E7">
            <w:pPr>
              <w:pStyle w:val="TableParagraph"/>
              <w:spacing w:before="7" w:line="151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8.1%</w:t>
            </w:r>
          </w:p>
        </w:tc>
        <w:tc>
          <w:tcPr>
            <w:tcW w:w="687" w:type="dxa"/>
            <w:tcBorders>
              <w:bottom w:val="single" w:sz="6" w:space="0" w:color="000000"/>
              <w:right w:val="single" w:sz="6" w:space="0" w:color="000000"/>
            </w:tcBorders>
          </w:tcPr>
          <w:p w14:paraId="04169213" w14:textId="77777777" w:rsidR="0045732C" w:rsidRDefault="002A74E7">
            <w:pPr>
              <w:pStyle w:val="TableParagraph"/>
              <w:spacing w:before="7" w:line="151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77.9%</w:t>
            </w:r>
          </w:p>
        </w:tc>
        <w:tc>
          <w:tcPr>
            <w:tcW w:w="755" w:type="dxa"/>
            <w:tcBorders>
              <w:left w:val="single" w:sz="6" w:space="0" w:color="000000"/>
              <w:bottom w:val="single" w:sz="6" w:space="0" w:color="000000"/>
            </w:tcBorders>
          </w:tcPr>
          <w:p w14:paraId="70EEA343" w14:textId="77777777" w:rsidR="0045732C" w:rsidRDefault="002A74E7">
            <w:pPr>
              <w:pStyle w:val="TableParagraph"/>
              <w:spacing w:before="7" w:line="151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73.5%</w:t>
            </w:r>
          </w:p>
        </w:tc>
        <w:tc>
          <w:tcPr>
            <w:tcW w:w="746" w:type="dxa"/>
            <w:tcBorders>
              <w:bottom w:val="single" w:sz="6" w:space="0" w:color="000000"/>
            </w:tcBorders>
          </w:tcPr>
          <w:p w14:paraId="0DFA42AB" w14:textId="77777777" w:rsidR="0045732C" w:rsidRDefault="002A74E7">
            <w:pPr>
              <w:pStyle w:val="TableParagraph"/>
              <w:spacing w:before="7" w:line="151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26.5%</w:t>
            </w:r>
          </w:p>
        </w:tc>
      </w:tr>
      <w:tr w:rsidR="0045732C" w14:paraId="4BAB5063" w14:textId="77777777">
        <w:trPr>
          <w:trHeight w:val="172"/>
        </w:trPr>
        <w:tc>
          <w:tcPr>
            <w:tcW w:w="634" w:type="dxa"/>
            <w:tcBorders>
              <w:top w:val="single" w:sz="6" w:space="0" w:color="000000"/>
            </w:tcBorders>
          </w:tcPr>
          <w:p w14:paraId="2590961D" w14:textId="77777777" w:rsidR="0045732C" w:rsidRDefault="002A74E7">
            <w:pPr>
              <w:pStyle w:val="TableParagraph"/>
              <w:spacing w:before="88" w:line="64" w:lineRule="exact"/>
              <w:ind w:left="67" w:right="61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US</w:t>
            </w:r>
          </w:p>
        </w:tc>
        <w:tc>
          <w:tcPr>
            <w:tcW w:w="605" w:type="dxa"/>
            <w:tcBorders>
              <w:top w:val="single" w:sz="6" w:space="0" w:color="000000"/>
              <w:right w:val="single" w:sz="6" w:space="0" w:color="000000"/>
            </w:tcBorders>
          </w:tcPr>
          <w:p w14:paraId="36DBA224" w14:textId="77777777" w:rsidR="0045732C" w:rsidRDefault="002A74E7">
            <w:pPr>
              <w:pStyle w:val="TableParagraph"/>
              <w:spacing w:line="153" w:lineRule="exact"/>
              <w:ind w:left="74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Female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</w:tcBorders>
          </w:tcPr>
          <w:p w14:paraId="22E7FD1F" w14:textId="77777777" w:rsidR="0045732C" w:rsidRDefault="002A74E7">
            <w:pPr>
              <w:pStyle w:val="TableParagraph"/>
              <w:spacing w:line="153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242</w:t>
            </w:r>
          </w:p>
        </w:tc>
        <w:tc>
          <w:tcPr>
            <w:tcW w:w="605" w:type="dxa"/>
            <w:tcBorders>
              <w:top w:val="single" w:sz="6" w:space="0" w:color="000000"/>
            </w:tcBorders>
          </w:tcPr>
          <w:p w14:paraId="38E65106" w14:textId="77777777" w:rsidR="0045732C" w:rsidRDefault="002A74E7">
            <w:pPr>
              <w:pStyle w:val="TableParagraph"/>
              <w:spacing w:line="153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47.71</w:t>
            </w:r>
          </w:p>
        </w:tc>
        <w:tc>
          <w:tcPr>
            <w:tcW w:w="630" w:type="dxa"/>
            <w:tcBorders>
              <w:top w:val="single" w:sz="6" w:space="0" w:color="000000"/>
            </w:tcBorders>
          </w:tcPr>
          <w:p w14:paraId="76BF26F2" w14:textId="77777777" w:rsidR="0045732C" w:rsidRDefault="002A74E7">
            <w:pPr>
              <w:pStyle w:val="TableParagraph"/>
              <w:spacing w:line="153" w:lineRule="exact"/>
              <w:ind w:right="163"/>
              <w:rPr>
                <w:sz w:val="14"/>
              </w:rPr>
            </w:pPr>
            <w:r>
              <w:rPr>
                <w:sz w:val="14"/>
              </w:rPr>
              <w:t>13.19</w:t>
            </w:r>
          </w:p>
        </w:tc>
        <w:tc>
          <w:tcPr>
            <w:tcW w:w="579" w:type="dxa"/>
            <w:tcBorders>
              <w:top w:val="single" w:sz="6" w:space="0" w:color="000000"/>
            </w:tcBorders>
          </w:tcPr>
          <w:p w14:paraId="1E4614F7" w14:textId="77777777" w:rsidR="0045732C" w:rsidRDefault="002A74E7">
            <w:pPr>
              <w:pStyle w:val="TableParagraph"/>
              <w:spacing w:line="153" w:lineRule="exact"/>
              <w:ind w:left="155" w:right="155"/>
              <w:jc w:val="center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621" w:type="dxa"/>
            <w:tcBorders>
              <w:top w:val="single" w:sz="6" w:space="0" w:color="000000"/>
            </w:tcBorders>
          </w:tcPr>
          <w:p w14:paraId="019F15BC" w14:textId="77777777" w:rsidR="0045732C" w:rsidRDefault="002A74E7">
            <w:pPr>
              <w:pStyle w:val="TableParagraph"/>
              <w:spacing w:line="153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38</w:t>
            </w:r>
          </w:p>
        </w:tc>
        <w:tc>
          <w:tcPr>
            <w:tcW w:w="610" w:type="dxa"/>
            <w:tcBorders>
              <w:top w:val="single" w:sz="6" w:space="0" w:color="000000"/>
            </w:tcBorders>
          </w:tcPr>
          <w:p w14:paraId="4F118425" w14:textId="77777777" w:rsidR="0045732C" w:rsidRDefault="002A74E7">
            <w:pPr>
              <w:pStyle w:val="TableParagraph"/>
              <w:spacing w:line="153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49</w:t>
            </w:r>
          </w:p>
        </w:tc>
        <w:tc>
          <w:tcPr>
            <w:tcW w:w="613" w:type="dxa"/>
            <w:tcBorders>
              <w:top w:val="single" w:sz="6" w:space="0" w:color="000000"/>
            </w:tcBorders>
          </w:tcPr>
          <w:p w14:paraId="6E0757C8" w14:textId="77777777" w:rsidR="0045732C" w:rsidRDefault="002A74E7">
            <w:pPr>
              <w:pStyle w:val="TableParagraph"/>
              <w:spacing w:line="153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601" w:type="dxa"/>
            <w:tcBorders>
              <w:top w:val="single" w:sz="6" w:space="0" w:color="000000"/>
              <w:right w:val="single" w:sz="6" w:space="0" w:color="000000"/>
            </w:tcBorders>
          </w:tcPr>
          <w:p w14:paraId="2ABF7EE1" w14:textId="77777777" w:rsidR="0045732C" w:rsidRDefault="002A74E7">
            <w:pPr>
              <w:pStyle w:val="TableParagraph"/>
              <w:spacing w:line="153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84</w:t>
            </w:r>
          </w:p>
        </w:tc>
        <w:tc>
          <w:tcPr>
            <w:tcW w:w="698" w:type="dxa"/>
            <w:tcBorders>
              <w:top w:val="single" w:sz="6" w:space="0" w:color="000000"/>
              <w:left w:val="single" w:sz="6" w:space="0" w:color="000000"/>
            </w:tcBorders>
          </w:tcPr>
          <w:p w14:paraId="0F7354E2" w14:textId="77777777" w:rsidR="0045732C" w:rsidRDefault="002A74E7">
            <w:pPr>
              <w:pStyle w:val="TableParagraph"/>
              <w:spacing w:line="153" w:lineRule="exact"/>
              <w:ind w:left="188"/>
              <w:jc w:val="left"/>
              <w:rPr>
                <w:sz w:val="14"/>
              </w:rPr>
            </w:pPr>
            <w:r>
              <w:rPr>
                <w:sz w:val="14"/>
              </w:rPr>
              <w:t>14.9%</w:t>
            </w:r>
          </w:p>
        </w:tc>
        <w:tc>
          <w:tcPr>
            <w:tcW w:w="862" w:type="dxa"/>
            <w:tcBorders>
              <w:top w:val="single" w:sz="6" w:space="0" w:color="000000"/>
            </w:tcBorders>
          </w:tcPr>
          <w:p w14:paraId="568C1F18" w14:textId="77777777" w:rsidR="0045732C" w:rsidRDefault="002A74E7">
            <w:pPr>
              <w:pStyle w:val="TableParagraph"/>
              <w:spacing w:line="153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8.9%</w:t>
            </w:r>
          </w:p>
        </w:tc>
        <w:tc>
          <w:tcPr>
            <w:tcW w:w="687" w:type="dxa"/>
            <w:tcBorders>
              <w:top w:val="single" w:sz="6" w:space="0" w:color="000000"/>
              <w:right w:val="single" w:sz="6" w:space="0" w:color="000000"/>
            </w:tcBorders>
          </w:tcPr>
          <w:p w14:paraId="5891B003" w14:textId="77777777" w:rsidR="0045732C" w:rsidRDefault="002A74E7">
            <w:pPr>
              <w:pStyle w:val="TableParagraph"/>
              <w:spacing w:line="153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76.2%</w:t>
            </w:r>
          </w:p>
        </w:tc>
        <w:tc>
          <w:tcPr>
            <w:tcW w:w="755" w:type="dxa"/>
            <w:tcBorders>
              <w:top w:val="single" w:sz="6" w:space="0" w:color="000000"/>
              <w:left w:val="single" w:sz="6" w:space="0" w:color="000000"/>
            </w:tcBorders>
          </w:tcPr>
          <w:p w14:paraId="681A4A30" w14:textId="77777777" w:rsidR="0045732C" w:rsidRDefault="002A74E7">
            <w:pPr>
              <w:pStyle w:val="TableParagraph"/>
              <w:spacing w:line="153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69.6%</w:t>
            </w:r>
          </w:p>
        </w:tc>
        <w:tc>
          <w:tcPr>
            <w:tcW w:w="746" w:type="dxa"/>
            <w:tcBorders>
              <w:top w:val="single" w:sz="6" w:space="0" w:color="000000"/>
            </w:tcBorders>
          </w:tcPr>
          <w:p w14:paraId="539D113E" w14:textId="77777777" w:rsidR="0045732C" w:rsidRDefault="002A74E7">
            <w:pPr>
              <w:pStyle w:val="TableParagraph"/>
              <w:spacing w:line="153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30.4%</w:t>
            </w:r>
          </w:p>
        </w:tc>
      </w:tr>
      <w:tr w:rsidR="0045732C" w14:paraId="319F1074" w14:textId="77777777">
        <w:trPr>
          <w:trHeight w:val="170"/>
        </w:trPr>
        <w:tc>
          <w:tcPr>
            <w:tcW w:w="634" w:type="dxa"/>
            <w:tcBorders>
              <w:bottom w:val="double" w:sz="6" w:space="0" w:color="000000"/>
            </w:tcBorders>
          </w:tcPr>
          <w:p w14:paraId="0637D024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05" w:type="dxa"/>
            <w:tcBorders>
              <w:bottom w:val="double" w:sz="6" w:space="0" w:color="000000"/>
              <w:right w:val="single" w:sz="6" w:space="0" w:color="000000"/>
            </w:tcBorders>
          </w:tcPr>
          <w:p w14:paraId="2638B751" w14:textId="77777777" w:rsidR="0045732C" w:rsidRDefault="002A74E7">
            <w:pPr>
              <w:pStyle w:val="TableParagraph"/>
              <w:spacing w:before="7" w:line="143" w:lineRule="exact"/>
              <w:ind w:left="71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Male</w:t>
            </w:r>
          </w:p>
        </w:tc>
        <w:tc>
          <w:tcPr>
            <w:tcW w:w="621" w:type="dxa"/>
            <w:tcBorders>
              <w:left w:val="single" w:sz="6" w:space="0" w:color="000000"/>
              <w:bottom w:val="double" w:sz="6" w:space="0" w:color="000000"/>
            </w:tcBorders>
          </w:tcPr>
          <w:p w14:paraId="68DD67C7" w14:textId="77777777" w:rsidR="0045732C" w:rsidRDefault="002A74E7">
            <w:pPr>
              <w:pStyle w:val="TableParagraph"/>
              <w:spacing w:before="7" w:line="143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284</w:t>
            </w:r>
          </w:p>
        </w:tc>
        <w:tc>
          <w:tcPr>
            <w:tcW w:w="605" w:type="dxa"/>
            <w:tcBorders>
              <w:bottom w:val="double" w:sz="6" w:space="0" w:color="000000"/>
            </w:tcBorders>
          </w:tcPr>
          <w:p w14:paraId="10E336D4" w14:textId="77777777" w:rsidR="0045732C" w:rsidRDefault="002A74E7">
            <w:pPr>
              <w:pStyle w:val="TableParagraph"/>
              <w:spacing w:before="7" w:line="143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51.58</w:t>
            </w:r>
          </w:p>
        </w:tc>
        <w:tc>
          <w:tcPr>
            <w:tcW w:w="630" w:type="dxa"/>
            <w:tcBorders>
              <w:bottom w:val="double" w:sz="6" w:space="0" w:color="000000"/>
            </w:tcBorders>
          </w:tcPr>
          <w:p w14:paraId="77BB2E51" w14:textId="77777777" w:rsidR="0045732C" w:rsidRDefault="002A74E7">
            <w:pPr>
              <w:pStyle w:val="TableParagraph"/>
              <w:spacing w:before="7" w:line="143" w:lineRule="exact"/>
              <w:ind w:right="163"/>
              <w:rPr>
                <w:sz w:val="14"/>
              </w:rPr>
            </w:pPr>
            <w:r>
              <w:rPr>
                <w:sz w:val="14"/>
              </w:rPr>
              <w:t>12.68</w:t>
            </w:r>
          </w:p>
        </w:tc>
        <w:tc>
          <w:tcPr>
            <w:tcW w:w="579" w:type="dxa"/>
            <w:tcBorders>
              <w:bottom w:val="double" w:sz="6" w:space="0" w:color="000000"/>
            </w:tcBorders>
          </w:tcPr>
          <w:p w14:paraId="62ECC851" w14:textId="77777777" w:rsidR="0045732C" w:rsidRDefault="002A74E7">
            <w:pPr>
              <w:pStyle w:val="TableParagraph"/>
              <w:spacing w:before="7" w:line="143" w:lineRule="exact"/>
              <w:ind w:left="155" w:right="155"/>
              <w:jc w:val="center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621" w:type="dxa"/>
            <w:tcBorders>
              <w:bottom w:val="double" w:sz="6" w:space="0" w:color="000000"/>
            </w:tcBorders>
          </w:tcPr>
          <w:p w14:paraId="30CDC509" w14:textId="77777777" w:rsidR="0045732C" w:rsidRDefault="002A74E7">
            <w:pPr>
              <w:pStyle w:val="TableParagraph"/>
              <w:spacing w:before="7" w:line="143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43</w:t>
            </w:r>
          </w:p>
        </w:tc>
        <w:tc>
          <w:tcPr>
            <w:tcW w:w="610" w:type="dxa"/>
            <w:tcBorders>
              <w:bottom w:val="double" w:sz="6" w:space="0" w:color="000000"/>
            </w:tcBorders>
          </w:tcPr>
          <w:p w14:paraId="610CBC8A" w14:textId="77777777" w:rsidR="0045732C" w:rsidRDefault="002A74E7">
            <w:pPr>
              <w:pStyle w:val="TableParagraph"/>
              <w:spacing w:before="7" w:line="143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613" w:type="dxa"/>
            <w:tcBorders>
              <w:bottom w:val="double" w:sz="6" w:space="0" w:color="000000"/>
            </w:tcBorders>
          </w:tcPr>
          <w:p w14:paraId="40A9E4E8" w14:textId="77777777" w:rsidR="0045732C" w:rsidRDefault="002A74E7">
            <w:pPr>
              <w:pStyle w:val="TableParagraph"/>
              <w:spacing w:before="7" w:line="143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60</w:t>
            </w:r>
          </w:p>
        </w:tc>
        <w:tc>
          <w:tcPr>
            <w:tcW w:w="601" w:type="dxa"/>
            <w:tcBorders>
              <w:bottom w:val="double" w:sz="6" w:space="0" w:color="000000"/>
              <w:right w:val="single" w:sz="6" w:space="0" w:color="000000"/>
            </w:tcBorders>
          </w:tcPr>
          <w:p w14:paraId="50BF6BE7" w14:textId="77777777" w:rsidR="0045732C" w:rsidRDefault="002A74E7">
            <w:pPr>
              <w:pStyle w:val="TableParagraph"/>
              <w:spacing w:before="7" w:line="143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81</w:t>
            </w:r>
          </w:p>
        </w:tc>
        <w:tc>
          <w:tcPr>
            <w:tcW w:w="698" w:type="dxa"/>
            <w:tcBorders>
              <w:left w:val="single" w:sz="6" w:space="0" w:color="000000"/>
              <w:bottom w:val="double" w:sz="6" w:space="0" w:color="000000"/>
            </w:tcBorders>
          </w:tcPr>
          <w:p w14:paraId="5A9B4BAB" w14:textId="77777777" w:rsidR="0045732C" w:rsidRDefault="002A74E7">
            <w:pPr>
              <w:pStyle w:val="TableParagraph"/>
              <w:spacing w:before="7" w:line="143" w:lineRule="exact"/>
              <w:ind w:left="188"/>
              <w:jc w:val="left"/>
              <w:rPr>
                <w:sz w:val="14"/>
              </w:rPr>
            </w:pPr>
            <w:r>
              <w:rPr>
                <w:sz w:val="14"/>
              </w:rPr>
              <w:t>11.5%</w:t>
            </w:r>
          </w:p>
        </w:tc>
        <w:tc>
          <w:tcPr>
            <w:tcW w:w="862" w:type="dxa"/>
            <w:tcBorders>
              <w:bottom w:val="double" w:sz="6" w:space="0" w:color="000000"/>
            </w:tcBorders>
          </w:tcPr>
          <w:p w14:paraId="12B2B54B" w14:textId="77777777" w:rsidR="0045732C" w:rsidRDefault="002A74E7">
            <w:pPr>
              <w:pStyle w:val="TableParagraph"/>
              <w:spacing w:before="7" w:line="143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12.8%</w:t>
            </w:r>
          </w:p>
        </w:tc>
        <w:tc>
          <w:tcPr>
            <w:tcW w:w="687" w:type="dxa"/>
            <w:tcBorders>
              <w:bottom w:val="double" w:sz="6" w:space="0" w:color="000000"/>
              <w:right w:val="single" w:sz="6" w:space="0" w:color="000000"/>
            </w:tcBorders>
          </w:tcPr>
          <w:p w14:paraId="6CE1AD60" w14:textId="77777777" w:rsidR="0045732C" w:rsidRDefault="002A74E7">
            <w:pPr>
              <w:pStyle w:val="TableParagraph"/>
              <w:spacing w:before="7" w:line="143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75.7%</w:t>
            </w:r>
          </w:p>
        </w:tc>
        <w:tc>
          <w:tcPr>
            <w:tcW w:w="755" w:type="dxa"/>
            <w:tcBorders>
              <w:left w:val="single" w:sz="6" w:space="0" w:color="000000"/>
              <w:bottom w:val="double" w:sz="6" w:space="0" w:color="000000"/>
            </w:tcBorders>
          </w:tcPr>
          <w:p w14:paraId="28C51F62" w14:textId="77777777" w:rsidR="0045732C" w:rsidRDefault="002A74E7">
            <w:pPr>
              <w:pStyle w:val="TableParagraph"/>
              <w:spacing w:before="7" w:line="143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78.9%</w:t>
            </w:r>
          </w:p>
        </w:tc>
        <w:tc>
          <w:tcPr>
            <w:tcW w:w="746" w:type="dxa"/>
            <w:tcBorders>
              <w:bottom w:val="double" w:sz="6" w:space="0" w:color="000000"/>
            </w:tcBorders>
          </w:tcPr>
          <w:p w14:paraId="2D51AE79" w14:textId="77777777" w:rsidR="0045732C" w:rsidRDefault="002A74E7">
            <w:pPr>
              <w:pStyle w:val="TableParagraph"/>
              <w:spacing w:before="7" w:line="143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21.1%</w:t>
            </w:r>
          </w:p>
        </w:tc>
      </w:tr>
      <w:tr w:rsidR="0045732C" w14:paraId="7F80E713" w14:textId="77777777">
        <w:trPr>
          <w:trHeight w:val="160"/>
        </w:trPr>
        <w:tc>
          <w:tcPr>
            <w:tcW w:w="634" w:type="dxa"/>
            <w:tcBorders>
              <w:top w:val="double" w:sz="6" w:space="0" w:color="000000"/>
            </w:tcBorders>
          </w:tcPr>
          <w:p w14:paraId="3E470A55" w14:textId="77777777" w:rsidR="0045732C" w:rsidRDefault="002A74E7">
            <w:pPr>
              <w:pStyle w:val="TableParagraph"/>
              <w:spacing w:before="73" w:line="67" w:lineRule="exact"/>
              <w:ind w:left="67" w:right="58"/>
              <w:jc w:val="center"/>
              <w:rPr>
                <w:b/>
                <w:sz w:val="14"/>
              </w:rPr>
            </w:pPr>
            <w:commentRangeStart w:id="132"/>
            <w:r>
              <w:rPr>
                <w:b/>
                <w:sz w:val="14"/>
              </w:rPr>
              <w:t>all</w:t>
            </w:r>
            <w:commentRangeEnd w:id="132"/>
            <w:r w:rsidR="000C2F21">
              <w:rPr>
                <w:rStyle w:val="CommentReference"/>
                <w:rFonts w:ascii="Times New Roman" w:eastAsia="Times New Roman" w:hAnsi="Times New Roman" w:cs="Times New Roman"/>
              </w:rPr>
              <w:commentReference w:id="132"/>
            </w:r>
          </w:p>
        </w:tc>
        <w:tc>
          <w:tcPr>
            <w:tcW w:w="605" w:type="dxa"/>
            <w:tcBorders>
              <w:top w:val="double" w:sz="6" w:space="0" w:color="000000"/>
              <w:right w:val="single" w:sz="6" w:space="0" w:color="000000"/>
            </w:tcBorders>
          </w:tcPr>
          <w:p w14:paraId="466430B3" w14:textId="77777777" w:rsidR="0045732C" w:rsidRDefault="002A74E7">
            <w:pPr>
              <w:pStyle w:val="TableParagraph"/>
              <w:spacing w:line="141" w:lineRule="exact"/>
              <w:ind w:left="74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Female</w:t>
            </w:r>
          </w:p>
        </w:tc>
        <w:tc>
          <w:tcPr>
            <w:tcW w:w="621" w:type="dxa"/>
            <w:tcBorders>
              <w:top w:val="double" w:sz="6" w:space="0" w:color="000000"/>
              <w:left w:val="single" w:sz="6" w:space="0" w:color="000000"/>
            </w:tcBorders>
          </w:tcPr>
          <w:p w14:paraId="0CAD2A5B" w14:textId="77777777" w:rsidR="0045732C" w:rsidRDefault="002A74E7">
            <w:pPr>
              <w:pStyle w:val="TableParagraph"/>
              <w:spacing w:line="141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1102</w:t>
            </w:r>
          </w:p>
        </w:tc>
        <w:tc>
          <w:tcPr>
            <w:tcW w:w="605" w:type="dxa"/>
            <w:tcBorders>
              <w:top w:val="double" w:sz="6" w:space="0" w:color="000000"/>
            </w:tcBorders>
          </w:tcPr>
          <w:p w14:paraId="6A3EAB0A" w14:textId="77777777" w:rsidR="0045732C" w:rsidRDefault="002A74E7">
            <w:pPr>
              <w:pStyle w:val="TableParagraph"/>
              <w:spacing w:line="141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44.46</w:t>
            </w:r>
          </w:p>
        </w:tc>
        <w:tc>
          <w:tcPr>
            <w:tcW w:w="630" w:type="dxa"/>
            <w:tcBorders>
              <w:top w:val="double" w:sz="6" w:space="0" w:color="000000"/>
            </w:tcBorders>
          </w:tcPr>
          <w:p w14:paraId="01349181" w14:textId="77777777" w:rsidR="0045732C" w:rsidRDefault="002A74E7">
            <w:pPr>
              <w:pStyle w:val="TableParagraph"/>
              <w:spacing w:line="141" w:lineRule="exact"/>
              <w:ind w:right="163"/>
              <w:rPr>
                <w:sz w:val="14"/>
              </w:rPr>
            </w:pPr>
            <w:r>
              <w:rPr>
                <w:sz w:val="14"/>
              </w:rPr>
              <w:t>13.60</w:t>
            </w:r>
          </w:p>
        </w:tc>
        <w:tc>
          <w:tcPr>
            <w:tcW w:w="579" w:type="dxa"/>
            <w:tcBorders>
              <w:top w:val="double" w:sz="6" w:space="0" w:color="000000"/>
            </w:tcBorders>
          </w:tcPr>
          <w:p w14:paraId="58BEA06F" w14:textId="77777777" w:rsidR="0045732C" w:rsidRDefault="002A74E7">
            <w:pPr>
              <w:pStyle w:val="TableParagraph"/>
              <w:spacing w:line="141" w:lineRule="exact"/>
              <w:ind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621" w:type="dxa"/>
            <w:tcBorders>
              <w:top w:val="double" w:sz="6" w:space="0" w:color="000000"/>
            </w:tcBorders>
          </w:tcPr>
          <w:p w14:paraId="241DA05D" w14:textId="77777777" w:rsidR="0045732C" w:rsidRDefault="002A74E7">
            <w:pPr>
              <w:pStyle w:val="TableParagraph"/>
              <w:spacing w:line="141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610" w:type="dxa"/>
            <w:tcBorders>
              <w:top w:val="double" w:sz="6" w:space="0" w:color="000000"/>
            </w:tcBorders>
          </w:tcPr>
          <w:p w14:paraId="1F9DCD27" w14:textId="77777777" w:rsidR="0045732C" w:rsidRDefault="002A74E7">
            <w:pPr>
              <w:pStyle w:val="TableParagraph"/>
              <w:spacing w:line="141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45</w:t>
            </w:r>
          </w:p>
        </w:tc>
        <w:tc>
          <w:tcPr>
            <w:tcW w:w="613" w:type="dxa"/>
            <w:tcBorders>
              <w:top w:val="double" w:sz="6" w:space="0" w:color="000000"/>
            </w:tcBorders>
          </w:tcPr>
          <w:p w14:paraId="03D421F2" w14:textId="77777777" w:rsidR="0045732C" w:rsidRDefault="002A74E7">
            <w:pPr>
              <w:pStyle w:val="TableParagraph"/>
              <w:spacing w:line="141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55</w:t>
            </w:r>
          </w:p>
        </w:tc>
        <w:tc>
          <w:tcPr>
            <w:tcW w:w="601" w:type="dxa"/>
            <w:tcBorders>
              <w:top w:val="double" w:sz="6" w:space="0" w:color="000000"/>
              <w:right w:val="single" w:sz="6" w:space="0" w:color="000000"/>
            </w:tcBorders>
          </w:tcPr>
          <w:p w14:paraId="7C26ED0B" w14:textId="77777777" w:rsidR="0045732C" w:rsidRDefault="002A74E7">
            <w:pPr>
              <w:pStyle w:val="TableParagraph"/>
              <w:spacing w:line="141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84</w:t>
            </w:r>
          </w:p>
        </w:tc>
        <w:tc>
          <w:tcPr>
            <w:tcW w:w="698" w:type="dxa"/>
            <w:tcBorders>
              <w:top w:val="double" w:sz="6" w:space="0" w:color="000000"/>
              <w:left w:val="single" w:sz="6" w:space="0" w:color="000000"/>
            </w:tcBorders>
          </w:tcPr>
          <w:p w14:paraId="7C60BEAC" w14:textId="77777777" w:rsidR="0045732C" w:rsidRDefault="002A74E7">
            <w:pPr>
              <w:pStyle w:val="TableParagraph"/>
              <w:spacing w:line="141" w:lineRule="exact"/>
              <w:ind w:left="188"/>
              <w:jc w:val="left"/>
              <w:rPr>
                <w:sz w:val="14"/>
              </w:rPr>
            </w:pPr>
            <w:r>
              <w:rPr>
                <w:sz w:val="14"/>
              </w:rPr>
              <w:t>11.2%</w:t>
            </w:r>
          </w:p>
        </w:tc>
        <w:tc>
          <w:tcPr>
            <w:tcW w:w="862" w:type="dxa"/>
            <w:tcBorders>
              <w:top w:val="double" w:sz="6" w:space="0" w:color="000000"/>
            </w:tcBorders>
          </w:tcPr>
          <w:p w14:paraId="267FBA1B" w14:textId="77777777" w:rsidR="0045732C" w:rsidRDefault="002A74E7">
            <w:pPr>
              <w:pStyle w:val="TableParagraph"/>
              <w:spacing w:line="141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13.4%</w:t>
            </w:r>
          </w:p>
        </w:tc>
        <w:tc>
          <w:tcPr>
            <w:tcW w:w="687" w:type="dxa"/>
            <w:tcBorders>
              <w:top w:val="double" w:sz="6" w:space="0" w:color="000000"/>
              <w:right w:val="single" w:sz="6" w:space="0" w:color="000000"/>
            </w:tcBorders>
          </w:tcPr>
          <w:p w14:paraId="0D136DC3" w14:textId="77777777" w:rsidR="0045732C" w:rsidRDefault="002A74E7">
            <w:pPr>
              <w:pStyle w:val="TableParagraph"/>
              <w:spacing w:line="141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75.3%</w:t>
            </w:r>
          </w:p>
        </w:tc>
        <w:tc>
          <w:tcPr>
            <w:tcW w:w="755" w:type="dxa"/>
            <w:tcBorders>
              <w:top w:val="double" w:sz="6" w:space="0" w:color="000000"/>
              <w:left w:val="single" w:sz="6" w:space="0" w:color="000000"/>
            </w:tcBorders>
          </w:tcPr>
          <w:p w14:paraId="3D667E0C" w14:textId="77777777" w:rsidR="0045732C" w:rsidRDefault="002A74E7">
            <w:pPr>
              <w:pStyle w:val="TableParagraph"/>
              <w:spacing w:line="141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72.7%</w:t>
            </w:r>
          </w:p>
        </w:tc>
        <w:tc>
          <w:tcPr>
            <w:tcW w:w="746" w:type="dxa"/>
            <w:tcBorders>
              <w:top w:val="double" w:sz="6" w:space="0" w:color="000000"/>
            </w:tcBorders>
          </w:tcPr>
          <w:p w14:paraId="1FFE72A5" w14:textId="77777777" w:rsidR="0045732C" w:rsidRDefault="002A74E7">
            <w:pPr>
              <w:pStyle w:val="TableParagraph"/>
              <w:spacing w:line="141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27.3%</w:t>
            </w:r>
          </w:p>
        </w:tc>
      </w:tr>
      <w:tr w:rsidR="0045732C" w14:paraId="5AB79326" w14:textId="77777777">
        <w:trPr>
          <w:trHeight w:val="181"/>
        </w:trPr>
        <w:tc>
          <w:tcPr>
            <w:tcW w:w="634" w:type="dxa"/>
            <w:tcBorders>
              <w:bottom w:val="single" w:sz="6" w:space="0" w:color="000000"/>
            </w:tcBorders>
          </w:tcPr>
          <w:p w14:paraId="0F2DBA84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05" w:type="dxa"/>
            <w:tcBorders>
              <w:bottom w:val="single" w:sz="6" w:space="0" w:color="000000"/>
              <w:right w:val="single" w:sz="6" w:space="0" w:color="000000"/>
            </w:tcBorders>
          </w:tcPr>
          <w:p w14:paraId="6859221B" w14:textId="77777777" w:rsidR="0045732C" w:rsidRDefault="002A74E7">
            <w:pPr>
              <w:pStyle w:val="TableParagraph"/>
              <w:spacing w:before="10" w:line="151" w:lineRule="exact"/>
              <w:ind w:left="71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Male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</w:tcBorders>
          </w:tcPr>
          <w:p w14:paraId="3E7E62F0" w14:textId="77777777" w:rsidR="0045732C" w:rsidRDefault="002A74E7">
            <w:pPr>
              <w:pStyle w:val="TableParagraph"/>
              <w:spacing w:before="10" w:line="151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2231</w:t>
            </w:r>
          </w:p>
        </w:tc>
        <w:tc>
          <w:tcPr>
            <w:tcW w:w="605" w:type="dxa"/>
            <w:tcBorders>
              <w:bottom w:val="single" w:sz="6" w:space="0" w:color="000000"/>
            </w:tcBorders>
          </w:tcPr>
          <w:p w14:paraId="11A67811" w14:textId="77777777" w:rsidR="0045732C" w:rsidRDefault="002A74E7">
            <w:pPr>
              <w:pStyle w:val="TableParagraph"/>
              <w:spacing w:before="10" w:line="151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47.15</w:t>
            </w:r>
          </w:p>
        </w:tc>
        <w:tc>
          <w:tcPr>
            <w:tcW w:w="630" w:type="dxa"/>
            <w:tcBorders>
              <w:bottom w:val="single" w:sz="6" w:space="0" w:color="000000"/>
            </w:tcBorders>
          </w:tcPr>
          <w:p w14:paraId="3A58E6B6" w14:textId="77777777" w:rsidR="0045732C" w:rsidRDefault="002A74E7">
            <w:pPr>
              <w:pStyle w:val="TableParagraph"/>
              <w:spacing w:before="10" w:line="151" w:lineRule="exact"/>
              <w:ind w:right="163"/>
              <w:rPr>
                <w:sz w:val="14"/>
              </w:rPr>
            </w:pPr>
            <w:r>
              <w:rPr>
                <w:sz w:val="14"/>
              </w:rPr>
              <w:t>13.95</w:t>
            </w:r>
          </w:p>
        </w:tc>
        <w:tc>
          <w:tcPr>
            <w:tcW w:w="579" w:type="dxa"/>
            <w:tcBorders>
              <w:bottom w:val="single" w:sz="6" w:space="0" w:color="000000"/>
            </w:tcBorders>
          </w:tcPr>
          <w:p w14:paraId="7F97B957" w14:textId="77777777" w:rsidR="0045732C" w:rsidRDefault="002A74E7">
            <w:pPr>
              <w:pStyle w:val="TableParagraph"/>
              <w:spacing w:before="10" w:line="151" w:lineRule="exact"/>
              <w:ind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621" w:type="dxa"/>
            <w:tcBorders>
              <w:bottom w:val="single" w:sz="6" w:space="0" w:color="000000"/>
            </w:tcBorders>
          </w:tcPr>
          <w:p w14:paraId="7AAE4E04" w14:textId="77777777" w:rsidR="0045732C" w:rsidRDefault="002A74E7">
            <w:pPr>
              <w:pStyle w:val="TableParagraph"/>
              <w:spacing w:before="10" w:line="151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37</w:t>
            </w:r>
          </w:p>
        </w:tc>
        <w:tc>
          <w:tcPr>
            <w:tcW w:w="610" w:type="dxa"/>
            <w:tcBorders>
              <w:bottom w:val="single" w:sz="6" w:space="0" w:color="000000"/>
            </w:tcBorders>
          </w:tcPr>
          <w:p w14:paraId="0BF3E2C5" w14:textId="77777777" w:rsidR="0045732C" w:rsidRDefault="002A74E7">
            <w:pPr>
              <w:pStyle w:val="TableParagraph"/>
              <w:spacing w:before="10" w:line="151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48</w:t>
            </w:r>
          </w:p>
        </w:tc>
        <w:tc>
          <w:tcPr>
            <w:tcW w:w="613" w:type="dxa"/>
            <w:tcBorders>
              <w:bottom w:val="single" w:sz="6" w:space="0" w:color="000000"/>
            </w:tcBorders>
          </w:tcPr>
          <w:p w14:paraId="264F6806" w14:textId="77777777" w:rsidR="0045732C" w:rsidRDefault="002A74E7">
            <w:pPr>
              <w:pStyle w:val="TableParagraph"/>
              <w:spacing w:before="10" w:line="151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601" w:type="dxa"/>
            <w:tcBorders>
              <w:bottom w:val="single" w:sz="6" w:space="0" w:color="000000"/>
              <w:right w:val="single" w:sz="6" w:space="0" w:color="000000"/>
            </w:tcBorders>
          </w:tcPr>
          <w:p w14:paraId="4F567A75" w14:textId="77777777" w:rsidR="0045732C" w:rsidRDefault="002A74E7">
            <w:pPr>
              <w:pStyle w:val="TableParagraph"/>
              <w:spacing w:before="10" w:line="151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114</w:t>
            </w:r>
          </w:p>
        </w:tc>
        <w:tc>
          <w:tcPr>
            <w:tcW w:w="698" w:type="dxa"/>
            <w:tcBorders>
              <w:left w:val="single" w:sz="6" w:space="0" w:color="000000"/>
              <w:bottom w:val="single" w:sz="6" w:space="0" w:color="000000"/>
            </w:tcBorders>
          </w:tcPr>
          <w:p w14:paraId="43A4B0E5" w14:textId="77777777" w:rsidR="0045732C" w:rsidRDefault="002A74E7">
            <w:pPr>
              <w:pStyle w:val="TableParagraph"/>
              <w:spacing w:before="10" w:line="151" w:lineRule="exact"/>
              <w:ind w:left="188"/>
              <w:jc w:val="left"/>
              <w:rPr>
                <w:sz w:val="14"/>
              </w:rPr>
            </w:pPr>
            <w:r>
              <w:rPr>
                <w:sz w:val="14"/>
              </w:rPr>
              <w:t>12.9%</w:t>
            </w:r>
          </w:p>
        </w:tc>
        <w:tc>
          <w:tcPr>
            <w:tcW w:w="862" w:type="dxa"/>
            <w:tcBorders>
              <w:bottom w:val="single" w:sz="6" w:space="0" w:color="000000"/>
            </w:tcBorders>
          </w:tcPr>
          <w:p w14:paraId="20232B98" w14:textId="77777777" w:rsidR="0045732C" w:rsidRDefault="002A74E7">
            <w:pPr>
              <w:pStyle w:val="TableParagraph"/>
              <w:spacing w:before="10" w:line="151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15.7%</w:t>
            </w:r>
          </w:p>
        </w:tc>
        <w:tc>
          <w:tcPr>
            <w:tcW w:w="687" w:type="dxa"/>
            <w:tcBorders>
              <w:bottom w:val="single" w:sz="6" w:space="0" w:color="000000"/>
              <w:right w:val="single" w:sz="6" w:space="0" w:color="000000"/>
            </w:tcBorders>
          </w:tcPr>
          <w:p w14:paraId="004C1700" w14:textId="77777777" w:rsidR="0045732C" w:rsidRDefault="002A74E7">
            <w:pPr>
              <w:pStyle w:val="TableParagraph"/>
              <w:spacing w:before="10" w:line="151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71.4%</w:t>
            </w:r>
          </w:p>
        </w:tc>
        <w:tc>
          <w:tcPr>
            <w:tcW w:w="755" w:type="dxa"/>
            <w:tcBorders>
              <w:left w:val="single" w:sz="6" w:space="0" w:color="000000"/>
              <w:bottom w:val="single" w:sz="6" w:space="0" w:color="000000"/>
            </w:tcBorders>
          </w:tcPr>
          <w:p w14:paraId="021B17FF" w14:textId="77777777" w:rsidR="0045732C" w:rsidRDefault="002A74E7">
            <w:pPr>
              <w:pStyle w:val="TableParagraph"/>
              <w:spacing w:before="10" w:line="151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78.2%</w:t>
            </w:r>
          </w:p>
        </w:tc>
        <w:tc>
          <w:tcPr>
            <w:tcW w:w="746" w:type="dxa"/>
            <w:tcBorders>
              <w:bottom w:val="single" w:sz="6" w:space="0" w:color="000000"/>
            </w:tcBorders>
          </w:tcPr>
          <w:p w14:paraId="64743F91" w14:textId="77777777" w:rsidR="0045732C" w:rsidRDefault="002A74E7">
            <w:pPr>
              <w:pStyle w:val="TableParagraph"/>
              <w:spacing w:before="10" w:line="151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21.8%</w:t>
            </w:r>
          </w:p>
        </w:tc>
      </w:tr>
    </w:tbl>
    <w:p w14:paraId="4F9511E3" w14:textId="77777777" w:rsidR="0045732C" w:rsidRDefault="0045732C">
      <w:pPr>
        <w:pStyle w:val="BodyText"/>
        <w:spacing w:before="1"/>
        <w:rPr>
          <w:sz w:val="19"/>
        </w:rPr>
      </w:pPr>
    </w:p>
    <w:p w14:paraId="24DC1FB0" w14:textId="77777777" w:rsidR="0045732C" w:rsidRDefault="002A74E7">
      <w:pPr>
        <w:pStyle w:val="BodyText"/>
        <w:ind w:left="173" w:right="170" w:hanging="7"/>
      </w:pPr>
      <w:r>
        <w:rPr>
          <w:rFonts w:ascii="Arial" w:hAnsi="Arial"/>
          <w:b/>
        </w:rPr>
        <w:t>Table</w:t>
      </w:r>
      <w:r>
        <w:rPr>
          <w:rFonts w:ascii="Arial" w:hAnsi="Arial"/>
          <w:b/>
          <w:spacing w:val="-11"/>
        </w:rPr>
        <w:t xml:space="preserve"> </w:t>
      </w:r>
      <w:r>
        <w:rPr>
          <w:rFonts w:ascii="Arial" w:hAnsi="Arial"/>
          <w:b/>
        </w:rPr>
        <w:t>5.</w:t>
      </w:r>
      <w:r>
        <w:rPr>
          <w:rFonts w:ascii="Arial" w:hAnsi="Arial"/>
          <w:b/>
          <w:spacing w:val="-1"/>
        </w:rPr>
        <w:t xml:space="preserve"> </w:t>
      </w:r>
      <w:r>
        <w:t>Statistical</w:t>
      </w:r>
      <w:r>
        <w:rPr>
          <w:spacing w:val="-10"/>
        </w:rPr>
        <w:t xml:space="preserve"> </w:t>
      </w:r>
      <w:r>
        <w:t>comparison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five</w:t>
      </w:r>
      <w:r>
        <w:rPr>
          <w:spacing w:val="-10"/>
        </w:rPr>
        <w:t xml:space="preserve"> </w:t>
      </w:r>
      <w:r>
        <w:t>countries</w:t>
      </w:r>
      <w:r>
        <w:rPr>
          <w:spacing w:val="-10"/>
        </w:rPr>
        <w:t xml:space="preserve"> </w:t>
      </w:r>
      <w:r>
        <w:t>CH,</w:t>
      </w:r>
      <w:r>
        <w:rPr>
          <w:spacing w:val="-10"/>
        </w:rPr>
        <w:t xml:space="preserve"> </w:t>
      </w:r>
      <w:r>
        <w:t>DE,</w:t>
      </w:r>
      <w:r>
        <w:rPr>
          <w:spacing w:val="-10"/>
        </w:rPr>
        <w:t xml:space="preserve"> </w:t>
      </w:r>
      <w:r>
        <w:t>GB,</w:t>
      </w:r>
      <w:r>
        <w:rPr>
          <w:spacing w:val="-10"/>
        </w:rPr>
        <w:t xml:space="preserve"> </w:t>
      </w:r>
      <w:r>
        <w:t>NL,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US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users. Additionally,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47"/>
        </w:rPr>
        <w:t xml:space="preserve"> </w:t>
      </w:r>
      <w:r>
        <w:t>is grouped</w:t>
      </w:r>
      <w:r>
        <w:rPr>
          <w:spacing w:val="1"/>
        </w:rPr>
        <w:t xml:space="preserve"> </w:t>
      </w:r>
      <w:r>
        <w:t>by gender.</w:t>
      </w:r>
      <w:r>
        <w:rPr>
          <w:spacing w:val="13"/>
        </w:rPr>
        <w:t xml:space="preserve"> </w:t>
      </w:r>
      <w:r>
        <w:t>For the</w:t>
      </w:r>
      <w:r>
        <w:rPr>
          <w:spacing w:val="6"/>
        </w:rPr>
        <w:t xml:space="preserve"> </w:t>
      </w:r>
      <w:r>
        <w:rPr>
          <w:rFonts w:ascii="Calibri" w:hAnsi="Calibri"/>
          <w:i/>
        </w:rPr>
        <w:t>χ</w:t>
      </w:r>
      <w:r>
        <w:rPr>
          <w:position w:val="7"/>
          <w:sz w:val="14"/>
        </w:rPr>
        <w:t>2</w:t>
      </w:r>
      <w:r>
        <w:rPr>
          <w:spacing w:val="26"/>
          <w:position w:val="7"/>
          <w:sz w:val="14"/>
        </w:rPr>
        <w:t xml:space="preserve"> </w:t>
      </w:r>
      <w:r>
        <w:t>tests, the</w:t>
      </w:r>
      <w:r>
        <w:rPr>
          <w:spacing w:val="1"/>
        </w:rPr>
        <w:t xml:space="preserve"> </w:t>
      </w:r>
      <w:r>
        <w:t>N differs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 Count</w:t>
      </w:r>
      <w:r>
        <w:rPr>
          <w:spacing w:val="1"/>
        </w:rPr>
        <w:t xml:space="preserve"> </w:t>
      </w:r>
      <w:r>
        <w:t>column, as</w:t>
      </w:r>
      <w:r>
        <w:rPr>
          <w:spacing w:val="1"/>
        </w:rPr>
        <w:t xml:space="preserve"> </w:t>
      </w:r>
      <w:r>
        <w:t>some data</w:t>
      </w:r>
      <w:r>
        <w:rPr>
          <w:spacing w:val="1"/>
        </w:rPr>
        <w:t xml:space="preserve"> </w:t>
      </w:r>
      <w:r>
        <w:t>is missing.</w:t>
      </w:r>
      <w:r>
        <w:rPr>
          <w:spacing w:val="1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rFonts w:ascii="Calibri" w:hAnsi="Calibri"/>
          <w:i/>
        </w:rPr>
        <w:t>χ</w:t>
      </w:r>
      <w:r>
        <w:rPr>
          <w:position w:val="7"/>
          <w:sz w:val="14"/>
        </w:rPr>
        <w:t>2</w:t>
      </w:r>
      <w:r>
        <w:rPr>
          <w:spacing w:val="25"/>
          <w:position w:val="7"/>
          <w:sz w:val="1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i/>
        </w:rPr>
        <w:t>handedness</w:t>
      </w:r>
      <w:r>
        <w:rPr>
          <w:i/>
          <w:spacing w:val="1"/>
        </w:rPr>
        <w:t xml:space="preserve"> </w:t>
      </w:r>
      <w:r>
        <w:t xml:space="preserve">and </w:t>
      </w:r>
      <w:r>
        <w:rPr>
          <w:i/>
        </w:rPr>
        <w:t xml:space="preserve">family history </w:t>
      </w:r>
      <w:r>
        <w:t>is not significant. For the comparison of the age distributions, the post-hoc Tukey test shows significant</w:t>
      </w:r>
      <w:r>
        <w:rPr>
          <w:spacing w:val="1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differences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Germany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United</w:t>
      </w:r>
      <w:r>
        <w:rPr>
          <w:spacing w:val="-2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(p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0.05),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Britain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United</w:t>
      </w:r>
      <w:r>
        <w:rPr>
          <w:spacing w:val="-2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(p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0.01).</w:t>
      </w:r>
    </w:p>
    <w:p w14:paraId="2BB85DD5" w14:textId="77777777" w:rsidR="0045732C" w:rsidRDefault="0045732C">
      <w:pPr>
        <w:pStyle w:val="BodyText"/>
        <w:spacing w:before="4"/>
        <w:rPr>
          <w:sz w:val="24"/>
        </w:rPr>
      </w:pPr>
    </w:p>
    <w:p w14:paraId="5AF48560" w14:textId="77777777" w:rsidR="0045732C" w:rsidRDefault="002A74E7">
      <w:pPr>
        <w:pStyle w:val="BodyText"/>
        <w:spacing w:line="249" w:lineRule="auto"/>
        <w:ind w:left="173" w:firstLine="298"/>
      </w:pPr>
      <w:r>
        <w:t>When logging</w:t>
      </w:r>
      <w:r>
        <w:rPr>
          <w:spacing w:val="1"/>
        </w:rPr>
        <w:t xml:space="preserve"> </w:t>
      </w:r>
      <w:r>
        <w:t>onto the</w:t>
      </w:r>
      <w:r>
        <w:rPr>
          <w:spacing w:val="1"/>
        </w:rPr>
        <w:t xml:space="preserve"> </w:t>
      </w:r>
      <w:r>
        <w:t>TYT</w:t>
      </w:r>
      <w:r>
        <w:rPr>
          <w:spacing w:val="1"/>
        </w:rPr>
        <w:t xml:space="preserve"> </w:t>
      </w:r>
      <w:r>
        <w:t>platform, users</w:t>
      </w:r>
      <w:r>
        <w:rPr>
          <w:spacing w:val="2"/>
        </w:rPr>
        <w:t xml:space="preserve"> </w:t>
      </w:r>
      <w:r>
        <w:t>are asked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 worst</w:t>
      </w:r>
      <w:r>
        <w:rPr>
          <w:spacing w:val="1"/>
        </w:rPr>
        <w:t xml:space="preserve"> </w:t>
      </w:r>
      <w:r>
        <w:t>tinnitus</w:t>
      </w:r>
      <w:r>
        <w:rPr>
          <w:spacing w:val="1"/>
        </w:rPr>
        <w:t xml:space="preserve"> </w:t>
      </w:r>
      <w:r>
        <w:t>symptom.</w:t>
      </w:r>
      <w:r>
        <w:rPr>
          <w:spacing w:val="13"/>
        </w:rPr>
        <w:t xml:space="preserve"> </w:t>
      </w:r>
      <w:r>
        <w:t>This symptom</w:t>
      </w:r>
      <w:r>
        <w:rPr>
          <w:spacing w:val="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 the</w:t>
      </w:r>
      <w:r>
        <w:rPr>
          <w:spacing w:val="-47"/>
        </w:rPr>
        <w:t xml:space="preserve"> </w:t>
      </w:r>
      <w:r>
        <w:t>following.</w:t>
      </w:r>
    </w:p>
    <w:p w14:paraId="71AD9B46" w14:textId="77777777" w:rsidR="0045732C" w:rsidRDefault="0045732C">
      <w:pPr>
        <w:pStyle w:val="BodyText"/>
        <w:spacing w:before="3"/>
        <w:rPr>
          <w:sz w:val="12"/>
        </w:rPr>
      </w:pPr>
    </w:p>
    <w:p w14:paraId="2C2ABFBF" w14:textId="77777777" w:rsidR="0045732C" w:rsidRDefault="0045732C">
      <w:pPr>
        <w:rPr>
          <w:sz w:val="12"/>
        </w:rPr>
        <w:sectPr w:rsidR="0045732C">
          <w:pgSz w:w="12240" w:h="15840"/>
          <w:pgMar w:top="1220" w:right="960" w:bottom="840" w:left="960" w:header="0" w:footer="648" w:gutter="0"/>
          <w:cols w:space="720"/>
        </w:sectPr>
      </w:pPr>
    </w:p>
    <w:p w14:paraId="7F0ACAD7" w14:textId="77777777" w:rsidR="0045732C" w:rsidRDefault="002A74E7">
      <w:pPr>
        <w:pStyle w:val="ListParagraph"/>
        <w:numPr>
          <w:ilvl w:val="0"/>
          <w:numId w:val="5"/>
        </w:numPr>
        <w:tabs>
          <w:tab w:val="left" w:pos="672"/>
        </w:tabs>
        <w:spacing w:before="98"/>
        <w:ind w:left="671"/>
        <w:rPr>
          <w:sz w:val="20"/>
        </w:rPr>
      </w:pP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sz w:val="20"/>
        </w:rPr>
        <w:t>am</w:t>
      </w:r>
      <w:r>
        <w:rPr>
          <w:spacing w:val="-3"/>
          <w:sz w:val="20"/>
        </w:rPr>
        <w:t xml:space="preserve"> </w:t>
      </w:r>
      <w:r>
        <w:rPr>
          <w:sz w:val="20"/>
        </w:rPr>
        <w:t>feeling</w:t>
      </w:r>
      <w:r>
        <w:rPr>
          <w:spacing w:val="-3"/>
          <w:sz w:val="20"/>
        </w:rPr>
        <w:t xml:space="preserve"> </w:t>
      </w:r>
      <w:r>
        <w:rPr>
          <w:sz w:val="20"/>
        </w:rPr>
        <w:t>depressed</w:t>
      </w:r>
      <w:r>
        <w:rPr>
          <w:spacing w:val="-2"/>
          <w:sz w:val="20"/>
        </w:rPr>
        <w:t xml:space="preserve"> </w:t>
      </w:r>
      <w:r>
        <w:rPr>
          <w:sz w:val="20"/>
        </w:rPr>
        <w:t>because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tinnitus.</w:t>
      </w:r>
    </w:p>
    <w:p w14:paraId="5C148CBF" w14:textId="77777777" w:rsidR="0045732C" w:rsidRDefault="002A74E7">
      <w:pPr>
        <w:pStyle w:val="ListParagraph"/>
        <w:numPr>
          <w:ilvl w:val="0"/>
          <w:numId w:val="5"/>
        </w:numPr>
        <w:tabs>
          <w:tab w:val="left" w:pos="672"/>
        </w:tabs>
        <w:spacing w:before="133"/>
        <w:ind w:left="671"/>
        <w:rPr>
          <w:sz w:val="20"/>
        </w:rPr>
      </w:pPr>
      <w:r>
        <w:rPr>
          <w:sz w:val="20"/>
        </w:rPr>
        <w:t>I</w:t>
      </w:r>
      <w:r>
        <w:rPr>
          <w:spacing w:val="-4"/>
          <w:sz w:val="20"/>
        </w:rPr>
        <w:t xml:space="preserve"> </w:t>
      </w:r>
      <w:r>
        <w:rPr>
          <w:sz w:val="20"/>
        </w:rPr>
        <w:t>find</w:t>
      </w:r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harder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relax</w:t>
      </w:r>
      <w:r>
        <w:rPr>
          <w:spacing w:val="-4"/>
          <w:sz w:val="20"/>
        </w:rPr>
        <w:t xml:space="preserve"> </w:t>
      </w:r>
      <w:r>
        <w:rPr>
          <w:sz w:val="20"/>
        </w:rPr>
        <w:t>because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tinnitus.</w:t>
      </w:r>
    </w:p>
    <w:p w14:paraId="1B6851EE" w14:textId="77777777" w:rsidR="0045732C" w:rsidRDefault="002A74E7">
      <w:pPr>
        <w:pStyle w:val="ListParagraph"/>
        <w:numPr>
          <w:ilvl w:val="0"/>
          <w:numId w:val="5"/>
        </w:numPr>
        <w:tabs>
          <w:tab w:val="left" w:pos="672"/>
        </w:tabs>
        <w:spacing w:before="134"/>
        <w:ind w:left="671"/>
        <w:rPr>
          <w:sz w:val="20"/>
        </w:rPr>
      </w:pPr>
      <w:r>
        <w:rPr>
          <w:sz w:val="20"/>
        </w:rPr>
        <w:t>I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strong</w:t>
      </w:r>
      <w:r>
        <w:rPr>
          <w:spacing w:val="-4"/>
          <w:sz w:val="20"/>
        </w:rPr>
        <w:t xml:space="preserve"> </w:t>
      </w:r>
      <w:r>
        <w:rPr>
          <w:sz w:val="20"/>
        </w:rPr>
        <w:t>worries</w:t>
      </w:r>
      <w:r>
        <w:rPr>
          <w:spacing w:val="-3"/>
          <w:sz w:val="20"/>
        </w:rPr>
        <w:t xml:space="preserve"> </w:t>
      </w:r>
      <w:r>
        <w:rPr>
          <w:sz w:val="20"/>
        </w:rPr>
        <w:t>because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tinnitus.</w:t>
      </w:r>
    </w:p>
    <w:p w14:paraId="0C1BE970" w14:textId="77777777" w:rsidR="0045732C" w:rsidRDefault="002A74E7">
      <w:pPr>
        <w:pStyle w:val="ListParagraph"/>
        <w:numPr>
          <w:ilvl w:val="0"/>
          <w:numId w:val="5"/>
        </w:numPr>
        <w:tabs>
          <w:tab w:val="left" w:pos="672"/>
        </w:tabs>
        <w:spacing w:before="134" w:line="249" w:lineRule="auto"/>
        <w:ind w:left="671" w:right="38"/>
        <w:rPr>
          <w:sz w:val="20"/>
        </w:rPr>
      </w:pPr>
      <w:r>
        <w:rPr>
          <w:sz w:val="20"/>
        </w:rPr>
        <w:t>Because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tinnitus</w:t>
      </w:r>
      <w:r>
        <w:rPr>
          <w:spacing w:val="-8"/>
          <w:sz w:val="20"/>
        </w:rPr>
        <w:t xml:space="preserve"> </w:t>
      </w:r>
      <w:r>
        <w:rPr>
          <w:sz w:val="20"/>
        </w:rPr>
        <w:t>it</w:t>
      </w:r>
      <w:r>
        <w:rPr>
          <w:spacing w:val="-9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z w:val="20"/>
        </w:rPr>
        <w:t>difficult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follow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conver</w:t>
      </w:r>
      <w:proofErr w:type="spellEnd"/>
      <w:r>
        <w:rPr>
          <w:sz w:val="20"/>
        </w:rPr>
        <w:t>-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sation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piece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music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film.</w:t>
      </w:r>
    </w:p>
    <w:p w14:paraId="25D7163A" w14:textId="77777777" w:rsidR="0045732C" w:rsidRDefault="002A74E7">
      <w:pPr>
        <w:pStyle w:val="ListParagraph"/>
        <w:numPr>
          <w:ilvl w:val="0"/>
          <w:numId w:val="5"/>
        </w:numPr>
        <w:tabs>
          <w:tab w:val="left" w:pos="672"/>
        </w:tabs>
        <w:spacing w:before="124"/>
        <w:ind w:left="671"/>
        <w:rPr>
          <w:sz w:val="20"/>
        </w:rPr>
      </w:pPr>
      <w:r>
        <w:rPr>
          <w:sz w:val="20"/>
        </w:rPr>
        <w:t>Because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tinnitus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hard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me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get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sleep.</w:t>
      </w:r>
    </w:p>
    <w:p w14:paraId="477C6CD0" w14:textId="77777777" w:rsidR="0045732C" w:rsidRDefault="002A74E7">
      <w:pPr>
        <w:pStyle w:val="ListParagraph"/>
        <w:numPr>
          <w:ilvl w:val="0"/>
          <w:numId w:val="5"/>
        </w:numPr>
        <w:tabs>
          <w:tab w:val="left" w:pos="672"/>
        </w:tabs>
        <w:spacing w:before="98"/>
        <w:ind w:left="671"/>
        <w:rPr>
          <w:sz w:val="20"/>
        </w:rPr>
      </w:pPr>
      <w:r>
        <w:rPr>
          <w:w w:val="99"/>
          <w:sz w:val="20"/>
        </w:rPr>
        <w:br w:type="column"/>
      </w:r>
      <w:r>
        <w:rPr>
          <w:sz w:val="20"/>
        </w:rPr>
        <w:t>Because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tinnitus</w:t>
      </w:r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difficult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concentrate.</w:t>
      </w:r>
    </w:p>
    <w:p w14:paraId="0B6734D1" w14:textId="77777777" w:rsidR="0045732C" w:rsidRDefault="002A74E7">
      <w:pPr>
        <w:pStyle w:val="ListParagraph"/>
        <w:numPr>
          <w:ilvl w:val="0"/>
          <w:numId w:val="5"/>
        </w:numPr>
        <w:tabs>
          <w:tab w:val="left" w:pos="672"/>
        </w:tabs>
        <w:spacing w:before="175" w:line="249" w:lineRule="auto"/>
        <w:ind w:left="671" w:right="164"/>
        <w:rPr>
          <w:sz w:val="20"/>
        </w:rPr>
      </w:pPr>
      <w:r>
        <w:rPr>
          <w:sz w:val="20"/>
        </w:rPr>
        <w:t>Because</w:t>
      </w:r>
      <w:r>
        <w:rPr>
          <w:spacing w:val="26"/>
          <w:sz w:val="20"/>
        </w:rPr>
        <w:t xml:space="preserve"> </w:t>
      </w:r>
      <w:r>
        <w:rPr>
          <w:sz w:val="20"/>
        </w:rPr>
        <w:t>of</w:t>
      </w:r>
      <w:r>
        <w:rPr>
          <w:spacing w:val="27"/>
          <w:sz w:val="20"/>
        </w:rPr>
        <w:t xml:space="preserve"> </w:t>
      </w:r>
      <w:r>
        <w:rPr>
          <w:sz w:val="20"/>
        </w:rPr>
        <w:t>the</w:t>
      </w:r>
      <w:r>
        <w:rPr>
          <w:spacing w:val="26"/>
          <w:sz w:val="20"/>
        </w:rPr>
        <w:t xml:space="preserve"> </w:t>
      </w:r>
      <w:r>
        <w:rPr>
          <w:sz w:val="20"/>
        </w:rPr>
        <w:t>tinnitus</w:t>
      </w:r>
      <w:r>
        <w:rPr>
          <w:spacing w:val="27"/>
          <w:sz w:val="20"/>
        </w:rPr>
        <w:t xml:space="preserve"> </w:t>
      </w:r>
      <w:r>
        <w:rPr>
          <w:sz w:val="20"/>
        </w:rPr>
        <w:t>I</w:t>
      </w:r>
      <w:r>
        <w:rPr>
          <w:spacing w:val="26"/>
          <w:sz w:val="20"/>
        </w:rPr>
        <w:t xml:space="preserve"> </w:t>
      </w:r>
      <w:r>
        <w:rPr>
          <w:sz w:val="20"/>
        </w:rPr>
        <w:t>am</w:t>
      </w:r>
      <w:r>
        <w:rPr>
          <w:spacing w:val="27"/>
          <w:sz w:val="20"/>
        </w:rPr>
        <w:t xml:space="preserve"> </w:t>
      </w:r>
      <w:r>
        <w:rPr>
          <w:sz w:val="20"/>
        </w:rPr>
        <w:t>more</w:t>
      </w:r>
      <w:r>
        <w:rPr>
          <w:spacing w:val="26"/>
          <w:sz w:val="20"/>
        </w:rPr>
        <w:t xml:space="preserve"> </w:t>
      </w:r>
      <w:r>
        <w:rPr>
          <w:sz w:val="20"/>
        </w:rPr>
        <w:t>irritable</w:t>
      </w:r>
      <w:r>
        <w:rPr>
          <w:spacing w:val="27"/>
          <w:sz w:val="20"/>
        </w:rPr>
        <w:t xml:space="preserve"> </w:t>
      </w:r>
      <w:r>
        <w:rPr>
          <w:sz w:val="20"/>
        </w:rPr>
        <w:t>with</w:t>
      </w:r>
      <w:r>
        <w:rPr>
          <w:spacing w:val="26"/>
          <w:sz w:val="20"/>
        </w:rPr>
        <w:t xml:space="preserve"> </w:t>
      </w:r>
      <w:r>
        <w:rPr>
          <w:sz w:val="20"/>
        </w:rPr>
        <w:t>my</w:t>
      </w:r>
      <w:r>
        <w:rPr>
          <w:spacing w:val="-47"/>
          <w:sz w:val="20"/>
        </w:rPr>
        <w:t xml:space="preserve"> </w:t>
      </w:r>
      <w:r>
        <w:rPr>
          <w:sz w:val="20"/>
        </w:rPr>
        <w:t>family,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friends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colleagues.</w:t>
      </w:r>
    </w:p>
    <w:p w14:paraId="1161F3D2" w14:textId="77777777" w:rsidR="0045732C" w:rsidRDefault="002A74E7">
      <w:pPr>
        <w:pStyle w:val="ListParagraph"/>
        <w:numPr>
          <w:ilvl w:val="0"/>
          <w:numId w:val="5"/>
        </w:numPr>
        <w:tabs>
          <w:tab w:val="left" w:pos="672"/>
        </w:tabs>
        <w:spacing w:before="166" w:line="249" w:lineRule="auto"/>
        <w:ind w:left="671" w:right="138"/>
        <w:rPr>
          <w:sz w:val="20"/>
        </w:rPr>
      </w:pPr>
      <w:r>
        <w:rPr>
          <w:sz w:val="20"/>
        </w:rPr>
        <w:t>Because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tinnitus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am</w:t>
      </w:r>
      <w:r>
        <w:rPr>
          <w:spacing w:val="-3"/>
          <w:sz w:val="20"/>
        </w:rPr>
        <w:t xml:space="preserve"> </w:t>
      </w:r>
      <w:r>
        <w:rPr>
          <w:sz w:val="20"/>
        </w:rPr>
        <w:t>more</w:t>
      </w:r>
      <w:r>
        <w:rPr>
          <w:spacing w:val="-2"/>
          <w:sz w:val="20"/>
        </w:rPr>
        <w:t xml:space="preserve"> </w:t>
      </w:r>
      <w:r>
        <w:rPr>
          <w:sz w:val="20"/>
        </w:rPr>
        <w:t>sensitive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environ-</w:t>
      </w:r>
      <w:r>
        <w:rPr>
          <w:spacing w:val="-47"/>
          <w:sz w:val="20"/>
        </w:rPr>
        <w:t xml:space="preserve"> </w:t>
      </w:r>
      <w:r>
        <w:rPr>
          <w:sz w:val="20"/>
        </w:rPr>
        <w:t>mental</w:t>
      </w:r>
      <w:r>
        <w:rPr>
          <w:spacing w:val="-2"/>
          <w:sz w:val="20"/>
        </w:rPr>
        <w:t xml:space="preserve"> </w:t>
      </w:r>
      <w:r>
        <w:rPr>
          <w:sz w:val="20"/>
        </w:rPr>
        <w:t>noises.</w:t>
      </w:r>
    </w:p>
    <w:p w14:paraId="75D3741C" w14:textId="77777777" w:rsidR="0045732C" w:rsidRDefault="002A74E7">
      <w:pPr>
        <w:pStyle w:val="ListParagraph"/>
        <w:numPr>
          <w:ilvl w:val="0"/>
          <w:numId w:val="5"/>
        </w:numPr>
        <w:tabs>
          <w:tab w:val="left" w:pos="672"/>
        </w:tabs>
        <w:spacing w:before="166"/>
        <w:ind w:left="671"/>
        <w:rPr>
          <w:sz w:val="20"/>
        </w:rPr>
      </w:pPr>
      <w:r>
        <w:rPr>
          <w:sz w:val="20"/>
        </w:rPr>
        <w:t>I</w:t>
      </w:r>
      <w:r>
        <w:rPr>
          <w:spacing w:val="-5"/>
          <w:sz w:val="20"/>
        </w:rPr>
        <w:t xml:space="preserve"> </w:t>
      </w:r>
      <w:r>
        <w:rPr>
          <w:sz w:val="20"/>
        </w:rPr>
        <w:t>don’t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any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these</w:t>
      </w:r>
      <w:r>
        <w:rPr>
          <w:spacing w:val="-5"/>
          <w:sz w:val="20"/>
        </w:rPr>
        <w:t xml:space="preserve"> </w:t>
      </w:r>
      <w:r>
        <w:rPr>
          <w:sz w:val="20"/>
        </w:rPr>
        <w:t>symptoms.</w:t>
      </w:r>
    </w:p>
    <w:p w14:paraId="4C1A588C" w14:textId="77777777" w:rsidR="0045732C" w:rsidRDefault="0045732C">
      <w:pPr>
        <w:rPr>
          <w:sz w:val="20"/>
        </w:rPr>
        <w:sectPr w:rsidR="0045732C">
          <w:type w:val="continuous"/>
          <w:pgSz w:w="12240" w:h="15840"/>
          <w:pgMar w:top="1100" w:right="960" w:bottom="280" w:left="960" w:header="0" w:footer="648" w:gutter="0"/>
          <w:cols w:num="2" w:space="720" w:equalWidth="0">
            <w:col w:w="5078" w:space="64"/>
            <w:col w:w="5178"/>
          </w:cols>
        </w:sectPr>
      </w:pPr>
    </w:p>
    <w:p w14:paraId="29C3CECC" w14:textId="77777777" w:rsidR="0045732C" w:rsidRDefault="0045732C">
      <w:pPr>
        <w:pStyle w:val="BodyText"/>
        <w:spacing w:before="1"/>
        <w:rPr>
          <w:sz w:val="13"/>
        </w:rPr>
      </w:pPr>
    </w:p>
    <w:p w14:paraId="57E13D14" w14:textId="77777777" w:rsidR="0045732C" w:rsidRDefault="002A74E7">
      <w:pPr>
        <w:pStyle w:val="BodyText"/>
        <w:spacing w:before="97" w:line="249" w:lineRule="auto"/>
        <w:ind w:left="173" w:right="171" w:firstLine="298"/>
        <w:jc w:val="both"/>
      </w:pPr>
      <w:r>
        <w:t>As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record</w:t>
      </w:r>
      <w:r>
        <w:rPr>
          <w:spacing w:val="-7"/>
        </w:rPr>
        <w:t xml:space="preserve"> </w:t>
      </w:r>
      <w:r>
        <w:t>fill-in</w:t>
      </w:r>
      <w:r>
        <w:rPr>
          <w:spacing w:val="-8"/>
        </w:rPr>
        <w:t xml:space="preserve"> </w:t>
      </w:r>
      <w:r>
        <w:t>dates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answers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questionnaire,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country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user,</w:t>
      </w:r>
      <w:r>
        <w:rPr>
          <w:spacing w:val="-8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link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worst</w:t>
      </w:r>
      <w:r>
        <w:rPr>
          <w:spacing w:val="-7"/>
        </w:rPr>
        <w:t xml:space="preserve"> </w:t>
      </w:r>
      <w:r>
        <w:t>symptom</w:t>
      </w:r>
      <w:r>
        <w:rPr>
          <w:spacing w:val="-48"/>
        </w:rPr>
        <w:t xml:space="preserve"> </w:t>
      </w:r>
      <w:r>
        <w:t>to both the season and country.</w:t>
      </w:r>
      <w:r>
        <w:rPr>
          <w:spacing w:val="1"/>
        </w:rPr>
        <w:t xml:space="preserve"> </w:t>
      </w:r>
      <w:commentRangeStart w:id="133"/>
      <w:r>
        <w:t>To assign the fill-in date to a season, we used the astronomical seasons as a guide.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specifically,</w:t>
      </w:r>
      <w:r>
        <w:rPr>
          <w:spacing w:val="-4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starts</w:t>
      </w:r>
      <w:r>
        <w:rPr>
          <w:spacing w:val="-3"/>
        </w:rPr>
        <w:t xml:space="preserve"> </w:t>
      </w:r>
      <w:proofErr w:type="gramStart"/>
      <w:r>
        <w:t>in</w:t>
      </w:r>
      <w:proofErr w:type="gramEnd"/>
      <w:r>
        <w:rPr>
          <w:spacing w:val="-3"/>
        </w:rPr>
        <w:t xml:space="preserve"> </w:t>
      </w:r>
      <w:r>
        <w:t>March</w:t>
      </w:r>
      <w:r>
        <w:rPr>
          <w:spacing w:val="-3"/>
        </w:rPr>
        <w:t xml:space="preserve"> </w:t>
      </w:r>
      <w:r>
        <w:t>21st,</w:t>
      </w:r>
      <w:r>
        <w:rPr>
          <w:spacing w:val="-3"/>
        </w:rPr>
        <w:t xml:space="preserve"> </w:t>
      </w:r>
      <w:r>
        <w:t>summer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June</w:t>
      </w:r>
      <w:r>
        <w:rPr>
          <w:spacing w:val="-3"/>
        </w:rPr>
        <w:t xml:space="preserve"> </w:t>
      </w:r>
      <w:r>
        <w:t>21st,</w:t>
      </w:r>
      <w:r>
        <w:rPr>
          <w:spacing w:val="-3"/>
        </w:rPr>
        <w:t xml:space="preserve"> </w:t>
      </w:r>
      <w:r>
        <w:t>autumn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September</w:t>
      </w:r>
      <w:r>
        <w:rPr>
          <w:spacing w:val="-3"/>
        </w:rPr>
        <w:t xml:space="preserve"> </w:t>
      </w:r>
      <w:r>
        <w:t>23rd,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winter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December</w:t>
      </w:r>
      <w:r>
        <w:rPr>
          <w:spacing w:val="-3"/>
        </w:rPr>
        <w:t xml:space="preserve"> </w:t>
      </w:r>
      <w:r>
        <w:t>21st.</w:t>
      </w:r>
      <w:commentRangeEnd w:id="133"/>
      <w:r w:rsidR="000C2F21">
        <w:rPr>
          <w:rStyle w:val="CommentReference"/>
        </w:rPr>
        <w:commentReference w:id="133"/>
      </w:r>
    </w:p>
    <w:p w14:paraId="76F1015A" w14:textId="18D8682A" w:rsidR="0045732C" w:rsidRDefault="002A74E7">
      <w:pPr>
        <w:pStyle w:val="BodyText"/>
        <w:spacing w:line="249" w:lineRule="auto"/>
        <w:ind w:left="173" w:right="171" w:firstLine="298"/>
        <w:jc w:val="both"/>
      </w:pPr>
      <w:r>
        <w:t xml:space="preserve">The second data set refers to the </w:t>
      </w:r>
      <w:r>
        <w:rPr>
          <w:i/>
        </w:rPr>
        <w:t>daily questionnaire</w:t>
      </w:r>
      <w:r>
        <w:t>. It includes eight questions about the current tinnitus state, i.e., the</w:t>
      </w:r>
      <w:r>
        <w:rPr>
          <w:spacing w:val="1"/>
        </w:rPr>
        <w:t xml:space="preserve"> </w:t>
      </w:r>
      <w:r>
        <w:t xml:space="preserve">tinnitus situation and the feelings of the individual </w:t>
      </w:r>
      <w:r>
        <w:rPr>
          <w:i/>
        </w:rPr>
        <w:t>right now</w:t>
      </w:r>
      <w:r>
        <w:t xml:space="preserve">. However, the eighth </w:t>
      </w:r>
      <w:r>
        <w:rPr>
          <w:i/>
        </w:rPr>
        <w:t xml:space="preserve">dynamic </w:t>
      </w:r>
      <w:r>
        <w:t>question depends on the worst</w:t>
      </w:r>
      <w:r>
        <w:rPr>
          <w:spacing w:val="1"/>
        </w:rPr>
        <w:t xml:space="preserve"> </w:t>
      </w:r>
      <w:r>
        <w:t>symptom of the individual from the TSCHQ questionnaire and asks whether the individual has this specific worst symptom</w:t>
      </w:r>
      <w:r>
        <w:rPr>
          <w:spacing w:val="1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  <w:r>
        <w:rPr>
          <w:spacing w:val="1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</w:t>
      </w:r>
      <w:ins w:id="134" w:author="Thomas Probst" w:date="2021-06-17T12:11:00Z">
        <w:r w:rsidR="000C2F21">
          <w:t>n</w:t>
        </w:r>
      </w:ins>
      <w:r>
        <w:rPr>
          <w:spacing w:val="-2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answered</w:t>
      </w:r>
      <w:r>
        <w:rPr>
          <w:spacing w:val="-2"/>
        </w:rPr>
        <w:t xml:space="preserve"> </w:t>
      </w:r>
      <w:r>
        <w:rPr>
          <w:i/>
        </w:rPr>
        <w:t>I</w:t>
      </w:r>
      <w:r>
        <w:rPr>
          <w:i/>
          <w:spacing w:val="-3"/>
        </w:rPr>
        <w:t xml:space="preserve"> </w:t>
      </w:r>
      <w:r>
        <w:rPr>
          <w:i/>
        </w:rPr>
        <w:t>don’t</w:t>
      </w:r>
      <w:r>
        <w:rPr>
          <w:i/>
          <w:spacing w:val="-2"/>
        </w:rPr>
        <w:t xml:space="preserve"> </w:t>
      </w:r>
      <w:r>
        <w:rPr>
          <w:i/>
        </w:rPr>
        <w:t>have</w:t>
      </w:r>
      <w:r>
        <w:rPr>
          <w:i/>
          <w:spacing w:val="-2"/>
        </w:rPr>
        <w:t xml:space="preserve"> </w:t>
      </w:r>
      <w:r>
        <w:rPr>
          <w:i/>
        </w:rPr>
        <w:t>any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these</w:t>
      </w:r>
      <w:r>
        <w:rPr>
          <w:i/>
          <w:spacing w:val="-2"/>
        </w:rPr>
        <w:t xml:space="preserve"> </w:t>
      </w:r>
      <w:r>
        <w:rPr>
          <w:i/>
        </w:rPr>
        <w:t>symptoms</w:t>
      </w:r>
      <w:r>
        <w:rPr>
          <w:i/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beginning,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eighth</w:t>
      </w:r>
      <w:r>
        <w:rPr>
          <w:spacing w:val="-3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appears</w:t>
      </w:r>
      <w:r>
        <w:rPr>
          <w:spacing w:val="-2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 xml:space="preserve">the daily questionnaire. </w:t>
      </w:r>
      <w:proofErr w:type="gramStart"/>
      <w:r>
        <w:t>As a consequence</w:t>
      </w:r>
      <w:proofErr w:type="gramEnd"/>
      <w:r>
        <w:t xml:space="preserve">, the number of </w:t>
      </w:r>
      <w:commentRangeStart w:id="135"/>
      <w:r>
        <w:t xml:space="preserve">answers </w:t>
      </w:r>
      <w:commentRangeEnd w:id="135"/>
      <w:r w:rsidR="000C2F21">
        <w:rPr>
          <w:rStyle w:val="CommentReference"/>
        </w:rPr>
        <w:commentReference w:id="135"/>
      </w:r>
      <w:r>
        <w:t>for question 8 depends on the number of individuals that</w:t>
      </w:r>
      <w:r>
        <w:rPr>
          <w:spacing w:val="1"/>
        </w:rPr>
        <w:t xml:space="preserve"> </w:t>
      </w:r>
      <w:r>
        <w:t>have selected this worst symptom in questionnaire TSCHQ. On the other hand, the number of answers for questions one to</w:t>
      </w:r>
      <w:r>
        <w:rPr>
          <w:spacing w:val="1"/>
        </w:rPr>
        <w:t xml:space="preserve"> </w:t>
      </w:r>
      <w:r>
        <w:t>seven</w:t>
      </w:r>
      <w:r>
        <w:rPr>
          <w:spacing w:val="-3"/>
        </w:rPr>
        <w:t xml:space="preserve"> </w:t>
      </w:r>
      <w:r>
        <w:t>equals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other.</w:t>
      </w:r>
      <w:r>
        <w:rPr>
          <w:spacing w:val="9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questions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14:paraId="16CDD8C7" w14:textId="77777777" w:rsidR="0045732C" w:rsidRDefault="0045732C">
      <w:pPr>
        <w:pStyle w:val="BodyText"/>
        <w:spacing w:before="3"/>
        <w:rPr>
          <w:sz w:val="12"/>
        </w:rPr>
      </w:pPr>
    </w:p>
    <w:p w14:paraId="7202002A" w14:textId="77777777" w:rsidR="0045732C" w:rsidRDefault="0045732C">
      <w:pPr>
        <w:rPr>
          <w:sz w:val="12"/>
        </w:rPr>
        <w:sectPr w:rsidR="0045732C">
          <w:type w:val="continuous"/>
          <w:pgSz w:w="12240" w:h="15840"/>
          <w:pgMar w:top="1100" w:right="960" w:bottom="280" w:left="960" w:header="0" w:footer="648" w:gutter="0"/>
          <w:cols w:space="720"/>
        </w:sectPr>
      </w:pPr>
    </w:p>
    <w:p w14:paraId="51CD3C19" w14:textId="77777777" w:rsidR="0045732C" w:rsidRDefault="002A74E7">
      <w:pPr>
        <w:pStyle w:val="ListParagraph"/>
        <w:numPr>
          <w:ilvl w:val="0"/>
          <w:numId w:val="4"/>
        </w:numPr>
        <w:tabs>
          <w:tab w:val="left" w:pos="672"/>
        </w:tabs>
        <w:spacing w:before="98"/>
        <w:rPr>
          <w:sz w:val="20"/>
        </w:rPr>
      </w:pPr>
      <w:r>
        <w:rPr>
          <w:sz w:val="20"/>
        </w:rPr>
        <w:t>Did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perceive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tinnitus</w:t>
      </w:r>
      <w:r>
        <w:rPr>
          <w:spacing w:val="-4"/>
          <w:sz w:val="20"/>
        </w:rPr>
        <w:t xml:space="preserve"> </w:t>
      </w:r>
      <w:r>
        <w:rPr>
          <w:sz w:val="20"/>
        </w:rPr>
        <w:t>right</w:t>
      </w:r>
      <w:r>
        <w:rPr>
          <w:spacing w:val="-5"/>
          <w:sz w:val="20"/>
        </w:rPr>
        <w:t xml:space="preserve"> </w:t>
      </w:r>
      <w:r>
        <w:rPr>
          <w:sz w:val="20"/>
        </w:rPr>
        <w:t>now?</w:t>
      </w:r>
    </w:p>
    <w:p w14:paraId="49877A33" w14:textId="77777777" w:rsidR="0045732C" w:rsidRDefault="002A74E7">
      <w:pPr>
        <w:pStyle w:val="ListParagraph"/>
        <w:numPr>
          <w:ilvl w:val="0"/>
          <w:numId w:val="4"/>
        </w:numPr>
        <w:tabs>
          <w:tab w:val="left" w:pos="672"/>
        </w:tabs>
        <w:spacing w:before="211"/>
        <w:rPr>
          <w:sz w:val="20"/>
        </w:rPr>
      </w:pPr>
      <w:r>
        <w:rPr>
          <w:sz w:val="20"/>
        </w:rPr>
        <w:t>How</w:t>
      </w:r>
      <w:r>
        <w:rPr>
          <w:spacing w:val="-4"/>
          <w:sz w:val="20"/>
        </w:rPr>
        <w:t xml:space="preserve"> </w:t>
      </w:r>
      <w:r>
        <w:rPr>
          <w:sz w:val="20"/>
        </w:rPr>
        <w:t>loud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tinnitus</w:t>
      </w:r>
      <w:r>
        <w:rPr>
          <w:spacing w:val="-4"/>
          <w:sz w:val="20"/>
        </w:rPr>
        <w:t xml:space="preserve"> </w:t>
      </w:r>
      <w:r>
        <w:rPr>
          <w:sz w:val="20"/>
        </w:rPr>
        <w:t>right</w:t>
      </w:r>
      <w:r>
        <w:rPr>
          <w:spacing w:val="-3"/>
          <w:sz w:val="20"/>
        </w:rPr>
        <w:t xml:space="preserve"> </w:t>
      </w:r>
      <w:r>
        <w:rPr>
          <w:sz w:val="20"/>
        </w:rPr>
        <w:t>now?</w:t>
      </w:r>
    </w:p>
    <w:p w14:paraId="6D67DEAD" w14:textId="77777777" w:rsidR="0045732C" w:rsidRDefault="002A74E7">
      <w:pPr>
        <w:pStyle w:val="ListParagraph"/>
        <w:numPr>
          <w:ilvl w:val="0"/>
          <w:numId w:val="4"/>
        </w:numPr>
        <w:tabs>
          <w:tab w:val="left" w:pos="672"/>
        </w:tabs>
        <w:spacing w:before="211"/>
        <w:rPr>
          <w:sz w:val="20"/>
        </w:rPr>
      </w:pPr>
      <w:r>
        <w:rPr>
          <w:sz w:val="20"/>
        </w:rPr>
        <w:t>How</w:t>
      </w:r>
      <w:r>
        <w:rPr>
          <w:spacing w:val="-4"/>
          <w:sz w:val="20"/>
        </w:rPr>
        <w:t xml:space="preserve"> </w:t>
      </w:r>
      <w:r>
        <w:rPr>
          <w:sz w:val="20"/>
        </w:rPr>
        <w:t>stressful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tinnitus</w:t>
      </w:r>
      <w:r>
        <w:rPr>
          <w:spacing w:val="-3"/>
          <w:sz w:val="20"/>
        </w:rPr>
        <w:t xml:space="preserve"> </w:t>
      </w:r>
      <w:r>
        <w:rPr>
          <w:sz w:val="20"/>
        </w:rPr>
        <w:t>right</w:t>
      </w:r>
      <w:r>
        <w:rPr>
          <w:spacing w:val="-4"/>
          <w:sz w:val="20"/>
        </w:rPr>
        <w:t xml:space="preserve"> </w:t>
      </w:r>
      <w:r>
        <w:rPr>
          <w:sz w:val="20"/>
        </w:rPr>
        <w:t>now?</w:t>
      </w:r>
    </w:p>
    <w:p w14:paraId="44D67F1E" w14:textId="77777777" w:rsidR="0045732C" w:rsidRDefault="002A74E7">
      <w:pPr>
        <w:pStyle w:val="ListParagraph"/>
        <w:numPr>
          <w:ilvl w:val="0"/>
          <w:numId w:val="4"/>
        </w:numPr>
        <w:tabs>
          <w:tab w:val="left" w:pos="672"/>
        </w:tabs>
        <w:spacing w:before="98"/>
        <w:rPr>
          <w:sz w:val="20"/>
        </w:rPr>
      </w:pPr>
      <w:r>
        <w:rPr>
          <w:w w:val="99"/>
          <w:sz w:val="20"/>
        </w:rPr>
        <w:br w:type="column"/>
      </w:r>
      <w:r>
        <w:rPr>
          <w:sz w:val="20"/>
        </w:rPr>
        <w:t>How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mood</w:t>
      </w:r>
      <w:r>
        <w:rPr>
          <w:spacing w:val="-4"/>
          <w:sz w:val="20"/>
        </w:rPr>
        <w:t xml:space="preserve"> </w:t>
      </w:r>
      <w:r>
        <w:rPr>
          <w:sz w:val="20"/>
        </w:rPr>
        <w:t>right</w:t>
      </w:r>
      <w:r>
        <w:rPr>
          <w:spacing w:val="-4"/>
          <w:sz w:val="20"/>
        </w:rPr>
        <w:t xml:space="preserve"> </w:t>
      </w:r>
      <w:r>
        <w:rPr>
          <w:sz w:val="20"/>
        </w:rPr>
        <w:t>now?</w:t>
      </w:r>
    </w:p>
    <w:p w14:paraId="73D78DDE" w14:textId="77777777" w:rsidR="0045732C" w:rsidRDefault="002A74E7">
      <w:pPr>
        <w:pStyle w:val="ListParagraph"/>
        <w:numPr>
          <w:ilvl w:val="0"/>
          <w:numId w:val="4"/>
        </w:numPr>
        <w:tabs>
          <w:tab w:val="left" w:pos="672"/>
        </w:tabs>
        <w:spacing w:before="211"/>
        <w:rPr>
          <w:sz w:val="20"/>
        </w:rPr>
      </w:pPr>
      <w:r>
        <w:rPr>
          <w:sz w:val="20"/>
        </w:rPr>
        <w:t>How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5"/>
          <w:sz w:val="20"/>
        </w:rPr>
        <w:t xml:space="preserve"> </w:t>
      </w:r>
      <w:r>
        <w:rPr>
          <w:sz w:val="20"/>
        </w:rPr>
        <w:t>arousal</w:t>
      </w:r>
      <w:r>
        <w:rPr>
          <w:spacing w:val="-4"/>
          <w:sz w:val="20"/>
        </w:rPr>
        <w:t xml:space="preserve"> </w:t>
      </w:r>
      <w:r>
        <w:rPr>
          <w:sz w:val="20"/>
        </w:rPr>
        <w:t>right</w:t>
      </w:r>
      <w:r>
        <w:rPr>
          <w:spacing w:val="-5"/>
          <w:sz w:val="20"/>
        </w:rPr>
        <w:t xml:space="preserve"> </w:t>
      </w:r>
      <w:r>
        <w:rPr>
          <w:sz w:val="20"/>
        </w:rPr>
        <w:t>now?</w:t>
      </w:r>
    </w:p>
    <w:p w14:paraId="2F6A7409" w14:textId="77777777" w:rsidR="0045732C" w:rsidRDefault="002A74E7">
      <w:pPr>
        <w:pStyle w:val="ListParagraph"/>
        <w:numPr>
          <w:ilvl w:val="0"/>
          <w:numId w:val="4"/>
        </w:numPr>
        <w:tabs>
          <w:tab w:val="left" w:pos="672"/>
        </w:tabs>
        <w:spacing w:before="211"/>
        <w:rPr>
          <w:sz w:val="20"/>
        </w:rPr>
      </w:pP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feel</w:t>
      </w:r>
      <w:r>
        <w:rPr>
          <w:spacing w:val="-4"/>
          <w:sz w:val="20"/>
        </w:rPr>
        <w:t xml:space="preserve"> </w:t>
      </w:r>
      <w:r>
        <w:rPr>
          <w:sz w:val="20"/>
        </w:rPr>
        <w:t>stressed</w:t>
      </w:r>
      <w:r>
        <w:rPr>
          <w:spacing w:val="-3"/>
          <w:sz w:val="20"/>
        </w:rPr>
        <w:t xml:space="preserve"> </w:t>
      </w:r>
      <w:r>
        <w:rPr>
          <w:sz w:val="20"/>
        </w:rPr>
        <w:t>right</w:t>
      </w:r>
      <w:r>
        <w:rPr>
          <w:spacing w:val="-4"/>
          <w:sz w:val="20"/>
        </w:rPr>
        <w:t xml:space="preserve"> </w:t>
      </w:r>
      <w:r>
        <w:rPr>
          <w:sz w:val="20"/>
        </w:rPr>
        <w:t>now?</w:t>
      </w:r>
    </w:p>
    <w:p w14:paraId="21F256D0" w14:textId="77777777" w:rsidR="0045732C" w:rsidRDefault="0045732C">
      <w:pPr>
        <w:rPr>
          <w:sz w:val="20"/>
        </w:rPr>
        <w:sectPr w:rsidR="0045732C">
          <w:type w:val="continuous"/>
          <w:pgSz w:w="12240" w:h="15840"/>
          <w:pgMar w:top="1100" w:right="960" w:bottom="280" w:left="960" w:header="0" w:footer="648" w:gutter="0"/>
          <w:cols w:num="2" w:space="720" w:equalWidth="0">
            <w:col w:w="3920" w:space="1222"/>
            <w:col w:w="5178"/>
          </w:cols>
        </w:sectPr>
      </w:pPr>
    </w:p>
    <w:p w14:paraId="68F91F5C" w14:textId="77777777" w:rsidR="0045732C" w:rsidRDefault="002A74E7">
      <w:pPr>
        <w:pStyle w:val="ListParagraph"/>
        <w:numPr>
          <w:ilvl w:val="0"/>
          <w:numId w:val="4"/>
        </w:numPr>
        <w:tabs>
          <w:tab w:val="left" w:pos="672"/>
        </w:tabs>
        <w:spacing w:before="68" w:line="249" w:lineRule="auto"/>
        <w:ind w:right="38"/>
        <w:rPr>
          <w:sz w:val="20"/>
        </w:rPr>
      </w:pPr>
      <w:r>
        <w:rPr>
          <w:sz w:val="20"/>
        </w:rPr>
        <w:lastRenderedPageBreak/>
        <w:t>How</w:t>
      </w:r>
      <w:r>
        <w:rPr>
          <w:spacing w:val="8"/>
          <w:sz w:val="20"/>
        </w:rPr>
        <w:t xml:space="preserve"> </w:t>
      </w:r>
      <w:r>
        <w:rPr>
          <w:sz w:val="20"/>
        </w:rPr>
        <w:t>much</w:t>
      </w:r>
      <w:r>
        <w:rPr>
          <w:spacing w:val="9"/>
          <w:sz w:val="20"/>
        </w:rPr>
        <w:t xml:space="preserve"> </w:t>
      </w:r>
      <w:r>
        <w:rPr>
          <w:sz w:val="20"/>
        </w:rPr>
        <w:t>did</w:t>
      </w:r>
      <w:r>
        <w:rPr>
          <w:spacing w:val="8"/>
          <w:sz w:val="20"/>
        </w:rPr>
        <w:t xml:space="preserve"> </w:t>
      </w:r>
      <w:r>
        <w:rPr>
          <w:sz w:val="20"/>
        </w:rPr>
        <w:t>you</w:t>
      </w:r>
      <w:r>
        <w:rPr>
          <w:spacing w:val="9"/>
          <w:sz w:val="20"/>
        </w:rPr>
        <w:t xml:space="preserve"> </w:t>
      </w:r>
      <w:r>
        <w:rPr>
          <w:sz w:val="20"/>
        </w:rPr>
        <w:t>concentrate</w:t>
      </w:r>
      <w:r>
        <w:rPr>
          <w:spacing w:val="8"/>
          <w:sz w:val="20"/>
        </w:rPr>
        <w:t xml:space="preserve"> </w:t>
      </w:r>
      <w:r>
        <w:rPr>
          <w:sz w:val="20"/>
        </w:rPr>
        <w:t>on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things</w:t>
      </w:r>
      <w:r>
        <w:rPr>
          <w:spacing w:val="8"/>
          <w:sz w:val="20"/>
        </w:rPr>
        <w:t xml:space="preserve"> </w:t>
      </w:r>
      <w:r>
        <w:rPr>
          <w:sz w:val="20"/>
        </w:rPr>
        <w:t>you</w:t>
      </w:r>
      <w:r>
        <w:rPr>
          <w:spacing w:val="9"/>
          <w:sz w:val="20"/>
        </w:rPr>
        <w:t xml:space="preserve"> </w:t>
      </w:r>
      <w:r>
        <w:rPr>
          <w:sz w:val="20"/>
        </w:rPr>
        <w:t>are</w:t>
      </w:r>
      <w:r>
        <w:rPr>
          <w:spacing w:val="-47"/>
          <w:sz w:val="20"/>
        </w:rPr>
        <w:t xml:space="preserve"> </w:t>
      </w:r>
      <w:r>
        <w:rPr>
          <w:sz w:val="20"/>
        </w:rPr>
        <w:t>doing</w:t>
      </w:r>
      <w:r>
        <w:rPr>
          <w:spacing w:val="-2"/>
          <w:sz w:val="20"/>
        </w:rPr>
        <w:t xml:space="preserve"> </w:t>
      </w:r>
      <w:r>
        <w:rPr>
          <w:sz w:val="20"/>
        </w:rPr>
        <w:t>right</w:t>
      </w:r>
      <w:r>
        <w:rPr>
          <w:spacing w:val="-1"/>
          <w:sz w:val="20"/>
        </w:rPr>
        <w:t xml:space="preserve"> </w:t>
      </w:r>
      <w:r>
        <w:rPr>
          <w:sz w:val="20"/>
        </w:rPr>
        <w:t>now?</w:t>
      </w:r>
    </w:p>
    <w:p w14:paraId="3834F64C" w14:textId="77777777" w:rsidR="0045732C" w:rsidRDefault="002A74E7">
      <w:pPr>
        <w:pStyle w:val="ListParagraph"/>
        <w:numPr>
          <w:ilvl w:val="0"/>
          <w:numId w:val="4"/>
        </w:numPr>
        <w:tabs>
          <w:tab w:val="left" w:pos="672"/>
        </w:tabs>
        <w:spacing w:before="68" w:line="249" w:lineRule="auto"/>
        <w:ind w:right="171"/>
        <w:rPr>
          <w:i/>
          <w:sz w:val="20"/>
        </w:rPr>
      </w:pPr>
      <w:r>
        <w:rPr>
          <w:i/>
          <w:w w:val="101"/>
          <w:sz w:val="20"/>
        </w:rPr>
        <w:br w:type="column"/>
      </w:r>
      <w:r>
        <w:rPr>
          <w:i/>
          <w:sz w:val="20"/>
        </w:rPr>
        <w:t>This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question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depends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worst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symptom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selected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questionnaire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TSCHQ.</w:t>
      </w:r>
    </w:p>
    <w:p w14:paraId="62D98E56" w14:textId="77777777" w:rsidR="0045732C" w:rsidRDefault="0045732C">
      <w:pPr>
        <w:spacing w:line="249" w:lineRule="auto"/>
        <w:rPr>
          <w:sz w:val="20"/>
        </w:rPr>
        <w:sectPr w:rsidR="0045732C">
          <w:pgSz w:w="12240" w:h="15840"/>
          <w:pgMar w:top="1220" w:right="960" w:bottom="840" w:left="960" w:header="0" w:footer="648" w:gutter="0"/>
          <w:cols w:num="2" w:space="720" w:equalWidth="0">
            <w:col w:w="5044" w:space="98"/>
            <w:col w:w="5178"/>
          </w:cols>
        </w:sectPr>
      </w:pPr>
    </w:p>
    <w:p w14:paraId="4F365315" w14:textId="77777777" w:rsidR="0045732C" w:rsidRDefault="0045732C">
      <w:pPr>
        <w:pStyle w:val="BodyText"/>
        <w:spacing w:before="6"/>
        <w:rPr>
          <w:i/>
          <w:sz w:val="10"/>
        </w:rPr>
      </w:pPr>
    </w:p>
    <w:p w14:paraId="721E1E4C" w14:textId="77777777" w:rsidR="0045732C" w:rsidRDefault="002A74E7">
      <w:pPr>
        <w:pStyle w:val="BodyText"/>
        <w:spacing w:before="97" w:line="249" w:lineRule="auto"/>
        <w:ind w:left="173" w:right="137" w:firstLine="298"/>
        <w:jc w:val="both"/>
      </w:pPr>
      <w:r>
        <w:t xml:space="preserve">Depending on the features that are selected for the classification task, the number of examples </w:t>
      </w:r>
      <w:r>
        <w:rPr>
          <w:i/>
        </w:rPr>
        <w:t xml:space="preserve">m </w:t>
      </w:r>
      <w:r>
        <w:t>depends on the dynamic</w:t>
      </w:r>
      <w:r>
        <w:rPr>
          <w:spacing w:val="-47"/>
        </w:rPr>
        <w:t xml:space="preserve"> </w:t>
      </w:r>
      <w:r>
        <w:rPr>
          <w:w w:val="95"/>
        </w:rPr>
        <w:t xml:space="preserve">question eight. The questions for </w:t>
      </w:r>
      <w:r>
        <w:rPr>
          <w:i/>
          <w:w w:val="95"/>
        </w:rPr>
        <w:t xml:space="preserve">mood </w:t>
      </w:r>
      <w:r>
        <w:rPr>
          <w:w w:val="95"/>
        </w:rPr>
        <w:t xml:space="preserve">and </w:t>
      </w:r>
      <w:r>
        <w:rPr>
          <w:i/>
          <w:w w:val="95"/>
        </w:rPr>
        <w:t xml:space="preserve">arousal </w:t>
      </w:r>
      <w:r>
        <w:rPr>
          <w:w w:val="95"/>
        </w:rPr>
        <w:t>are questions using a self-assessment scale (SAM)</w:t>
      </w:r>
      <w:hyperlink w:anchor="_bookmark39" w:history="1">
        <w:r>
          <w:rPr>
            <w:color w:val="0000FF"/>
            <w:w w:val="95"/>
            <w:vertAlign w:val="superscript"/>
          </w:rPr>
          <w:t>34</w:t>
        </w:r>
      </w:hyperlink>
      <w:r>
        <w:rPr>
          <w:w w:val="95"/>
        </w:rPr>
        <w:t>, with 9 possible values.</w:t>
      </w:r>
      <w:r>
        <w:rPr>
          <w:spacing w:val="1"/>
          <w:w w:val="95"/>
        </w:rPr>
        <w:t xml:space="preserve"> </w:t>
      </w:r>
      <w:r>
        <w:t>Depending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user’s</w:t>
      </w:r>
      <w:r>
        <w:rPr>
          <w:spacing w:val="-5"/>
        </w:rPr>
        <w:t xml:space="preserve"> </w:t>
      </w:r>
      <w:r>
        <w:t>operating</w:t>
      </w:r>
      <w:r>
        <w:rPr>
          <w:spacing w:val="-6"/>
        </w:rPr>
        <w:t xml:space="preserve"> </w:t>
      </w:r>
      <w:r>
        <w:t>system,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accuracy.</w:t>
      </w:r>
      <w:r>
        <w:rPr>
          <w:spacing w:val="5"/>
        </w:rPr>
        <w:t xml:space="preserve"> </w:t>
      </w:r>
      <w:r>
        <w:t>Therefore,</w:t>
      </w:r>
      <w:r>
        <w:rPr>
          <w:spacing w:val="-5"/>
        </w:rPr>
        <w:t xml:space="preserve"> </w:t>
      </w:r>
      <w:r>
        <w:t>rounding</w:t>
      </w:r>
      <w:r>
        <w:rPr>
          <w:spacing w:val="-6"/>
        </w:rPr>
        <w:t xml:space="preserve"> </w:t>
      </w:r>
      <w:r>
        <w:t>errors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occur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hundredths</w:t>
      </w:r>
      <w:r>
        <w:rPr>
          <w:spacing w:val="-4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Android</w:t>
      </w:r>
      <w:r>
        <w:rPr>
          <w:spacing w:val="-5"/>
        </w:rPr>
        <w:t xml:space="preserve"> </w:t>
      </w:r>
      <w:r>
        <w:t>phones.</w:t>
      </w:r>
      <w:r>
        <w:rPr>
          <w:spacing w:val="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neglected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rounding</w:t>
      </w:r>
      <w:r>
        <w:rPr>
          <w:spacing w:val="-4"/>
        </w:rPr>
        <w:t xml:space="preserve"> </w:t>
      </w:r>
      <w:r>
        <w:t>errors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pre-processing</w:t>
      </w:r>
      <w:r>
        <w:rPr>
          <w:spacing w:val="-4"/>
        </w:rPr>
        <w:t xml:space="preserve"> </w:t>
      </w:r>
      <w:r>
        <w:t>considering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18</w:t>
      </w:r>
      <w:r>
        <w:rPr>
          <w:spacing w:val="-47"/>
        </w:rPr>
        <w:t xml:space="preserve"> </w:t>
      </w:r>
      <w:commentRangeStart w:id="136"/>
      <w:r>
        <w:t>other</w:t>
      </w:r>
      <w:r>
        <w:rPr>
          <w:spacing w:val="-2"/>
        </w:rPr>
        <w:t xml:space="preserve"> </w:t>
      </w:r>
      <w:r>
        <w:t>features.</w:t>
      </w:r>
      <w:commentRangeEnd w:id="136"/>
      <w:r w:rsidR="000C2F21">
        <w:rPr>
          <w:rStyle w:val="CommentReference"/>
        </w:rPr>
        <w:commentReference w:id="136"/>
      </w:r>
    </w:p>
    <w:p w14:paraId="087D495E" w14:textId="77777777" w:rsidR="0045732C" w:rsidRDefault="002A74E7">
      <w:pPr>
        <w:pStyle w:val="Heading2"/>
        <w:spacing w:before="210"/>
      </w:pPr>
      <w:r>
        <w:t>Data</w:t>
      </w:r>
      <w:r>
        <w:rPr>
          <w:spacing w:val="-6"/>
        </w:rPr>
        <w:t xml:space="preserve"> </w:t>
      </w:r>
      <w:r>
        <w:t>preprocessing</w:t>
      </w:r>
    </w:p>
    <w:p w14:paraId="49744316" w14:textId="77777777" w:rsidR="0045732C" w:rsidRDefault="002A74E7">
      <w:pPr>
        <w:pStyle w:val="BodyText"/>
        <w:spacing w:before="10" w:line="249" w:lineRule="auto"/>
        <w:ind w:left="173" w:right="166" w:hanging="7"/>
        <w:jc w:val="both"/>
      </w:pPr>
      <w:r>
        <w:t xml:space="preserve">The raw data comes from three .csv files, which, in turn, are extractions from the TYT database. The first file is a </w:t>
      </w:r>
      <w:proofErr w:type="spellStart"/>
      <w:r>
        <w:t>dataframe</w:t>
      </w:r>
      <w:proofErr w:type="spellEnd"/>
      <w:r>
        <w:rPr>
          <w:spacing w:val="1"/>
        </w:rPr>
        <w:t xml:space="preserve"> </w:t>
      </w:r>
      <w:r>
        <w:t>containing</w:t>
      </w:r>
      <w:r>
        <w:rPr>
          <w:spacing w:val="-6"/>
        </w:rPr>
        <w:t xml:space="preserve"> </w:t>
      </w:r>
      <w:r>
        <w:t>meta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registered</w:t>
      </w:r>
      <w:r>
        <w:rPr>
          <w:spacing w:val="-5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(number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8685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Feb.</w:t>
      </w:r>
      <w:r>
        <w:rPr>
          <w:spacing w:val="6"/>
        </w:rPr>
        <w:t xml:space="preserve"> </w:t>
      </w:r>
      <w:r>
        <w:t>2021).</w:t>
      </w:r>
      <w:r>
        <w:rPr>
          <w:spacing w:val="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meta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includes</w:t>
      </w:r>
      <w:r>
        <w:rPr>
          <w:spacing w:val="-5"/>
        </w:rPr>
        <w:t xml:space="preserve"> </w:t>
      </w:r>
      <w:r>
        <w:t>among</w:t>
      </w:r>
      <w:r>
        <w:rPr>
          <w:spacing w:val="-48"/>
        </w:rPr>
        <w:t xml:space="preserve"> </w:t>
      </w:r>
      <w:r>
        <w:t>others the country, nationality, and mobile platform. The second file is the baseline questionnaire and contains 3700 users</w:t>
      </w:r>
      <w:r>
        <w:rPr>
          <w:spacing w:val="1"/>
        </w:rPr>
        <w:t xml:space="preserve"> </w:t>
      </w:r>
      <w:r>
        <w:t>that filled out the initial questionnaire.</w:t>
      </w:r>
      <w:r>
        <w:rPr>
          <w:spacing w:val="1"/>
        </w:rPr>
        <w:t xml:space="preserve"> </w:t>
      </w:r>
      <w:r>
        <w:t>The daily questionnaire is the last file with 3044 users that answered 98,074 daily</w:t>
      </w:r>
      <w:r>
        <w:rPr>
          <w:spacing w:val="1"/>
        </w:rPr>
        <w:t xml:space="preserve"> </w:t>
      </w:r>
      <w:r>
        <w:t>questionnaires.</w:t>
      </w:r>
      <w:r>
        <w:rPr>
          <w:spacing w:val="10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registered</w:t>
      </w:r>
      <w:r>
        <w:rPr>
          <w:spacing w:val="-2"/>
        </w:rPr>
        <w:t xml:space="preserve"> </w:t>
      </w:r>
      <w:r>
        <w:t>users,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completes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questionnaire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48"/>
        </w:rPr>
        <w:t xml:space="preserve"> </w:t>
      </w:r>
      <w:r>
        <w:t>once.</w:t>
      </w:r>
    </w:p>
    <w:p w14:paraId="0C3E75B7" w14:textId="77777777" w:rsidR="0045732C" w:rsidRDefault="002A74E7">
      <w:pPr>
        <w:pStyle w:val="BodyText"/>
        <w:spacing w:line="244" w:lineRule="auto"/>
        <w:ind w:left="173" w:right="171" w:firstLine="298"/>
        <w:jc w:val="both"/>
      </w:pPr>
      <w:r>
        <w:t>The</w:t>
      </w:r>
      <w:r>
        <w:rPr>
          <w:spacing w:val="-1"/>
        </w:rPr>
        <w:t xml:space="preserve"> </w:t>
      </w:r>
      <w:proofErr w:type="spellStart"/>
      <w:r>
        <w:rPr>
          <w:rFonts w:ascii="Courier New"/>
        </w:rPr>
        <w:t>user_id</w:t>
      </w:r>
      <w:proofErr w:type="spellEnd"/>
      <w:r>
        <w:rPr>
          <w:rFonts w:ascii="Courier New"/>
          <w:spacing w:val="-70"/>
        </w:rPr>
        <w:t xml:space="preserve"> </w:t>
      </w:r>
      <w:r>
        <w:t>is mandatory to merge the</w:t>
      </w:r>
      <w:r>
        <w:rPr>
          <w:spacing w:val="-1"/>
        </w:rPr>
        <w:t xml:space="preserve"> </w:t>
      </w:r>
      <w:r>
        <w:t>three data sets.</w:t>
      </w:r>
      <w:r>
        <w:rPr>
          <w:spacing w:val="12"/>
        </w:rPr>
        <w:t xml:space="preserve"> </w:t>
      </w:r>
      <w:proofErr w:type="gramStart"/>
      <w:r>
        <w:t>As a consequence</w:t>
      </w:r>
      <w:proofErr w:type="gramEnd"/>
      <w:r>
        <w:t>, all</w:t>
      </w:r>
      <w:r>
        <w:rPr>
          <w:spacing w:val="-1"/>
        </w:rPr>
        <w:t xml:space="preserve"> </w:t>
      </w:r>
      <w:r>
        <w:t xml:space="preserve">rows where </w:t>
      </w:r>
      <w:proofErr w:type="spellStart"/>
      <w:r>
        <w:rPr>
          <w:rFonts w:ascii="Courier New"/>
        </w:rPr>
        <w:t>user_id</w:t>
      </w:r>
      <w:proofErr w:type="spellEnd"/>
      <w:r>
        <w:rPr>
          <w:rFonts w:ascii="Courier New"/>
          <w:spacing w:val="-70"/>
        </w:rPr>
        <w:t xml:space="preserve"> </w:t>
      </w:r>
      <w:r>
        <w:t xml:space="preserve">equals </w:t>
      </w:r>
      <w:r>
        <w:rPr>
          <w:rFonts w:ascii="Courier New"/>
        </w:rPr>
        <w:t>NULL</w:t>
      </w:r>
      <w:r>
        <w:t>, we</w:t>
      </w:r>
      <w:r>
        <w:rPr>
          <w:spacing w:val="-48"/>
        </w:rPr>
        <w:t xml:space="preserve"> </w:t>
      </w:r>
      <w:r>
        <w:rPr>
          <w:w w:val="95"/>
        </w:rPr>
        <w:t>dropped that row. We further removed the 25 test-users with known user ids to reduce bias and noise in the data. The remaining</w:t>
      </w:r>
      <w:r>
        <w:rPr>
          <w:spacing w:val="1"/>
          <w:w w:val="95"/>
        </w:rPr>
        <w:t xml:space="preserve"> </w:t>
      </w:r>
      <w:r>
        <w:t xml:space="preserve">merged </w:t>
      </w:r>
      <w:proofErr w:type="spellStart"/>
      <w:r>
        <w:t>dataframe</w:t>
      </w:r>
      <w:proofErr w:type="spellEnd"/>
      <w:r>
        <w:t xml:space="preserve"> has 97,742 rows and 65 columns. This </w:t>
      </w:r>
      <w:proofErr w:type="spellStart"/>
      <w:r>
        <w:t>dataframe</w:t>
      </w:r>
      <w:proofErr w:type="spellEnd"/>
      <w:r>
        <w:t xml:space="preserve"> has been used for </w:t>
      </w:r>
      <w:proofErr w:type="spellStart"/>
      <w:r>
        <w:t>for</w:t>
      </w:r>
      <w:proofErr w:type="spellEnd"/>
      <w:r>
        <w:t xml:space="preserve"> the statistical analyses provided in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section.</w:t>
      </w:r>
    </w:p>
    <w:p w14:paraId="5336B556" w14:textId="77777777" w:rsidR="0045732C" w:rsidRDefault="002A74E7">
      <w:pPr>
        <w:pStyle w:val="BodyText"/>
        <w:spacing w:before="128" w:line="242" w:lineRule="auto"/>
        <w:ind w:left="166" w:right="136" w:firstLine="7"/>
        <w:jc w:val="both"/>
      </w:pPr>
      <w:r>
        <w:rPr>
          <w:rFonts w:ascii="Arial"/>
          <w:b/>
          <w:sz w:val="18"/>
        </w:rPr>
        <w:t>Machine Learning Preprocessing</w:t>
      </w:r>
      <w:r>
        <w:rPr>
          <w:rFonts w:ascii="Arial"/>
          <w:b/>
          <w:spacing w:val="1"/>
          <w:sz w:val="18"/>
        </w:rPr>
        <w:t xml:space="preserve"> </w:t>
      </w:r>
      <w:r>
        <w:t>For the machine learning task, a further preprocessing is required. Gradient boosting</w:t>
      </w:r>
      <w:r>
        <w:rPr>
          <w:spacing w:val="1"/>
        </w:rPr>
        <w:t xml:space="preserve"> </w:t>
      </w:r>
      <w:r>
        <w:t>machines can only handle numerical data with no missing values. We therefore dropped rows that contained missing values,</w:t>
      </w:r>
      <w:r>
        <w:rPr>
          <w:spacing w:val="1"/>
        </w:rPr>
        <w:t xml:space="preserve"> </w:t>
      </w:r>
      <w:r>
        <w:rPr>
          <w:w w:val="95"/>
        </w:rPr>
        <w:t>which</w:t>
      </w:r>
      <w:r>
        <w:rPr>
          <w:spacing w:val="9"/>
          <w:w w:val="95"/>
        </w:rPr>
        <w:t xml:space="preserve"> </w:t>
      </w:r>
      <w:r>
        <w:rPr>
          <w:w w:val="95"/>
        </w:rPr>
        <w:t>affected</w:t>
      </w:r>
      <w:r>
        <w:rPr>
          <w:spacing w:val="10"/>
          <w:w w:val="95"/>
        </w:rPr>
        <w:t xml:space="preserve"> </w:t>
      </w:r>
      <w:r>
        <w:rPr>
          <w:w w:val="95"/>
        </w:rPr>
        <w:t>about</w:t>
      </w:r>
      <w:r>
        <w:rPr>
          <w:spacing w:val="9"/>
          <w:w w:val="95"/>
        </w:rPr>
        <w:t xml:space="preserve"> </w:t>
      </w:r>
      <w:r>
        <w:rPr>
          <w:w w:val="95"/>
        </w:rPr>
        <w:t>24</w:t>
      </w:r>
      <w:r>
        <w:rPr>
          <w:spacing w:val="10"/>
          <w:w w:val="95"/>
        </w:rPr>
        <w:t xml:space="preserve"> </w:t>
      </w:r>
      <w:r>
        <w:rPr>
          <w:w w:val="95"/>
        </w:rPr>
        <w:t>%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data.</w:t>
      </w:r>
      <w:r>
        <w:rPr>
          <w:spacing w:val="25"/>
          <w:w w:val="95"/>
        </w:rPr>
        <w:t xml:space="preserve"> </w:t>
      </w:r>
      <w:r>
        <w:rPr>
          <w:w w:val="95"/>
        </w:rPr>
        <w:t>We</w:t>
      </w:r>
      <w:r>
        <w:rPr>
          <w:spacing w:val="10"/>
          <w:w w:val="95"/>
        </w:rPr>
        <w:t xml:space="preserve"> </w:t>
      </w:r>
      <w:r>
        <w:rPr>
          <w:w w:val="95"/>
        </w:rPr>
        <w:t>then</w:t>
      </w:r>
      <w:r>
        <w:rPr>
          <w:spacing w:val="10"/>
          <w:w w:val="95"/>
        </w:rPr>
        <w:t xml:space="preserve"> </w:t>
      </w:r>
      <w:r>
        <w:rPr>
          <w:w w:val="95"/>
        </w:rPr>
        <w:t>needed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convert</w:t>
      </w:r>
      <w:r>
        <w:rPr>
          <w:spacing w:val="9"/>
          <w:w w:val="95"/>
        </w:rPr>
        <w:t xml:space="preserve"> </w:t>
      </w:r>
      <w:r>
        <w:rPr>
          <w:w w:val="95"/>
        </w:rPr>
        <w:t>categorical</w:t>
      </w:r>
      <w:r>
        <w:rPr>
          <w:spacing w:val="10"/>
          <w:w w:val="95"/>
        </w:rPr>
        <w:t xml:space="preserve"> </w:t>
      </w:r>
      <w:r>
        <w:rPr>
          <w:w w:val="95"/>
        </w:rPr>
        <w:t>features</w:t>
      </w:r>
      <w:r>
        <w:rPr>
          <w:spacing w:val="9"/>
          <w:w w:val="95"/>
        </w:rPr>
        <w:t xml:space="preserve"> </w:t>
      </w:r>
      <w:r>
        <w:rPr>
          <w:w w:val="95"/>
        </w:rPr>
        <w:t>into</w:t>
      </w:r>
      <w:r>
        <w:rPr>
          <w:spacing w:val="10"/>
          <w:w w:val="95"/>
        </w:rPr>
        <w:t xml:space="preserve"> </w:t>
      </w:r>
      <w:r>
        <w:rPr>
          <w:w w:val="95"/>
        </w:rPr>
        <w:t>numbers.</w:t>
      </w:r>
      <w:r>
        <w:rPr>
          <w:spacing w:val="25"/>
          <w:w w:val="95"/>
        </w:rPr>
        <w:t xml:space="preserve"> </w:t>
      </w:r>
      <w:r>
        <w:rPr>
          <w:w w:val="95"/>
        </w:rPr>
        <w:t>As</w:t>
      </w:r>
      <w:r>
        <w:rPr>
          <w:spacing w:val="10"/>
          <w:w w:val="95"/>
        </w:rPr>
        <w:t xml:space="preserve"> </w:t>
      </w:r>
      <w:r>
        <w:rPr>
          <w:w w:val="95"/>
        </w:rPr>
        <w:t>decision</w:t>
      </w:r>
      <w:r>
        <w:rPr>
          <w:spacing w:val="9"/>
          <w:w w:val="95"/>
        </w:rPr>
        <w:t xml:space="preserve"> </w:t>
      </w:r>
      <w:r>
        <w:rPr>
          <w:w w:val="95"/>
        </w:rPr>
        <w:t>trees</w:t>
      </w:r>
      <w:r>
        <w:rPr>
          <w:spacing w:val="10"/>
          <w:w w:val="95"/>
        </w:rPr>
        <w:t xml:space="preserve"> </w:t>
      </w:r>
      <w:r>
        <w:rPr>
          <w:w w:val="95"/>
        </w:rPr>
        <w:t>split</w:t>
      </w:r>
      <w:r>
        <w:rPr>
          <w:spacing w:val="9"/>
          <w:w w:val="95"/>
        </w:rPr>
        <w:t xml:space="preserve"> </w:t>
      </w:r>
      <w:r>
        <w:rPr>
          <w:w w:val="95"/>
        </w:rPr>
        <w:t>data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22"/>
          <w:w w:val="95"/>
        </w:rPr>
        <w:t xml:space="preserve"> </w:t>
      </w:r>
      <w:r>
        <w:rPr>
          <w:w w:val="95"/>
        </w:rPr>
        <w:t>binary</w:t>
      </w:r>
      <w:r>
        <w:rPr>
          <w:spacing w:val="23"/>
          <w:w w:val="95"/>
        </w:rPr>
        <w:t xml:space="preserve"> </w:t>
      </w:r>
      <w:r>
        <w:rPr>
          <w:w w:val="95"/>
        </w:rPr>
        <w:t>groups,</w:t>
      </w:r>
      <w:r>
        <w:rPr>
          <w:spacing w:val="23"/>
          <w:w w:val="95"/>
        </w:rPr>
        <w:t xml:space="preserve"> </w:t>
      </w:r>
      <w:r>
        <w:rPr>
          <w:w w:val="95"/>
        </w:rPr>
        <w:t>we</w:t>
      </w:r>
      <w:r>
        <w:rPr>
          <w:spacing w:val="23"/>
          <w:w w:val="95"/>
        </w:rPr>
        <w:t xml:space="preserve"> </w:t>
      </w:r>
      <w:r>
        <w:rPr>
          <w:w w:val="95"/>
        </w:rPr>
        <w:t>used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proofErr w:type="spellStart"/>
      <w:r>
        <w:rPr>
          <w:rFonts w:ascii="Courier New"/>
          <w:w w:val="95"/>
        </w:rPr>
        <w:t>pandas.get_</w:t>
      </w:r>
      <w:proofErr w:type="gramStart"/>
      <w:r>
        <w:rPr>
          <w:rFonts w:ascii="Courier New"/>
          <w:w w:val="95"/>
        </w:rPr>
        <w:t>dummies</w:t>
      </w:r>
      <w:proofErr w:type="spellEnd"/>
      <w:r>
        <w:rPr>
          <w:rFonts w:ascii="Courier New"/>
          <w:w w:val="95"/>
        </w:rPr>
        <w:t>(</w:t>
      </w:r>
      <w:proofErr w:type="gramEnd"/>
      <w:r>
        <w:rPr>
          <w:rFonts w:ascii="Courier New"/>
          <w:w w:val="95"/>
        </w:rPr>
        <w:t>)</w:t>
      </w:r>
      <w:r>
        <w:rPr>
          <w:rFonts w:ascii="Courier New"/>
          <w:spacing w:val="-44"/>
          <w:w w:val="95"/>
        </w:rPr>
        <w:t xml:space="preserve"> </w:t>
      </w:r>
      <w:r>
        <w:rPr>
          <w:w w:val="95"/>
        </w:rPr>
        <w:t>method</w:t>
      </w:r>
      <w:r>
        <w:rPr>
          <w:spacing w:val="23"/>
          <w:w w:val="95"/>
        </w:rPr>
        <w:t xml:space="preserve"> </w:t>
      </w:r>
      <w:r>
        <w:rPr>
          <w:w w:val="95"/>
        </w:rPr>
        <w:t>to</w:t>
      </w:r>
      <w:r>
        <w:rPr>
          <w:spacing w:val="23"/>
          <w:w w:val="95"/>
        </w:rPr>
        <w:t xml:space="preserve"> </w:t>
      </w:r>
      <w:r>
        <w:rPr>
          <w:w w:val="95"/>
        </w:rPr>
        <w:t>convert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countries</w:t>
      </w:r>
      <w:r>
        <w:rPr>
          <w:spacing w:val="22"/>
          <w:w w:val="95"/>
        </w:rPr>
        <w:t xml:space="preserve"> </w:t>
      </w:r>
      <w:r>
        <w:rPr>
          <w:w w:val="95"/>
        </w:rPr>
        <w:t>and</w:t>
      </w:r>
      <w:r>
        <w:rPr>
          <w:spacing w:val="23"/>
          <w:w w:val="95"/>
        </w:rPr>
        <w:t xml:space="preserve"> </w:t>
      </w:r>
      <w:r>
        <w:rPr>
          <w:w w:val="95"/>
        </w:rPr>
        <w:t>seasons</w:t>
      </w:r>
      <w:r>
        <w:rPr>
          <w:spacing w:val="23"/>
          <w:w w:val="95"/>
        </w:rPr>
        <w:t xml:space="preserve"> </w:t>
      </w:r>
      <w:r>
        <w:rPr>
          <w:w w:val="95"/>
        </w:rPr>
        <w:t>into</w:t>
      </w:r>
      <w:r>
        <w:rPr>
          <w:spacing w:val="23"/>
          <w:w w:val="95"/>
        </w:rPr>
        <w:t xml:space="preserve"> </w:t>
      </w:r>
      <w:r>
        <w:rPr>
          <w:w w:val="95"/>
        </w:rPr>
        <w:t>several</w:t>
      </w:r>
      <w:r>
        <w:rPr>
          <w:spacing w:val="22"/>
          <w:w w:val="95"/>
        </w:rPr>
        <w:t xml:space="preserve"> </w:t>
      </w:r>
      <w:r>
        <w:rPr>
          <w:w w:val="95"/>
        </w:rPr>
        <w:t>columns.</w:t>
      </w:r>
      <w:r>
        <w:rPr>
          <w:spacing w:val="-45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column</w:t>
      </w:r>
      <w:r>
        <w:rPr>
          <w:spacing w:val="13"/>
          <w:w w:val="95"/>
        </w:rPr>
        <w:t xml:space="preserve"> </w:t>
      </w:r>
      <w:r>
        <w:rPr>
          <w:w w:val="95"/>
        </w:rPr>
        <w:t>name</w:t>
      </w:r>
      <w:r>
        <w:rPr>
          <w:spacing w:val="12"/>
          <w:w w:val="95"/>
        </w:rPr>
        <w:t xml:space="preserve"> </w:t>
      </w:r>
      <w:r>
        <w:rPr>
          <w:w w:val="95"/>
        </w:rPr>
        <w:t>is</w:t>
      </w:r>
      <w:r>
        <w:rPr>
          <w:spacing w:val="13"/>
          <w:w w:val="95"/>
        </w:rPr>
        <w:t xml:space="preserve"> </w:t>
      </w:r>
      <w:r>
        <w:rPr>
          <w:w w:val="95"/>
        </w:rPr>
        <w:t>then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category.</w:t>
      </w:r>
      <w:r>
        <w:rPr>
          <w:spacing w:val="27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rFonts w:ascii="Courier New"/>
          <w:w w:val="95"/>
        </w:rPr>
        <w:t>1</w:t>
      </w:r>
      <w:r>
        <w:rPr>
          <w:rFonts w:ascii="Courier New"/>
          <w:spacing w:val="-54"/>
          <w:w w:val="95"/>
        </w:rPr>
        <w:t xml:space="preserve"> </w:t>
      </w:r>
      <w:r>
        <w:rPr>
          <w:w w:val="95"/>
        </w:rPr>
        <w:t>indicates,</w:t>
      </w:r>
      <w:r>
        <w:rPr>
          <w:spacing w:val="11"/>
          <w:w w:val="95"/>
        </w:rPr>
        <w:t xml:space="preserve"> </w:t>
      </w:r>
      <w:r>
        <w:rPr>
          <w:w w:val="95"/>
        </w:rPr>
        <w:t>that</w:t>
      </w:r>
      <w:r>
        <w:rPr>
          <w:spacing w:val="13"/>
          <w:w w:val="95"/>
        </w:rPr>
        <w:t xml:space="preserve"> </w:t>
      </w:r>
      <w:r>
        <w:rPr>
          <w:w w:val="95"/>
        </w:rPr>
        <w:t>this</w:t>
      </w:r>
      <w:r>
        <w:rPr>
          <w:spacing w:val="12"/>
          <w:w w:val="95"/>
        </w:rPr>
        <w:t xml:space="preserve"> </w:t>
      </w:r>
      <w:r>
        <w:rPr>
          <w:w w:val="95"/>
        </w:rPr>
        <w:t>category</w:t>
      </w:r>
      <w:r>
        <w:rPr>
          <w:spacing w:val="12"/>
          <w:w w:val="95"/>
        </w:rPr>
        <w:t xml:space="preserve"> </w:t>
      </w:r>
      <w:r>
        <w:rPr>
          <w:w w:val="95"/>
        </w:rPr>
        <w:t>applies,</w:t>
      </w:r>
      <w:r>
        <w:rPr>
          <w:spacing w:val="13"/>
          <w:w w:val="95"/>
        </w:rPr>
        <w:t xml:space="preserve"> </w:t>
      </w:r>
      <w:r>
        <w:rPr>
          <w:w w:val="95"/>
        </w:rPr>
        <w:t>i.e.,</w:t>
      </w:r>
      <w:r>
        <w:rPr>
          <w:spacing w:val="12"/>
          <w:w w:val="95"/>
        </w:rPr>
        <w:t xml:space="preserve"> </w:t>
      </w:r>
      <w:r>
        <w:rPr>
          <w:rFonts w:ascii="Courier New"/>
          <w:w w:val="95"/>
        </w:rPr>
        <w:t>autumn</w:t>
      </w:r>
      <w:r>
        <w:rPr>
          <w:rFonts w:ascii="Courier New"/>
          <w:spacing w:val="29"/>
          <w:w w:val="95"/>
        </w:rPr>
        <w:t xml:space="preserve"> </w:t>
      </w:r>
      <w:r>
        <w:rPr>
          <w:rFonts w:ascii="Courier New"/>
          <w:w w:val="95"/>
        </w:rPr>
        <w:t>=</w:t>
      </w:r>
      <w:r>
        <w:rPr>
          <w:rFonts w:ascii="Courier New"/>
          <w:spacing w:val="30"/>
          <w:w w:val="95"/>
        </w:rPr>
        <w:t xml:space="preserve"> </w:t>
      </w:r>
      <w:r>
        <w:rPr>
          <w:rFonts w:ascii="Courier New"/>
          <w:w w:val="95"/>
        </w:rPr>
        <w:t>1</w:t>
      </w:r>
      <w:r>
        <w:rPr>
          <w:w w:val="95"/>
        </w:rPr>
        <w:t>,</w:t>
      </w:r>
      <w:r>
        <w:rPr>
          <w:spacing w:val="12"/>
          <w:w w:val="95"/>
        </w:rPr>
        <w:t xml:space="preserve"> </w:t>
      </w:r>
      <w:r>
        <w:rPr>
          <w:w w:val="95"/>
        </w:rPr>
        <w:t>which,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12"/>
          <w:w w:val="95"/>
        </w:rPr>
        <w:t xml:space="preserve"> </w:t>
      </w:r>
      <w:r>
        <w:rPr>
          <w:w w:val="95"/>
        </w:rPr>
        <w:t>turn,</w:t>
      </w:r>
      <w:r>
        <w:rPr>
          <w:spacing w:val="13"/>
          <w:w w:val="95"/>
        </w:rPr>
        <w:t xml:space="preserve"> </w:t>
      </w:r>
      <w:r>
        <w:rPr>
          <w:w w:val="95"/>
        </w:rPr>
        <w:t>means</w:t>
      </w:r>
      <w:r>
        <w:rPr>
          <w:spacing w:val="11"/>
          <w:w w:val="95"/>
        </w:rPr>
        <w:t xml:space="preserve"> </w:t>
      </w:r>
      <w:r>
        <w:rPr>
          <w:w w:val="95"/>
        </w:rPr>
        <w:t>that</w:t>
      </w:r>
      <w:r>
        <w:rPr>
          <w:spacing w:val="1"/>
          <w:w w:val="95"/>
        </w:rPr>
        <w:t xml:space="preserve"> </w:t>
      </w:r>
      <w:r>
        <w:t xml:space="preserve">the other seasons must be zero. In order not to increase the number of columns unnecessarily, we used the </w:t>
      </w:r>
      <w:proofErr w:type="spellStart"/>
      <w:r>
        <w:rPr>
          <w:rFonts w:ascii="Courier New"/>
        </w:rPr>
        <w:t>drop_first</w:t>
      </w:r>
      <w:proofErr w:type="spellEnd"/>
      <w:r>
        <w:rPr>
          <w:rFonts w:ascii="Courier New"/>
        </w:rPr>
        <w:t xml:space="preserve"> =</w:t>
      </w:r>
      <w:r>
        <w:rPr>
          <w:rFonts w:ascii="Courier New"/>
          <w:spacing w:val="-118"/>
        </w:rPr>
        <w:t xml:space="preserve"> </w:t>
      </w:r>
      <w:r>
        <w:rPr>
          <w:rFonts w:ascii="Courier New"/>
        </w:rPr>
        <w:t xml:space="preserve">True </w:t>
      </w:r>
      <w:r>
        <w:t>keyword argument. This means, we get k-1 dummies out of k categorical levels by removing the first level. The last</w:t>
      </w:r>
      <w:r>
        <w:rPr>
          <w:spacing w:val="1"/>
        </w:rPr>
        <w:t xml:space="preserve"> </w:t>
      </w:r>
      <w:r>
        <w:t xml:space="preserve">step considered the imbalanced distribution of the target variable </w:t>
      </w:r>
      <w:r>
        <w:rPr>
          <w:i/>
        </w:rPr>
        <w:t>tinnitus occurrence</w:t>
      </w:r>
      <w:r>
        <w:t xml:space="preserve">. About 79 % of the users reported </w:t>
      </w:r>
      <w:r>
        <w:rPr>
          <w:i/>
        </w:rPr>
        <w:t>yes</w:t>
      </w:r>
      <w:r>
        <w:t>.</w:t>
      </w:r>
      <w:r>
        <w:rPr>
          <w:spacing w:val="1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naive</w:t>
      </w:r>
      <w:r>
        <w:rPr>
          <w:spacing w:val="-9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classifier</w:t>
      </w:r>
      <w:r>
        <w:rPr>
          <w:spacing w:val="-9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therefore</w:t>
      </w:r>
      <w:r>
        <w:rPr>
          <w:spacing w:val="-9"/>
        </w:rPr>
        <w:t xml:space="preserve"> </w:t>
      </w:r>
      <w:r>
        <w:t>simply</w:t>
      </w:r>
      <w:r>
        <w:rPr>
          <w:spacing w:val="-9"/>
        </w:rPr>
        <w:t xml:space="preserve"> </w:t>
      </w:r>
      <w:r>
        <w:t>always</w:t>
      </w:r>
      <w:r>
        <w:rPr>
          <w:spacing w:val="-9"/>
        </w:rPr>
        <w:t xml:space="preserve"> </w:t>
      </w:r>
      <w:r>
        <w:t>predict</w:t>
      </w:r>
      <w:r>
        <w:rPr>
          <w:spacing w:val="-9"/>
        </w:rPr>
        <w:t xml:space="preserve"> </w:t>
      </w:r>
      <w:r>
        <w:rPr>
          <w:i/>
        </w:rPr>
        <w:t>yes</w:t>
      </w:r>
      <w:r>
        <w:t>,</w:t>
      </w:r>
      <w:r>
        <w:rPr>
          <w:spacing w:val="-9"/>
        </w:rPr>
        <w:t xml:space="preserve"> </w:t>
      </w:r>
      <w:r>
        <w:t>regardless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would</w:t>
      </w:r>
      <w:r>
        <w:rPr>
          <w:spacing w:val="-48"/>
        </w:rPr>
        <w:t xml:space="preserve"> </w:t>
      </w:r>
      <w:r>
        <w:t>still get 79 % accuracy on average. Using the F1 accuracy score, the performance can be measured better, but the classifier</w:t>
      </w:r>
      <w:r>
        <w:rPr>
          <w:spacing w:val="1"/>
        </w:rPr>
        <w:t xml:space="preserve"> </w:t>
      </w:r>
      <w:r>
        <w:rPr>
          <w:w w:val="95"/>
        </w:rPr>
        <w:t>would still be over-trained on positive examples. We therefore bootstrapped negative examples with replacement until we had a</w:t>
      </w:r>
      <w:r>
        <w:rPr>
          <w:spacing w:val="1"/>
          <w:w w:val="95"/>
        </w:rPr>
        <w:t xml:space="preserve"> </w:t>
      </w:r>
      <w:r>
        <w:t>balanced</w:t>
      </w:r>
      <w:r>
        <w:rPr>
          <w:spacing w:val="-2"/>
        </w:rPr>
        <w:t xml:space="preserve"> </w:t>
      </w:r>
      <w:r>
        <w:t>dataset.</w:t>
      </w:r>
      <w:r>
        <w:rPr>
          <w:spacing w:val="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118,054</w:t>
      </w:r>
      <w:r>
        <w:rPr>
          <w:spacing w:val="-1"/>
        </w:rPr>
        <w:t xml:space="preserve"> </w:t>
      </w:r>
      <w:r>
        <w:t>samples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22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each.</w:t>
      </w:r>
    </w:p>
    <w:p w14:paraId="74D7857F" w14:textId="77777777" w:rsidR="0045732C" w:rsidRDefault="002A74E7">
      <w:pPr>
        <w:pStyle w:val="BodyText"/>
        <w:spacing w:before="143" w:line="247" w:lineRule="auto"/>
        <w:ind w:left="158" w:right="137" w:firstLine="14"/>
        <w:jc w:val="both"/>
      </w:pPr>
      <w:r>
        <w:rPr>
          <w:rFonts w:ascii="Arial" w:hAnsi="Arial"/>
          <w:b/>
          <w:sz w:val="18"/>
        </w:rPr>
        <w:t xml:space="preserve">Estimation of features </w:t>
      </w:r>
      <w:proofErr w:type="spellStart"/>
      <w:r>
        <w:rPr>
          <w:rFonts w:ascii="Arial" w:hAnsi="Arial"/>
          <w:b/>
          <w:sz w:val="18"/>
        </w:rPr>
        <w:t>importances</w:t>
      </w:r>
      <w:proofErr w:type="spellEnd"/>
      <w:r>
        <w:rPr>
          <w:rFonts w:ascii="Arial" w:hAnsi="Arial"/>
          <w:b/>
          <w:sz w:val="18"/>
        </w:rPr>
        <w:t>.</w:t>
      </w:r>
      <w:r>
        <w:rPr>
          <w:rFonts w:ascii="Arial" w:hAnsi="Arial"/>
          <w:b/>
          <w:spacing w:val="1"/>
          <w:sz w:val="18"/>
        </w:rPr>
        <w:t xml:space="preserve"> </w:t>
      </w:r>
      <w:r>
        <w:t xml:space="preserve">The values of Table </w:t>
      </w:r>
      <w:hyperlink w:anchor="_bookmark1" w:history="1">
        <w:r>
          <w:rPr>
            <w:color w:val="0000FF"/>
          </w:rPr>
          <w:t xml:space="preserve">1 </w:t>
        </w:r>
      </w:hyperlink>
      <w:r>
        <w:t xml:space="preserve">were calculated using three different methods, the </w:t>
      </w:r>
      <w:proofErr w:type="spellStart"/>
      <w:r>
        <w:t>gini</w:t>
      </w:r>
      <w:proofErr w:type="spellEnd"/>
      <w:r>
        <w:t xml:space="preserve"> </w:t>
      </w:r>
      <w:proofErr w:type="spellStart"/>
      <w:r>
        <w:t>impor</w:t>
      </w:r>
      <w:proofErr w:type="spellEnd"/>
      <w:r>
        <w:t>-</w:t>
      </w:r>
      <w:r>
        <w:rPr>
          <w:spacing w:val="-47"/>
        </w:rPr>
        <w:t xml:space="preserve"> </w:t>
      </w:r>
      <w:proofErr w:type="spellStart"/>
      <w:r>
        <w:t>tance</w:t>
      </w:r>
      <w:proofErr w:type="spellEnd"/>
      <w:r>
        <w:t>, the permutation importance, and the correlation metric. Depending on the feature scaling, two different correlation</w:t>
      </w:r>
      <w:r>
        <w:rPr>
          <w:spacing w:val="1"/>
        </w:rPr>
        <w:t xml:space="preserve"> </w:t>
      </w:r>
      <w:r>
        <w:t>metrics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applied.</w:t>
      </w:r>
      <w:r>
        <w:rPr>
          <w:spacing w:val="2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categorical,</w:t>
      </w:r>
      <w:r>
        <w:rPr>
          <w:spacing w:val="-8"/>
        </w:rPr>
        <w:t xml:space="preserve"> </w:t>
      </w:r>
      <w:r>
        <w:t>Corrected</w:t>
      </w:r>
      <w:r>
        <w:rPr>
          <w:spacing w:val="-9"/>
        </w:rPr>
        <w:t xml:space="preserve"> </w:t>
      </w:r>
      <w:r>
        <w:t>Cramer’s</w:t>
      </w:r>
      <w:r>
        <w:rPr>
          <w:spacing w:val="-8"/>
        </w:rPr>
        <w:t xml:space="preserve"> </w:t>
      </w:r>
      <w:r>
        <w:t>V</w:t>
      </w:r>
      <w:hyperlink w:anchor="_bookmark40" w:history="1">
        <w:r>
          <w:rPr>
            <w:color w:val="0000FF"/>
            <w:vertAlign w:val="superscript"/>
          </w:rPr>
          <w:t>35</w:t>
        </w:r>
        <w:r>
          <w:rPr>
            <w:color w:val="0000FF"/>
          </w:rPr>
          <w:t xml:space="preserve"> </w:t>
        </w:r>
      </w:hyperlink>
      <w:r>
        <w:t>was</w:t>
      </w:r>
      <w:r>
        <w:rPr>
          <w:spacing w:val="-9"/>
        </w:rPr>
        <w:t xml:space="preserve"> </w:t>
      </w:r>
      <w:r>
        <w:t>applied.</w:t>
      </w:r>
      <w:r>
        <w:rPr>
          <w:spacing w:val="2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continuous,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Biserial</w:t>
      </w:r>
      <w:r>
        <w:rPr>
          <w:spacing w:val="-12"/>
        </w:rPr>
        <w:t xml:space="preserve"> </w:t>
      </w:r>
      <w:r>
        <w:t>method</w:t>
      </w:r>
      <w:hyperlink w:anchor="_bookmark41" w:history="1">
        <w:r>
          <w:rPr>
            <w:color w:val="0000FF"/>
            <w:vertAlign w:val="superscript"/>
          </w:rPr>
          <w:t>36</w:t>
        </w:r>
        <w:r>
          <w:rPr>
            <w:color w:val="0000FF"/>
            <w:spacing w:val="-3"/>
          </w:rPr>
          <w:t xml:space="preserve"> </w:t>
        </w:r>
      </w:hyperlink>
      <w:r>
        <w:t>was</w:t>
      </w:r>
      <w:r>
        <w:rPr>
          <w:spacing w:val="-11"/>
        </w:rPr>
        <w:t xml:space="preserve"> </w:t>
      </w:r>
      <w:r>
        <w:t>used.</w:t>
      </w:r>
      <w:r>
        <w:rPr>
          <w:spacing w:val="-1"/>
        </w:rPr>
        <w:t xml:space="preserve"> </w:t>
      </w:r>
      <w:r>
        <w:t>Cramer’s</w:t>
      </w:r>
      <w:r>
        <w:rPr>
          <w:spacing w:val="-11"/>
        </w:rPr>
        <w:t xml:space="preserve"> </w:t>
      </w:r>
      <w:r>
        <w:t>V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defined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range</w:t>
      </w:r>
      <w:r>
        <w:rPr>
          <w:spacing w:val="-11"/>
        </w:rPr>
        <w:t xml:space="preserve"> </w:t>
      </w:r>
      <w:r>
        <w:t>(0,</w:t>
      </w:r>
      <w:r>
        <w:rPr>
          <w:spacing w:val="-11"/>
        </w:rPr>
        <w:t xml:space="preserve"> </w:t>
      </w:r>
      <w:r>
        <w:t>1),</w:t>
      </w:r>
      <w:r>
        <w:rPr>
          <w:spacing w:val="-12"/>
        </w:rPr>
        <w:t xml:space="preserve"> </w:t>
      </w:r>
      <w:r>
        <w:t>whereas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Point</w:t>
      </w:r>
      <w:r>
        <w:rPr>
          <w:spacing w:val="-11"/>
        </w:rPr>
        <w:t xml:space="preserve"> </w:t>
      </w:r>
      <w:r>
        <w:t>Biserial</w:t>
      </w:r>
      <w:r>
        <w:rPr>
          <w:spacing w:val="-11"/>
        </w:rPr>
        <w:t xml:space="preserve"> </w:t>
      </w:r>
      <w:r>
        <w:t>correlation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defined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range</w:t>
      </w:r>
      <w:r>
        <w:rPr>
          <w:spacing w:val="-11"/>
        </w:rPr>
        <w:t xml:space="preserve"> </w:t>
      </w:r>
      <w:r>
        <w:t>(-1,</w:t>
      </w:r>
      <w:r>
        <w:rPr>
          <w:spacing w:val="-47"/>
        </w:rPr>
        <w:t xml:space="preserve"> </w:t>
      </w:r>
      <w:r>
        <w:t xml:space="preserve">1). Nevertheless, to be able to order the results </w:t>
      </w:r>
      <w:r>
        <w:rPr>
          <w:i/>
        </w:rPr>
        <w:t xml:space="preserve">within </w:t>
      </w:r>
      <w:r>
        <w:t>the column, we took the absolute value from the Point Biserial result.</w:t>
      </w:r>
      <w:r>
        <w:rPr>
          <w:spacing w:val="1"/>
        </w:rPr>
        <w:t xml:space="preserve"> </w:t>
      </w:r>
      <w:r>
        <w:t>Although all results are in percentages, it is not possible to compare them line by line. This is due to the different units of</w:t>
      </w:r>
      <w:r>
        <w:rPr>
          <w:spacing w:val="1"/>
        </w:rPr>
        <w:t xml:space="preserve"> </w:t>
      </w:r>
      <w:r>
        <w:t xml:space="preserve">measurement. Therefore, we have created the ranking. For the </w:t>
      </w:r>
      <w:proofErr w:type="spellStart"/>
      <w:r>
        <w:t>gini</w:t>
      </w:r>
      <w:proofErr w:type="spellEnd"/>
      <w:r>
        <w:t xml:space="preserve"> and the permutation </w:t>
      </w:r>
      <w:proofErr w:type="spellStart"/>
      <w:r>
        <w:t>importances</w:t>
      </w:r>
      <w:proofErr w:type="spellEnd"/>
      <w:r>
        <w:t>, both methods are used</w:t>
      </w:r>
      <w:r>
        <w:rPr>
          <w:spacing w:val="1"/>
        </w:rPr>
        <w:t xml:space="preserve"> </w:t>
      </w:r>
      <w:r>
        <w:t xml:space="preserve">using the trained gradient boosting machine. The </w:t>
      </w:r>
      <w:proofErr w:type="spellStart"/>
      <w:r>
        <w:t>gini</w:t>
      </w:r>
      <w:proofErr w:type="spellEnd"/>
      <w:r>
        <w:t xml:space="preserve"> </w:t>
      </w:r>
      <w:proofErr w:type="spellStart"/>
      <w:r>
        <w:t>importances</w:t>
      </w:r>
      <w:proofErr w:type="spellEnd"/>
      <w:r>
        <w:t xml:space="preserve"> is an </w:t>
      </w:r>
      <w:proofErr w:type="gramStart"/>
      <w:r>
        <w:t>impurity based</w:t>
      </w:r>
      <w:proofErr w:type="gramEnd"/>
      <w:r>
        <w:t xml:space="preserve"> method. The higher it is, the more</w:t>
      </w:r>
      <w:r>
        <w:rPr>
          <w:spacing w:val="1"/>
        </w:rPr>
        <w:t xml:space="preserve"> </w:t>
      </w:r>
      <w:r>
        <w:t>important the feature. Notably, within this column, all values add up to 100 %. The importance of a feature is calculated as</w:t>
      </w:r>
      <w:r>
        <w:rPr>
          <w:spacing w:val="1"/>
        </w:rPr>
        <w:t xml:space="preserve"> </w:t>
      </w:r>
      <w:r>
        <w:t>the reduction of the impurity caused by this feature. For the permutation importance, the percentage values are an estimate</w:t>
      </w:r>
      <w:r>
        <w:rPr>
          <w:spacing w:val="1"/>
        </w:rPr>
        <w:t xml:space="preserve"> </w:t>
      </w:r>
      <w:r>
        <w:t>for the increase of the error rate on average if that features would have been replace by a random feature. That means, if the</w:t>
      </w:r>
      <w:r>
        <w:rPr>
          <w:spacing w:val="1"/>
        </w:rPr>
        <w:t xml:space="preserve"> </w:t>
      </w:r>
      <w:r>
        <w:rPr>
          <w:w w:val="95"/>
        </w:rPr>
        <w:t xml:space="preserve">variable </w:t>
      </w:r>
      <w:r>
        <w:rPr>
          <w:rFonts w:ascii="Courier New" w:hAnsi="Courier New"/>
          <w:w w:val="95"/>
        </w:rPr>
        <w:t xml:space="preserve">gender </w:t>
      </w:r>
      <w:r>
        <w:rPr>
          <w:w w:val="95"/>
        </w:rPr>
        <w:t>would be replaced with a random variable, the error would increase by 6.43 %-points. That column does not</w:t>
      </w:r>
      <w:r>
        <w:rPr>
          <w:spacing w:val="1"/>
          <w:w w:val="95"/>
        </w:rPr>
        <w:t xml:space="preserve"> </w:t>
      </w:r>
      <w:proofErr w:type="spellStart"/>
      <w:r>
        <w:t>neccessarily</w:t>
      </w:r>
      <w:proofErr w:type="spellEnd"/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%.</w:t>
      </w:r>
    </w:p>
    <w:p w14:paraId="0B295080" w14:textId="77777777" w:rsidR="0045732C" w:rsidRDefault="0045732C">
      <w:pPr>
        <w:pStyle w:val="BodyText"/>
        <w:spacing w:before="3"/>
        <w:rPr>
          <w:sz w:val="19"/>
        </w:rPr>
      </w:pPr>
    </w:p>
    <w:p w14:paraId="4B01FF9D" w14:textId="77777777" w:rsidR="0045732C" w:rsidRDefault="002A74E7">
      <w:pPr>
        <w:pStyle w:val="Heading2"/>
      </w:pPr>
      <w:r>
        <w:t>Gradient</w:t>
      </w:r>
      <w:r>
        <w:rPr>
          <w:spacing w:val="-5"/>
        </w:rPr>
        <w:t xml:space="preserve"> </w:t>
      </w:r>
      <w:r>
        <w:t>Boosting</w:t>
      </w:r>
      <w:r>
        <w:rPr>
          <w:spacing w:val="-5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classification</w:t>
      </w:r>
    </w:p>
    <w:p w14:paraId="26B7FDF5" w14:textId="77777777" w:rsidR="0045732C" w:rsidRDefault="002A74E7">
      <w:pPr>
        <w:pStyle w:val="BodyText"/>
        <w:spacing w:before="10" w:line="249" w:lineRule="auto"/>
        <w:ind w:left="166" w:right="171" w:hanging="3"/>
        <w:jc w:val="both"/>
      </w:pPr>
      <w:r>
        <w:t xml:space="preserve">Why did we </w:t>
      </w:r>
      <w:proofErr w:type="gramStart"/>
      <w:r>
        <w:t>chose</w:t>
      </w:r>
      <w:proofErr w:type="gramEnd"/>
      <w:r>
        <w:t xml:space="preserve"> the Gradient Boosting machine? It is a tree-based Machine Learning algorithm and related to Random</w:t>
      </w:r>
      <w:r>
        <w:rPr>
          <w:spacing w:val="1"/>
        </w:rPr>
        <w:t xml:space="preserve"> </w:t>
      </w:r>
      <w:r>
        <w:t>Forests. Machine Learning contests on the Kaggle platform have recently shown that this algorithm is superior to most Deep</w:t>
      </w:r>
      <w:r>
        <w:rPr>
          <w:spacing w:val="-47"/>
        </w:rPr>
        <w:t xml:space="preserve"> </w:t>
      </w:r>
      <w:r>
        <w:rPr>
          <w:w w:val="95"/>
        </w:rPr>
        <w:t>Learning methods when it comes to tabular data such as house pricing prediction problems. Both, Random Forests and Gradient</w:t>
      </w:r>
      <w:r>
        <w:rPr>
          <w:spacing w:val="1"/>
          <w:w w:val="95"/>
        </w:rPr>
        <w:t xml:space="preserve"> </w:t>
      </w:r>
      <w:r>
        <w:rPr>
          <w:w w:val="95"/>
        </w:rPr>
        <w:t>Boosting Machines use several trees to predict the outcome.</w:t>
      </w:r>
      <w:r>
        <w:rPr>
          <w:spacing w:val="45"/>
        </w:rPr>
        <w:t xml:space="preserve"> </w:t>
      </w:r>
      <w:r>
        <w:rPr>
          <w:w w:val="95"/>
        </w:rPr>
        <w:t>However, one of the main differences between those two algorithms</w:t>
      </w:r>
      <w:r>
        <w:rPr>
          <w:spacing w:val="1"/>
          <w:w w:val="95"/>
        </w:rPr>
        <w:t xml:space="preserve"> </w:t>
      </w:r>
      <w:r>
        <w:t xml:space="preserve">is the </w:t>
      </w:r>
      <w:r>
        <w:rPr>
          <w:i/>
        </w:rPr>
        <w:t>time aspect</w:t>
      </w:r>
      <w:r>
        <w:t>. That is, the Gradient Boosting algorithm learns from previous miss-classified samples by putting more</w:t>
      </w:r>
      <w:r>
        <w:rPr>
          <w:spacing w:val="1"/>
        </w:rPr>
        <w:t xml:space="preserve"> </w:t>
      </w:r>
      <w:r>
        <w:t>weight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those.</w:t>
      </w:r>
      <w:r>
        <w:rPr>
          <w:spacing w:val="11"/>
        </w:rPr>
        <w:t xml:space="preserve"> </w:t>
      </w:r>
      <w:r>
        <w:t>Furthermore,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tend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overfitting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trees</w:t>
      </w:r>
      <w:r>
        <w:rPr>
          <w:spacing w:val="-2"/>
        </w:rPr>
        <w:t xml:space="preserve"> </w:t>
      </w:r>
      <w:r>
        <w:t>do.</w:t>
      </w:r>
    </w:p>
    <w:p w14:paraId="7B966443" w14:textId="77777777" w:rsidR="0045732C" w:rsidRDefault="002A74E7">
      <w:pPr>
        <w:pStyle w:val="BodyText"/>
        <w:spacing w:line="249" w:lineRule="auto"/>
        <w:ind w:left="173" w:right="171" w:hanging="10"/>
        <w:jc w:val="both"/>
      </w:pPr>
      <w:r>
        <w:t>We used the Python implementation from scikit-learn</w:t>
      </w:r>
      <w:hyperlink w:anchor="_bookmark42" w:history="1">
        <w:r>
          <w:rPr>
            <w:color w:val="0000FF"/>
            <w:vertAlign w:val="superscript"/>
          </w:rPr>
          <w:t>37</w:t>
        </w:r>
        <w:r>
          <w:rPr>
            <w:color w:val="0000FF"/>
          </w:rPr>
          <w:t xml:space="preserve"> </w:t>
        </w:r>
      </w:hyperlink>
      <w:r>
        <w:t>to apply the Gradient Boosting machine to the dataset.</w:t>
      </w:r>
      <w:r>
        <w:rPr>
          <w:spacing w:val="1"/>
        </w:rPr>
        <w:t xml:space="preserve"> </w:t>
      </w:r>
      <w:r>
        <w:t>We then</w:t>
      </w:r>
      <w:r>
        <w:rPr>
          <w:spacing w:val="1"/>
        </w:rPr>
        <w:t xml:space="preserve"> </w:t>
      </w:r>
      <w:r>
        <w:t>defined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20</w:t>
      </w:r>
      <w:r>
        <w:rPr>
          <w:spacing w:val="6"/>
        </w:rPr>
        <w:t xml:space="preserve"> </w:t>
      </w:r>
      <w:r>
        <w:t>features</w:t>
      </w:r>
      <w:r>
        <w:rPr>
          <w:spacing w:val="5"/>
        </w:rPr>
        <w:t xml:space="preserve"> </w:t>
      </w:r>
      <w:r>
        <w:t>(10</w:t>
      </w:r>
      <w:r>
        <w:rPr>
          <w:spacing w:val="5"/>
        </w:rPr>
        <w:t xml:space="preserve"> </w:t>
      </w:r>
      <w:r>
        <w:t>countries,</w:t>
      </w:r>
      <w:r>
        <w:rPr>
          <w:spacing w:val="6"/>
        </w:rPr>
        <w:t xml:space="preserve"> </w:t>
      </w:r>
      <w:r>
        <w:t>4</w:t>
      </w:r>
      <w:r>
        <w:rPr>
          <w:spacing w:val="5"/>
        </w:rPr>
        <w:t xml:space="preserve"> </w:t>
      </w:r>
      <w:r>
        <w:t>seasons,</w:t>
      </w:r>
      <w:r>
        <w:rPr>
          <w:spacing w:val="5"/>
        </w:rPr>
        <w:t xml:space="preserve"> </w:t>
      </w:r>
      <w:r>
        <w:t>sex,</w:t>
      </w:r>
      <w:r>
        <w:rPr>
          <w:spacing w:val="6"/>
        </w:rPr>
        <w:t xml:space="preserve"> </w:t>
      </w:r>
      <w:r>
        <w:t>year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birth,</w:t>
      </w:r>
      <w:r>
        <w:rPr>
          <w:spacing w:val="6"/>
        </w:rPr>
        <w:t xml:space="preserve"> </w:t>
      </w:r>
      <w:r>
        <w:t>mood,</w:t>
      </w:r>
      <w:r>
        <w:rPr>
          <w:spacing w:val="5"/>
        </w:rPr>
        <w:t xml:space="preserve"> </w:t>
      </w:r>
      <w:r>
        <w:t>arousal,</w:t>
      </w:r>
      <w:r>
        <w:rPr>
          <w:spacing w:val="5"/>
        </w:rPr>
        <w:t xml:space="preserve"> </w:t>
      </w:r>
      <w:r>
        <w:t>stress,</w:t>
      </w:r>
      <w:r>
        <w:rPr>
          <w:spacing w:val="6"/>
        </w:rPr>
        <w:t xml:space="preserve"> </w:t>
      </w:r>
      <w:r>
        <w:t>concentration</w:t>
      </w:r>
      <w:r>
        <w:rPr>
          <w:spacing w:val="5"/>
        </w:rPr>
        <w:t xml:space="preserve"> </w:t>
      </w:r>
      <w:r>
        <w:t>level)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target</w:t>
      </w:r>
    </w:p>
    <w:p w14:paraId="53914A63" w14:textId="77777777" w:rsidR="0045732C" w:rsidRDefault="0045732C">
      <w:pPr>
        <w:spacing w:line="249" w:lineRule="auto"/>
        <w:jc w:val="both"/>
        <w:sectPr w:rsidR="0045732C">
          <w:type w:val="continuous"/>
          <w:pgSz w:w="12240" w:h="15840"/>
          <w:pgMar w:top="1100" w:right="960" w:bottom="280" w:left="960" w:header="0" w:footer="648" w:gutter="0"/>
          <w:cols w:space="720"/>
        </w:sectPr>
      </w:pPr>
    </w:p>
    <w:tbl>
      <w:tblPr>
        <w:tblStyle w:val="TableNormal1"/>
        <w:tblW w:w="0" w:type="auto"/>
        <w:tblInd w:w="1714" w:type="dxa"/>
        <w:tblLayout w:type="fixed"/>
        <w:tblLook w:val="01E0" w:firstRow="1" w:lastRow="1" w:firstColumn="1" w:lastColumn="1" w:noHBand="0" w:noVBand="0"/>
      </w:tblPr>
      <w:tblGrid>
        <w:gridCol w:w="1325"/>
        <w:gridCol w:w="2375"/>
        <w:gridCol w:w="1000"/>
        <w:gridCol w:w="723"/>
        <w:gridCol w:w="1440"/>
      </w:tblGrid>
      <w:tr w:rsidR="0045732C" w14:paraId="100BD016" w14:textId="77777777">
        <w:trPr>
          <w:trHeight w:val="235"/>
        </w:trPr>
        <w:tc>
          <w:tcPr>
            <w:tcW w:w="1325" w:type="dxa"/>
            <w:tcBorders>
              <w:bottom w:val="single" w:sz="8" w:space="0" w:color="000000"/>
              <w:right w:val="single" w:sz="8" w:space="0" w:color="000000"/>
            </w:tcBorders>
          </w:tcPr>
          <w:p w14:paraId="07DF8F1C" w14:textId="77777777" w:rsidR="0045732C" w:rsidRDefault="002A74E7">
            <w:pPr>
              <w:pStyle w:val="TableParagraph"/>
              <w:spacing w:before="13" w:line="202" w:lineRule="exact"/>
              <w:ind w:right="12"/>
              <w:rPr>
                <w:b/>
                <w:sz w:val="18"/>
              </w:rPr>
            </w:pPr>
            <w:bookmarkStart w:id="137" w:name="_bookmark7"/>
            <w:bookmarkEnd w:id="137"/>
            <w:proofErr w:type="spellStart"/>
            <w:r>
              <w:rPr>
                <w:b/>
                <w:w w:val="105"/>
                <w:sz w:val="18"/>
              </w:rPr>
              <w:lastRenderedPageBreak/>
              <w:t>variable_name</w:t>
            </w:r>
            <w:proofErr w:type="spellEnd"/>
          </w:p>
        </w:tc>
        <w:tc>
          <w:tcPr>
            <w:tcW w:w="2375" w:type="dxa"/>
            <w:tcBorders>
              <w:left w:val="single" w:sz="8" w:space="0" w:color="000000"/>
              <w:bottom w:val="single" w:sz="8" w:space="0" w:color="000000"/>
            </w:tcBorders>
          </w:tcPr>
          <w:p w14:paraId="2681E22A" w14:textId="77777777" w:rsidR="0045732C" w:rsidRDefault="002A74E7">
            <w:pPr>
              <w:pStyle w:val="TableParagraph"/>
              <w:spacing w:before="13" w:line="202" w:lineRule="exact"/>
              <w:ind w:right="144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variable</w:t>
            </w:r>
            <w:r>
              <w:rPr>
                <w:b/>
                <w:spacing w:val="-11"/>
                <w:w w:val="105"/>
                <w:sz w:val="18"/>
              </w:rPr>
              <w:t xml:space="preserve"> </w:t>
            </w:r>
            <w:r>
              <w:rPr>
                <w:b/>
                <w:w w:val="105"/>
                <w:sz w:val="18"/>
              </w:rPr>
              <w:t>meaning</w:t>
            </w:r>
          </w:p>
        </w:tc>
        <w:tc>
          <w:tcPr>
            <w:tcW w:w="1000" w:type="dxa"/>
            <w:tcBorders>
              <w:bottom w:val="single" w:sz="8" w:space="0" w:color="000000"/>
            </w:tcBorders>
          </w:tcPr>
          <w:p w14:paraId="5FCE398D" w14:textId="77777777" w:rsidR="0045732C" w:rsidRDefault="002A74E7">
            <w:pPr>
              <w:pStyle w:val="TableParagraph"/>
              <w:spacing w:before="13" w:line="202" w:lineRule="exact"/>
              <w:ind w:right="238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mean</w:t>
            </w:r>
          </w:p>
        </w:tc>
        <w:tc>
          <w:tcPr>
            <w:tcW w:w="723" w:type="dxa"/>
            <w:tcBorders>
              <w:bottom w:val="single" w:sz="8" w:space="0" w:color="000000"/>
            </w:tcBorders>
          </w:tcPr>
          <w:p w14:paraId="0582BD54" w14:textId="77777777" w:rsidR="0045732C" w:rsidRDefault="002A74E7">
            <w:pPr>
              <w:pStyle w:val="TableParagraph"/>
              <w:spacing w:before="13" w:line="202" w:lineRule="exact"/>
              <w:ind w:right="50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std</w:t>
            </w:r>
          </w:p>
        </w:tc>
        <w:tc>
          <w:tcPr>
            <w:tcW w:w="1440" w:type="dxa"/>
            <w:tcBorders>
              <w:bottom w:val="single" w:sz="8" w:space="0" w:color="000000"/>
            </w:tcBorders>
          </w:tcPr>
          <w:p w14:paraId="03A5F099" w14:textId="77777777" w:rsidR="0045732C" w:rsidRDefault="002A74E7">
            <w:pPr>
              <w:pStyle w:val="TableParagraph"/>
              <w:spacing w:before="13" w:line="202" w:lineRule="exact"/>
              <w:ind w:right="20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scaling</w:t>
            </w:r>
          </w:p>
        </w:tc>
      </w:tr>
      <w:tr w:rsidR="0045732C" w14:paraId="2793E0B4" w14:textId="77777777">
        <w:trPr>
          <w:trHeight w:val="232"/>
        </w:trPr>
        <w:tc>
          <w:tcPr>
            <w:tcW w:w="1325" w:type="dxa"/>
            <w:tcBorders>
              <w:top w:val="single" w:sz="8" w:space="0" w:color="000000"/>
              <w:right w:val="single" w:sz="8" w:space="0" w:color="000000"/>
            </w:tcBorders>
          </w:tcPr>
          <w:p w14:paraId="303A9FCE" w14:textId="77777777" w:rsidR="0045732C" w:rsidRDefault="002A74E7">
            <w:pPr>
              <w:pStyle w:val="TableParagraph"/>
              <w:spacing w:before="4" w:line="209" w:lineRule="exact"/>
              <w:ind w:right="13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AT</w:t>
            </w:r>
          </w:p>
        </w:tc>
        <w:tc>
          <w:tcPr>
            <w:tcW w:w="2375" w:type="dxa"/>
            <w:tcBorders>
              <w:top w:val="single" w:sz="8" w:space="0" w:color="000000"/>
              <w:left w:val="single" w:sz="8" w:space="0" w:color="000000"/>
            </w:tcBorders>
          </w:tcPr>
          <w:p w14:paraId="54116412" w14:textId="77777777" w:rsidR="0045732C" w:rsidRDefault="002A74E7">
            <w:pPr>
              <w:pStyle w:val="TableParagraph"/>
              <w:spacing w:before="4" w:line="209" w:lineRule="exact"/>
              <w:ind w:right="144"/>
              <w:rPr>
                <w:sz w:val="18"/>
              </w:rPr>
            </w:pPr>
            <w:r>
              <w:rPr>
                <w:w w:val="105"/>
                <w:sz w:val="18"/>
              </w:rPr>
              <w:t>Austria</w:t>
            </w:r>
          </w:p>
        </w:tc>
        <w:tc>
          <w:tcPr>
            <w:tcW w:w="1000" w:type="dxa"/>
            <w:tcBorders>
              <w:top w:val="single" w:sz="8" w:space="0" w:color="000000"/>
            </w:tcBorders>
          </w:tcPr>
          <w:p w14:paraId="3A38F642" w14:textId="77777777" w:rsidR="0045732C" w:rsidRDefault="002A74E7">
            <w:pPr>
              <w:pStyle w:val="TableParagraph"/>
              <w:spacing w:before="4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0.02</w:t>
            </w:r>
          </w:p>
        </w:tc>
        <w:tc>
          <w:tcPr>
            <w:tcW w:w="723" w:type="dxa"/>
            <w:tcBorders>
              <w:top w:val="single" w:sz="8" w:space="0" w:color="000000"/>
            </w:tcBorders>
          </w:tcPr>
          <w:p w14:paraId="364C1526" w14:textId="77777777" w:rsidR="0045732C" w:rsidRDefault="002A74E7">
            <w:pPr>
              <w:pStyle w:val="TableParagraph"/>
              <w:spacing w:before="4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0.13</w:t>
            </w:r>
          </w:p>
        </w:tc>
        <w:tc>
          <w:tcPr>
            <w:tcW w:w="1440" w:type="dxa"/>
            <w:tcBorders>
              <w:top w:val="single" w:sz="8" w:space="0" w:color="000000"/>
            </w:tcBorders>
          </w:tcPr>
          <w:p w14:paraId="1FD41E1C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54565743" w14:textId="77777777">
        <w:trPr>
          <w:trHeight w:val="245"/>
        </w:trPr>
        <w:tc>
          <w:tcPr>
            <w:tcW w:w="1325" w:type="dxa"/>
            <w:tcBorders>
              <w:right w:val="single" w:sz="8" w:space="0" w:color="000000"/>
            </w:tcBorders>
          </w:tcPr>
          <w:p w14:paraId="6F202CA2" w14:textId="77777777" w:rsidR="0045732C" w:rsidRDefault="002A74E7">
            <w:pPr>
              <w:pStyle w:val="TableParagraph"/>
              <w:spacing w:before="17" w:line="209" w:lineRule="exact"/>
              <w:ind w:right="11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CA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405D3B7D" w14:textId="77777777" w:rsidR="0045732C" w:rsidRDefault="002A74E7">
            <w:pPr>
              <w:pStyle w:val="TableParagraph"/>
              <w:spacing w:before="17" w:line="209" w:lineRule="exact"/>
              <w:ind w:right="144"/>
              <w:rPr>
                <w:sz w:val="18"/>
              </w:rPr>
            </w:pPr>
            <w:r>
              <w:rPr>
                <w:w w:val="105"/>
                <w:sz w:val="18"/>
              </w:rPr>
              <w:t>Canada</w:t>
            </w:r>
          </w:p>
        </w:tc>
        <w:tc>
          <w:tcPr>
            <w:tcW w:w="1000" w:type="dxa"/>
          </w:tcPr>
          <w:p w14:paraId="53BFEEF8" w14:textId="77777777" w:rsidR="0045732C" w:rsidRDefault="002A74E7">
            <w:pPr>
              <w:pStyle w:val="TableParagraph"/>
              <w:spacing w:before="17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0.03</w:t>
            </w:r>
          </w:p>
        </w:tc>
        <w:tc>
          <w:tcPr>
            <w:tcW w:w="723" w:type="dxa"/>
          </w:tcPr>
          <w:p w14:paraId="053F81A8" w14:textId="77777777" w:rsidR="0045732C" w:rsidRDefault="002A74E7">
            <w:pPr>
              <w:pStyle w:val="TableParagraph"/>
              <w:spacing w:before="17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0.16</w:t>
            </w:r>
          </w:p>
        </w:tc>
        <w:tc>
          <w:tcPr>
            <w:tcW w:w="1440" w:type="dxa"/>
          </w:tcPr>
          <w:p w14:paraId="705DAA2C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6C4F90E8" w14:textId="77777777">
        <w:trPr>
          <w:trHeight w:val="245"/>
        </w:trPr>
        <w:tc>
          <w:tcPr>
            <w:tcW w:w="1325" w:type="dxa"/>
            <w:tcBorders>
              <w:right w:val="single" w:sz="8" w:space="0" w:color="000000"/>
            </w:tcBorders>
          </w:tcPr>
          <w:p w14:paraId="0F5E9A28" w14:textId="77777777" w:rsidR="0045732C" w:rsidRDefault="002A74E7">
            <w:pPr>
              <w:pStyle w:val="TableParagraph"/>
              <w:spacing w:before="17" w:line="209" w:lineRule="exact"/>
              <w:ind w:right="11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CH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3B4CAAD3" w14:textId="77777777" w:rsidR="0045732C" w:rsidRDefault="002A74E7">
            <w:pPr>
              <w:pStyle w:val="TableParagraph"/>
              <w:spacing w:before="17" w:line="209" w:lineRule="exact"/>
              <w:ind w:right="144"/>
              <w:rPr>
                <w:sz w:val="18"/>
              </w:rPr>
            </w:pPr>
            <w:r>
              <w:rPr>
                <w:w w:val="105"/>
                <w:sz w:val="18"/>
              </w:rPr>
              <w:t>Switzerland</w:t>
            </w:r>
          </w:p>
        </w:tc>
        <w:tc>
          <w:tcPr>
            <w:tcW w:w="1000" w:type="dxa"/>
          </w:tcPr>
          <w:p w14:paraId="074246A2" w14:textId="77777777" w:rsidR="0045732C" w:rsidRDefault="002A74E7">
            <w:pPr>
              <w:pStyle w:val="TableParagraph"/>
              <w:spacing w:before="17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0.08</w:t>
            </w:r>
          </w:p>
        </w:tc>
        <w:tc>
          <w:tcPr>
            <w:tcW w:w="723" w:type="dxa"/>
          </w:tcPr>
          <w:p w14:paraId="149C707F" w14:textId="77777777" w:rsidR="0045732C" w:rsidRDefault="002A74E7">
            <w:pPr>
              <w:pStyle w:val="TableParagraph"/>
              <w:spacing w:before="17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0.27</w:t>
            </w:r>
          </w:p>
        </w:tc>
        <w:tc>
          <w:tcPr>
            <w:tcW w:w="1440" w:type="dxa"/>
          </w:tcPr>
          <w:p w14:paraId="50948217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33D1F096" w14:textId="77777777">
        <w:trPr>
          <w:trHeight w:val="245"/>
        </w:trPr>
        <w:tc>
          <w:tcPr>
            <w:tcW w:w="1325" w:type="dxa"/>
            <w:tcBorders>
              <w:right w:val="single" w:sz="8" w:space="0" w:color="000000"/>
            </w:tcBorders>
          </w:tcPr>
          <w:p w14:paraId="43770B58" w14:textId="77777777" w:rsidR="0045732C" w:rsidRDefault="002A74E7">
            <w:pPr>
              <w:pStyle w:val="TableParagraph"/>
              <w:spacing w:before="17" w:line="209" w:lineRule="exact"/>
              <w:ind w:right="11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DE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48FAFA92" w14:textId="77777777" w:rsidR="0045732C" w:rsidRDefault="002A74E7">
            <w:pPr>
              <w:pStyle w:val="TableParagraph"/>
              <w:spacing w:before="17" w:line="209" w:lineRule="exact"/>
              <w:ind w:right="144"/>
              <w:rPr>
                <w:sz w:val="18"/>
              </w:rPr>
            </w:pPr>
            <w:r>
              <w:rPr>
                <w:w w:val="105"/>
                <w:sz w:val="18"/>
              </w:rPr>
              <w:t>Germany</w:t>
            </w:r>
          </w:p>
        </w:tc>
        <w:tc>
          <w:tcPr>
            <w:tcW w:w="1000" w:type="dxa"/>
          </w:tcPr>
          <w:p w14:paraId="5F6B9771" w14:textId="77777777" w:rsidR="0045732C" w:rsidRDefault="002A74E7">
            <w:pPr>
              <w:pStyle w:val="TableParagraph"/>
              <w:spacing w:before="17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0.62</w:t>
            </w:r>
          </w:p>
        </w:tc>
        <w:tc>
          <w:tcPr>
            <w:tcW w:w="723" w:type="dxa"/>
          </w:tcPr>
          <w:p w14:paraId="3D9DB32D" w14:textId="77777777" w:rsidR="0045732C" w:rsidRDefault="002A74E7">
            <w:pPr>
              <w:pStyle w:val="TableParagraph"/>
              <w:spacing w:before="17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0.49</w:t>
            </w:r>
          </w:p>
        </w:tc>
        <w:tc>
          <w:tcPr>
            <w:tcW w:w="1440" w:type="dxa"/>
          </w:tcPr>
          <w:p w14:paraId="65EF991E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0D4F295B" w14:textId="77777777">
        <w:trPr>
          <w:trHeight w:val="245"/>
        </w:trPr>
        <w:tc>
          <w:tcPr>
            <w:tcW w:w="1325" w:type="dxa"/>
            <w:tcBorders>
              <w:right w:val="single" w:sz="8" w:space="0" w:color="000000"/>
            </w:tcBorders>
          </w:tcPr>
          <w:p w14:paraId="1807786C" w14:textId="77777777" w:rsidR="0045732C" w:rsidRDefault="002A74E7">
            <w:pPr>
              <w:pStyle w:val="TableParagraph"/>
              <w:spacing w:before="17" w:line="209" w:lineRule="exact"/>
              <w:ind w:right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GB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71A3771C" w14:textId="77777777" w:rsidR="0045732C" w:rsidRDefault="002A74E7">
            <w:pPr>
              <w:pStyle w:val="TableParagraph"/>
              <w:spacing w:before="17" w:line="209" w:lineRule="exact"/>
              <w:ind w:right="145"/>
              <w:rPr>
                <w:sz w:val="18"/>
              </w:rPr>
            </w:pPr>
            <w:r>
              <w:rPr>
                <w:w w:val="105"/>
                <w:sz w:val="18"/>
              </w:rPr>
              <w:t>Great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Britain</w:t>
            </w:r>
          </w:p>
        </w:tc>
        <w:tc>
          <w:tcPr>
            <w:tcW w:w="1000" w:type="dxa"/>
          </w:tcPr>
          <w:p w14:paraId="271D7000" w14:textId="77777777" w:rsidR="0045732C" w:rsidRDefault="002A74E7">
            <w:pPr>
              <w:pStyle w:val="TableParagraph"/>
              <w:spacing w:before="17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0.05</w:t>
            </w:r>
          </w:p>
        </w:tc>
        <w:tc>
          <w:tcPr>
            <w:tcW w:w="723" w:type="dxa"/>
          </w:tcPr>
          <w:p w14:paraId="2F5E692C" w14:textId="77777777" w:rsidR="0045732C" w:rsidRDefault="002A74E7">
            <w:pPr>
              <w:pStyle w:val="TableParagraph"/>
              <w:spacing w:before="17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0.21</w:t>
            </w:r>
          </w:p>
        </w:tc>
        <w:tc>
          <w:tcPr>
            <w:tcW w:w="1440" w:type="dxa"/>
          </w:tcPr>
          <w:p w14:paraId="53F5872A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73547CC8" w14:textId="77777777">
        <w:trPr>
          <w:trHeight w:val="245"/>
        </w:trPr>
        <w:tc>
          <w:tcPr>
            <w:tcW w:w="1325" w:type="dxa"/>
            <w:tcBorders>
              <w:right w:val="single" w:sz="8" w:space="0" w:color="000000"/>
            </w:tcBorders>
          </w:tcPr>
          <w:p w14:paraId="30F24C65" w14:textId="77777777" w:rsidR="0045732C" w:rsidRDefault="002A74E7">
            <w:pPr>
              <w:pStyle w:val="TableParagraph"/>
              <w:spacing w:before="17" w:line="209" w:lineRule="exact"/>
              <w:ind w:right="11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IT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5A698B57" w14:textId="77777777" w:rsidR="0045732C" w:rsidRDefault="002A74E7">
            <w:pPr>
              <w:pStyle w:val="TableParagraph"/>
              <w:spacing w:before="17" w:line="209" w:lineRule="exact"/>
              <w:ind w:right="144"/>
              <w:rPr>
                <w:sz w:val="18"/>
              </w:rPr>
            </w:pPr>
            <w:r>
              <w:rPr>
                <w:w w:val="105"/>
                <w:sz w:val="18"/>
              </w:rPr>
              <w:t>Italy</w:t>
            </w:r>
          </w:p>
        </w:tc>
        <w:tc>
          <w:tcPr>
            <w:tcW w:w="1000" w:type="dxa"/>
          </w:tcPr>
          <w:p w14:paraId="1E1381D8" w14:textId="77777777" w:rsidR="0045732C" w:rsidRDefault="002A74E7">
            <w:pPr>
              <w:pStyle w:val="TableParagraph"/>
              <w:spacing w:before="17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0.01</w:t>
            </w:r>
          </w:p>
        </w:tc>
        <w:tc>
          <w:tcPr>
            <w:tcW w:w="723" w:type="dxa"/>
          </w:tcPr>
          <w:p w14:paraId="6D68EAE5" w14:textId="77777777" w:rsidR="0045732C" w:rsidRDefault="002A74E7">
            <w:pPr>
              <w:pStyle w:val="TableParagraph"/>
              <w:spacing w:before="17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1440" w:type="dxa"/>
          </w:tcPr>
          <w:p w14:paraId="6D085291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5235DBD0" w14:textId="77777777">
        <w:trPr>
          <w:trHeight w:val="243"/>
        </w:trPr>
        <w:tc>
          <w:tcPr>
            <w:tcW w:w="1325" w:type="dxa"/>
            <w:tcBorders>
              <w:right w:val="single" w:sz="8" w:space="0" w:color="000000"/>
            </w:tcBorders>
          </w:tcPr>
          <w:p w14:paraId="0B440B75" w14:textId="77777777" w:rsidR="0045732C" w:rsidRDefault="002A74E7">
            <w:pPr>
              <w:pStyle w:val="TableParagraph"/>
              <w:spacing w:before="17" w:line="207" w:lineRule="exact"/>
              <w:ind w:right="13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NL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4C78324A" w14:textId="77777777" w:rsidR="0045732C" w:rsidRDefault="002A74E7">
            <w:pPr>
              <w:pStyle w:val="TableParagraph"/>
              <w:spacing w:before="17" w:line="207" w:lineRule="exact"/>
              <w:ind w:right="145"/>
              <w:rPr>
                <w:sz w:val="18"/>
              </w:rPr>
            </w:pPr>
            <w:r>
              <w:rPr>
                <w:w w:val="105"/>
                <w:sz w:val="18"/>
              </w:rPr>
              <w:t>Netherlands</w:t>
            </w:r>
          </w:p>
        </w:tc>
        <w:tc>
          <w:tcPr>
            <w:tcW w:w="1000" w:type="dxa"/>
          </w:tcPr>
          <w:p w14:paraId="3A2E0FDC" w14:textId="77777777" w:rsidR="0045732C" w:rsidRDefault="002A74E7">
            <w:pPr>
              <w:pStyle w:val="TableParagraph"/>
              <w:spacing w:before="17" w:line="207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0.07</w:t>
            </w:r>
          </w:p>
        </w:tc>
        <w:tc>
          <w:tcPr>
            <w:tcW w:w="723" w:type="dxa"/>
          </w:tcPr>
          <w:p w14:paraId="14232FA2" w14:textId="77777777" w:rsidR="0045732C" w:rsidRDefault="002A74E7">
            <w:pPr>
              <w:pStyle w:val="TableParagraph"/>
              <w:spacing w:before="17" w:line="207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0.25</w:t>
            </w:r>
          </w:p>
        </w:tc>
        <w:tc>
          <w:tcPr>
            <w:tcW w:w="1440" w:type="dxa"/>
          </w:tcPr>
          <w:p w14:paraId="24E722FC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0BFFB848" w14:textId="77777777">
        <w:trPr>
          <w:trHeight w:val="247"/>
        </w:trPr>
        <w:tc>
          <w:tcPr>
            <w:tcW w:w="1325" w:type="dxa"/>
            <w:tcBorders>
              <w:right w:val="single" w:sz="8" w:space="0" w:color="000000"/>
            </w:tcBorders>
          </w:tcPr>
          <w:p w14:paraId="773E923A" w14:textId="77777777" w:rsidR="0045732C" w:rsidRDefault="002A74E7">
            <w:pPr>
              <w:pStyle w:val="TableParagraph"/>
              <w:spacing w:before="19" w:line="209" w:lineRule="exact"/>
              <w:ind w:right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NO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367CA8D7" w14:textId="77777777" w:rsidR="0045732C" w:rsidRDefault="002A74E7">
            <w:pPr>
              <w:pStyle w:val="TableParagraph"/>
              <w:spacing w:before="19" w:line="209" w:lineRule="exact"/>
              <w:ind w:right="143"/>
              <w:rPr>
                <w:sz w:val="18"/>
              </w:rPr>
            </w:pPr>
            <w:r>
              <w:rPr>
                <w:w w:val="105"/>
                <w:sz w:val="18"/>
              </w:rPr>
              <w:t>Norway</w:t>
            </w:r>
          </w:p>
        </w:tc>
        <w:tc>
          <w:tcPr>
            <w:tcW w:w="1000" w:type="dxa"/>
          </w:tcPr>
          <w:p w14:paraId="67661DFD" w14:textId="77777777" w:rsidR="0045732C" w:rsidRDefault="002A74E7">
            <w:pPr>
              <w:pStyle w:val="TableParagraph"/>
              <w:spacing w:before="19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0.02</w:t>
            </w:r>
          </w:p>
        </w:tc>
        <w:tc>
          <w:tcPr>
            <w:tcW w:w="723" w:type="dxa"/>
          </w:tcPr>
          <w:p w14:paraId="5399639A" w14:textId="77777777" w:rsidR="0045732C" w:rsidRDefault="002A74E7">
            <w:pPr>
              <w:pStyle w:val="TableParagraph"/>
              <w:spacing w:before="19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0.13</w:t>
            </w:r>
          </w:p>
        </w:tc>
        <w:tc>
          <w:tcPr>
            <w:tcW w:w="1440" w:type="dxa"/>
          </w:tcPr>
          <w:p w14:paraId="3E8EEBFA" w14:textId="77777777" w:rsidR="0045732C" w:rsidRDefault="002A74E7">
            <w:pPr>
              <w:pStyle w:val="TableParagraph"/>
              <w:spacing w:before="15" w:line="213" w:lineRule="exact"/>
              <w:ind w:left="455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binary</w:t>
            </w:r>
          </w:p>
        </w:tc>
      </w:tr>
      <w:tr w:rsidR="0045732C" w14:paraId="3DEA5268" w14:textId="77777777">
        <w:trPr>
          <w:trHeight w:val="245"/>
        </w:trPr>
        <w:tc>
          <w:tcPr>
            <w:tcW w:w="1325" w:type="dxa"/>
            <w:tcBorders>
              <w:right w:val="single" w:sz="8" w:space="0" w:color="000000"/>
            </w:tcBorders>
          </w:tcPr>
          <w:p w14:paraId="6C4D4931" w14:textId="77777777" w:rsidR="0045732C" w:rsidRDefault="002A74E7">
            <w:pPr>
              <w:pStyle w:val="TableParagraph"/>
              <w:spacing w:before="17" w:line="209" w:lineRule="exact"/>
              <w:ind w:right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RU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6BFDCEFD" w14:textId="77777777" w:rsidR="0045732C" w:rsidRDefault="002A74E7">
            <w:pPr>
              <w:pStyle w:val="TableParagraph"/>
              <w:spacing w:before="17" w:line="209" w:lineRule="exact"/>
              <w:ind w:right="144"/>
              <w:rPr>
                <w:sz w:val="18"/>
              </w:rPr>
            </w:pPr>
            <w:r>
              <w:rPr>
                <w:w w:val="105"/>
                <w:sz w:val="18"/>
              </w:rPr>
              <w:t>Russia</w:t>
            </w:r>
          </w:p>
        </w:tc>
        <w:tc>
          <w:tcPr>
            <w:tcW w:w="1000" w:type="dxa"/>
          </w:tcPr>
          <w:p w14:paraId="02FAB939" w14:textId="77777777" w:rsidR="0045732C" w:rsidRDefault="002A74E7">
            <w:pPr>
              <w:pStyle w:val="TableParagraph"/>
              <w:spacing w:before="17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0.02</w:t>
            </w:r>
          </w:p>
        </w:tc>
        <w:tc>
          <w:tcPr>
            <w:tcW w:w="723" w:type="dxa"/>
          </w:tcPr>
          <w:p w14:paraId="67A0762E" w14:textId="77777777" w:rsidR="0045732C" w:rsidRDefault="002A74E7">
            <w:pPr>
              <w:pStyle w:val="TableParagraph"/>
              <w:spacing w:before="17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0.14</w:t>
            </w:r>
          </w:p>
        </w:tc>
        <w:tc>
          <w:tcPr>
            <w:tcW w:w="1440" w:type="dxa"/>
          </w:tcPr>
          <w:p w14:paraId="11E29E94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0E269E35" w14:textId="77777777">
        <w:trPr>
          <w:trHeight w:val="245"/>
        </w:trPr>
        <w:tc>
          <w:tcPr>
            <w:tcW w:w="1325" w:type="dxa"/>
            <w:tcBorders>
              <w:right w:val="single" w:sz="8" w:space="0" w:color="000000"/>
            </w:tcBorders>
          </w:tcPr>
          <w:p w14:paraId="616833ED" w14:textId="77777777" w:rsidR="0045732C" w:rsidRDefault="002A74E7">
            <w:pPr>
              <w:pStyle w:val="TableParagraph"/>
              <w:spacing w:before="17" w:line="209" w:lineRule="exact"/>
              <w:ind w:right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US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759CE442" w14:textId="77777777" w:rsidR="0045732C" w:rsidRDefault="002A74E7">
            <w:pPr>
              <w:pStyle w:val="TableParagraph"/>
              <w:spacing w:before="17" w:line="209" w:lineRule="exact"/>
              <w:ind w:right="145"/>
              <w:rPr>
                <w:sz w:val="18"/>
              </w:rPr>
            </w:pPr>
            <w:r>
              <w:rPr>
                <w:w w:val="105"/>
                <w:sz w:val="18"/>
              </w:rPr>
              <w:t>United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States</w:t>
            </w:r>
          </w:p>
        </w:tc>
        <w:tc>
          <w:tcPr>
            <w:tcW w:w="1000" w:type="dxa"/>
          </w:tcPr>
          <w:p w14:paraId="1EEDBE07" w14:textId="77777777" w:rsidR="0045732C" w:rsidRDefault="002A74E7">
            <w:pPr>
              <w:pStyle w:val="TableParagraph"/>
              <w:spacing w:before="17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0.09</w:t>
            </w:r>
          </w:p>
        </w:tc>
        <w:tc>
          <w:tcPr>
            <w:tcW w:w="723" w:type="dxa"/>
          </w:tcPr>
          <w:p w14:paraId="219FC45F" w14:textId="77777777" w:rsidR="0045732C" w:rsidRDefault="002A74E7">
            <w:pPr>
              <w:pStyle w:val="TableParagraph"/>
              <w:spacing w:before="17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0.29</w:t>
            </w:r>
          </w:p>
        </w:tc>
        <w:tc>
          <w:tcPr>
            <w:tcW w:w="1440" w:type="dxa"/>
          </w:tcPr>
          <w:p w14:paraId="093D4256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40A81638" w14:textId="77777777">
        <w:trPr>
          <w:trHeight w:val="238"/>
        </w:trPr>
        <w:tc>
          <w:tcPr>
            <w:tcW w:w="1325" w:type="dxa"/>
            <w:tcBorders>
              <w:right w:val="single" w:sz="8" w:space="0" w:color="000000"/>
            </w:tcBorders>
          </w:tcPr>
          <w:p w14:paraId="7A901D3C" w14:textId="77777777" w:rsidR="0045732C" w:rsidRDefault="002A74E7">
            <w:pPr>
              <w:pStyle w:val="TableParagraph"/>
              <w:spacing w:before="17" w:line="201" w:lineRule="exact"/>
              <w:ind w:right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spring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05BE79AA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00" w:type="dxa"/>
          </w:tcPr>
          <w:p w14:paraId="774E33C4" w14:textId="77777777" w:rsidR="0045732C" w:rsidRDefault="002A74E7">
            <w:pPr>
              <w:pStyle w:val="TableParagraph"/>
              <w:spacing w:before="17" w:line="201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0.26</w:t>
            </w:r>
          </w:p>
        </w:tc>
        <w:tc>
          <w:tcPr>
            <w:tcW w:w="723" w:type="dxa"/>
          </w:tcPr>
          <w:p w14:paraId="0E24CB36" w14:textId="77777777" w:rsidR="0045732C" w:rsidRDefault="002A74E7">
            <w:pPr>
              <w:pStyle w:val="TableParagraph"/>
              <w:spacing w:before="17" w:line="201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0.44</w:t>
            </w:r>
          </w:p>
        </w:tc>
        <w:tc>
          <w:tcPr>
            <w:tcW w:w="1440" w:type="dxa"/>
          </w:tcPr>
          <w:p w14:paraId="34948466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1C159339" w14:textId="77777777">
        <w:trPr>
          <w:trHeight w:val="253"/>
        </w:trPr>
        <w:tc>
          <w:tcPr>
            <w:tcW w:w="1325" w:type="dxa"/>
            <w:tcBorders>
              <w:right w:val="single" w:sz="8" w:space="0" w:color="000000"/>
            </w:tcBorders>
          </w:tcPr>
          <w:p w14:paraId="0B694208" w14:textId="77777777" w:rsidR="0045732C" w:rsidRDefault="002A74E7">
            <w:pPr>
              <w:pStyle w:val="TableParagraph"/>
              <w:spacing w:before="25" w:line="209" w:lineRule="exact"/>
              <w:ind w:right="13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summer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6016DEA8" w14:textId="77777777" w:rsidR="0045732C" w:rsidRDefault="002A74E7">
            <w:pPr>
              <w:pStyle w:val="TableParagraph"/>
              <w:spacing w:before="142" w:line="91" w:lineRule="exact"/>
              <w:ind w:right="144"/>
              <w:rPr>
                <w:sz w:val="18"/>
              </w:rPr>
            </w:pPr>
            <w:r>
              <w:rPr>
                <w:w w:val="105"/>
                <w:sz w:val="18"/>
              </w:rPr>
              <w:t>season</w:t>
            </w:r>
          </w:p>
        </w:tc>
        <w:tc>
          <w:tcPr>
            <w:tcW w:w="1000" w:type="dxa"/>
          </w:tcPr>
          <w:p w14:paraId="6868C43F" w14:textId="77777777" w:rsidR="0045732C" w:rsidRDefault="002A74E7">
            <w:pPr>
              <w:pStyle w:val="TableParagraph"/>
              <w:spacing w:before="25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0.24</w:t>
            </w:r>
          </w:p>
        </w:tc>
        <w:tc>
          <w:tcPr>
            <w:tcW w:w="723" w:type="dxa"/>
          </w:tcPr>
          <w:p w14:paraId="163D9056" w14:textId="77777777" w:rsidR="0045732C" w:rsidRDefault="002A74E7">
            <w:pPr>
              <w:pStyle w:val="TableParagraph"/>
              <w:spacing w:before="25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0.43</w:t>
            </w:r>
          </w:p>
        </w:tc>
        <w:tc>
          <w:tcPr>
            <w:tcW w:w="1440" w:type="dxa"/>
          </w:tcPr>
          <w:p w14:paraId="52D6F8DA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45732C" w14:paraId="7E093631" w14:textId="77777777">
        <w:trPr>
          <w:trHeight w:val="245"/>
        </w:trPr>
        <w:tc>
          <w:tcPr>
            <w:tcW w:w="1325" w:type="dxa"/>
            <w:tcBorders>
              <w:right w:val="single" w:sz="8" w:space="0" w:color="000000"/>
            </w:tcBorders>
          </w:tcPr>
          <w:p w14:paraId="02BDA4E3" w14:textId="77777777" w:rsidR="0045732C" w:rsidRDefault="002A74E7">
            <w:pPr>
              <w:pStyle w:val="TableParagraph"/>
              <w:spacing w:before="17" w:line="209" w:lineRule="exact"/>
              <w:ind w:right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autumn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406B4E43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00" w:type="dxa"/>
          </w:tcPr>
          <w:p w14:paraId="6FA64A37" w14:textId="77777777" w:rsidR="0045732C" w:rsidRDefault="002A74E7">
            <w:pPr>
              <w:pStyle w:val="TableParagraph"/>
              <w:spacing w:before="17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0.25</w:t>
            </w:r>
          </w:p>
        </w:tc>
        <w:tc>
          <w:tcPr>
            <w:tcW w:w="723" w:type="dxa"/>
          </w:tcPr>
          <w:p w14:paraId="597A03B5" w14:textId="77777777" w:rsidR="0045732C" w:rsidRDefault="002A74E7">
            <w:pPr>
              <w:pStyle w:val="TableParagraph"/>
              <w:spacing w:before="17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0.43</w:t>
            </w:r>
          </w:p>
        </w:tc>
        <w:tc>
          <w:tcPr>
            <w:tcW w:w="1440" w:type="dxa"/>
          </w:tcPr>
          <w:p w14:paraId="38ED2DF7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4B958B66" w14:textId="77777777">
        <w:trPr>
          <w:trHeight w:val="245"/>
        </w:trPr>
        <w:tc>
          <w:tcPr>
            <w:tcW w:w="1325" w:type="dxa"/>
            <w:tcBorders>
              <w:right w:val="single" w:sz="8" w:space="0" w:color="000000"/>
            </w:tcBorders>
          </w:tcPr>
          <w:p w14:paraId="4270F15C" w14:textId="77777777" w:rsidR="0045732C" w:rsidRDefault="002A74E7">
            <w:pPr>
              <w:pStyle w:val="TableParagraph"/>
              <w:spacing w:before="17" w:line="209" w:lineRule="exact"/>
              <w:ind w:right="13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winter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01E81E22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00" w:type="dxa"/>
          </w:tcPr>
          <w:p w14:paraId="40D8AB4F" w14:textId="77777777" w:rsidR="0045732C" w:rsidRDefault="002A74E7">
            <w:pPr>
              <w:pStyle w:val="TableParagraph"/>
              <w:spacing w:before="17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0.25</w:t>
            </w:r>
          </w:p>
        </w:tc>
        <w:tc>
          <w:tcPr>
            <w:tcW w:w="723" w:type="dxa"/>
          </w:tcPr>
          <w:p w14:paraId="5330CEF1" w14:textId="77777777" w:rsidR="0045732C" w:rsidRDefault="002A74E7">
            <w:pPr>
              <w:pStyle w:val="TableParagraph"/>
              <w:spacing w:before="17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0.44</w:t>
            </w:r>
          </w:p>
        </w:tc>
        <w:tc>
          <w:tcPr>
            <w:tcW w:w="1440" w:type="dxa"/>
          </w:tcPr>
          <w:p w14:paraId="127FCAD8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0CB8EB3A" w14:textId="77777777">
        <w:trPr>
          <w:trHeight w:val="238"/>
        </w:trPr>
        <w:tc>
          <w:tcPr>
            <w:tcW w:w="1325" w:type="dxa"/>
            <w:tcBorders>
              <w:bottom w:val="single" w:sz="8" w:space="0" w:color="000000"/>
              <w:right w:val="single" w:sz="8" w:space="0" w:color="000000"/>
            </w:tcBorders>
          </w:tcPr>
          <w:p w14:paraId="4311941B" w14:textId="77777777" w:rsidR="0045732C" w:rsidRDefault="002A74E7">
            <w:pPr>
              <w:pStyle w:val="TableParagraph"/>
              <w:spacing w:before="17" w:line="202" w:lineRule="exact"/>
              <w:ind w:right="11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Male</w:t>
            </w:r>
          </w:p>
        </w:tc>
        <w:tc>
          <w:tcPr>
            <w:tcW w:w="2375" w:type="dxa"/>
            <w:tcBorders>
              <w:left w:val="single" w:sz="8" w:space="0" w:color="000000"/>
              <w:bottom w:val="single" w:sz="8" w:space="0" w:color="000000"/>
            </w:tcBorders>
          </w:tcPr>
          <w:p w14:paraId="146BB7AA" w14:textId="77777777" w:rsidR="0045732C" w:rsidRDefault="002A74E7">
            <w:pPr>
              <w:pStyle w:val="TableParagraph"/>
              <w:spacing w:before="17" w:line="202" w:lineRule="exact"/>
              <w:ind w:right="143"/>
              <w:rPr>
                <w:sz w:val="18"/>
              </w:rPr>
            </w:pPr>
            <w:r>
              <w:rPr>
                <w:w w:val="105"/>
                <w:sz w:val="18"/>
              </w:rPr>
              <w:t>Sex</w:t>
            </w:r>
          </w:p>
        </w:tc>
        <w:tc>
          <w:tcPr>
            <w:tcW w:w="1000" w:type="dxa"/>
            <w:tcBorders>
              <w:bottom w:val="single" w:sz="8" w:space="0" w:color="000000"/>
            </w:tcBorders>
          </w:tcPr>
          <w:p w14:paraId="03719ECC" w14:textId="77777777" w:rsidR="0045732C" w:rsidRDefault="002A74E7">
            <w:pPr>
              <w:pStyle w:val="TableParagraph"/>
              <w:spacing w:before="17" w:line="202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0.74</w:t>
            </w:r>
          </w:p>
        </w:tc>
        <w:tc>
          <w:tcPr>
            <w:tcW w:w="723" w:type="dxa"/>
            <w:tcBorders>
              <w:bottom w:val="single" w:sz="8" w:space="0" w:color="000000"/>
            </w:tcBorders>
          </w:tcPr>
          <w:p w14:paraId="38E5A7C4" w14:textId="77777777" w:rsidR="0045732C" w:rsidRDefault="002A74E7">
            <w:pPr>
              <w:pStyle w:val="TableParagraph"/>
              <w:spacing w:before="17" w:line="202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0.44</w:t>
            </w:r>
          </w:p>
        </w:tc>
        <w:tc>
          <w:tcPr>
            <w:tcW w:w="1440" w:type="dxa"/>
            <w:tcBorders>
              <w:bottom w:val="single" w:sz="8" w:space="0" w:color="000000"/>
            </w:tcBorders>
          </w:tcPr>
          <w:p w14:paraId="5D61D1C2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642FBFE8" w14:textId="77777777">
        <w:trPr>
          <w:trHeight w:val="225"/>
        </w:trPr>
        <w:tc>
          <w:tcPr>
            <w:tcW w:w="13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4CB31" w14:textId="77777777" w:rsidR="0045732C" w:rsidRDefault="002A74E7">
            <w:pPr>
              <w:pStyle w:val="TableParagraph"/>
              <w:spacing w:before="3" w:line="202" w:lineRule="exact"/>
              <w:ind w:right="12"/>
              <w:rPr>
                <w:b/>
                <w:sz w:val="18"/>
              </w:rPr>
            </w:pPr>
            <w:proofErr w:type="spellStart"/>
            <w:r>
              <w:rPr>
                <w:b/>
                <w:w w:val="105"/>
                <w:sz w:val="18"/>
              </w:rPr>
              <w:t>year_of_birth</w:t>
            </w:r>
            <w:proofErr w:type="spellEnd"/>
          </w:p>
        </w:tc>
        <w:tc>
          <w:tcPr>
            <w:tcW w:w="2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793D656" w14:textId="77777777" w:rsidR="0045732C" w:rsidRDefault="002A74E7">
            <w:pPr>
              <w:pStyle w:val="TableParagraph"/>
              <w:spacing w:before="3" w:line="202" w:lineRule="exact"/>
              <w:ind w:right="145"/>
              <w:rPr>
                <w:sz w:val="18"/>
              </w:rPr>
            </w:pPr>
            <w:r>
              <w:rPr>
                <w:w w:val="105"/>
                <w:sz w:val="18"/>
              </w:rPr>
              <w:t>Year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birth</w:t>
            </w:r>
          </w:p>
        </w:tc>
        <w:tc>
          <w:tcPr>
            <w:tcW w:w="1000" w:type="dxa"/>
            <w:tcBorders>
              <w:top w:val="single" w:sz="8" w:space="0" w:color="000000"/>
              <w:bottom w:val="single" w:sz="8" w:space="0" w:color="000000"/>
            </w:tcBorders>
          </w:tcPr>
          <w:p w14:paraId="7D92A2A4" w14:textId="77777777" w:rsidR="0045732C" w:rsidRDefault="002A74E7">
            <w:pPr>
              <w:pStyle w:val="TableParagraph"/>
              <w:spacing w:before="3" w:line="202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1967.85</w:t>
            </w:r>
          </w:p>
        </w:tc>
        <w:tc>
          <w:tcPr>
            <w:tcW w:w="723" w:type="dxa"/>
            <w:tcBorders>
              <w:top w:val="single" w:sz="8" w:space="0" w:color="000000"/>
              <w:bottom w:val="single" w:sz="8" w:space="0" w:color="000000"/>
            </w:tcBorders>
          </w:tcPr>
          <w:p w14:paraId="7D766217" w14:textId="77777777" w:rsidR="0045732C" w:rsidRDefault="002A74E7">
            <w:pPr>
              <w:pStyle w:val="TableParagraph"/>
              <w:spacing w:before="3" w:line="202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12.68</w:t>
            </w:r>
          </w:p>
        </w:tc>
        <w:tc>
          <w:tcPr>
            <w:tcW w:w="1440" w:type="dxa"/>
            <w:tcBorders>
              <w:top w:val="single" w:sz="8" w:space="0" w:color="000000"/>
              <w:bottom w:val="single" w:sz="8" w:space="0" w:color="000000"/>
            </w:tcBorders>
          </w:tcPr>
          <w:p w14:paraId="419DF794" w14:textId="77777777" w:rsidR="0045732C" w:rsidRDefault="002A74E7">
            <w:pPr>
              <w:pStyle w:val="TableParagraph"/>
              <w:spacing w:before="3" w:line="202" w:lineRule="exact"/>
              <w:ind w:left="443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integer</w:t>
            </w:r>
          </w:p>
        </w:tc>
      </w:tr>
      <w:tr w:rsidR="0045732C" w14:paraId="43F25479" w14:textId="77777777">
        <w:trPr>
          <w:trHeight w:val="467"/>
        </w:trPr>
        <w:tc>
          <w:tcPr>
            <w:tcW w:w="1325" w:type="dxa"/>
            <w:tcBorders>
              <w:top w:val="single" w:sz="8" w:space="0" w:color="000000"/>
              <w:right w:val="single" w:sz="8" w:space="0" w:color="000000"/>
            </w:tcBorders>
          </w:tcPr>
          <w:p w14:paraId="16E20AA4" w14:textId="77777777" w:rsidR="0045732C" w:rsidRDefault="002A74E7">
            <w:pPr>
              <w:pStyle w:val="TableParagraph"/>
              <w:spacing w:before="3"/>
              <w:ind w:right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question4</w:t>
            </w:r>
          </w:p>
        </w:tc>
        <w:tc>
          <w:tcPr>
            <w:tcW w:w="23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8BEE382" w14:textId="77777777" w:rsidR="0045732C" w:rsidRDefault="002A74E7">
            <w:pPr>
              <w:pStyle w:val="TableParagraph"/>
              <w:spacing w:before="3"/>
              <w:ind w:right="146"/>
              <w:rPr>
                <w:sz w:val="18"/>
              </w:rPr>
            </w:pPr>
            <w:r>
              <w:rPr>
                <w:w w:val="105"/>
                <w:sz w:val="18"/>
              </w:rPr>
              <w:t>How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your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mood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proofErr w:type="gramStart"/>
            <w:r>
              <w:rPr>
                <w:w w:val="105"/>
                <w:sz w:val="18"/>
              </w:rPr>
              <w:t>right</w:t>
            </w:r>
            <w:proofErr w:type="gramEnd"/>
          </w:p>
          <w:p w14:paraId="4E2AD954" w14:textId="77777777" w:rsidR="0045732C" w:rsidRDefault="002A74E7">
            <w:pPr>
              <w:pStyle w:val="TableParagraph"/>
              <w:spacing w:before="22"/>
              <w:ind w:right="142"/>
              <w:rPr>
                <w:sz w:val="18"/>
              </w:rPr>
            </w:pPr>
            <w:r>
              <w:rPr>
                <w:w w:val="105"/>
                <w:sz w:val="18"/>
              </w:rPr>
              <w:t>now?</w:t>
            </w:r>
          </w:p>
          <w:p w14:paraId="5CE042F5" w14:textId="77777777" w:rsidR="0045732C" w:rsidRDefault="0045732C">
            <w:pPr>
              <w:pStyle w:val="TableParagraph"/>
              <w:spacing w:before="7"/>
              <w:jc w:val="left"/>
              <w:rPr>
                <w:rFonts w:ascii="Times New Roman"/>
                <w:sz w:val="24"/>
              </w:rPr>
            </w:pPr>
          </w:p>
          <w:p w14:paraId="227589DF" w14:textId="77777777" w:rsidR="0045732C" w:rsidRDefault="002A74E7">
            <w:pPr>
              <w:pStyle w:val="TableParagraph"/>
              <w:ind w:right="147"/>
              <w:rPr>
                <w:sz w:val="18"/>
              </w:rPr>
            </w:pPr>
            <w:r>
              <w:rPr>
                <w:w w:val="105"/>
                <w:sz w:val="18"/>
              </w:rPr>
              <w:t>How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your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arousal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proofErr w:type="gramStart"/>
            <w:r>
              <w:rPr>
                <w:w w:val="105"/>
                <w:sz w:val="18"/>
              </w:rPr>
              <w:t>right</w:t>
            </w:r>
            <w:proofErr w:type="gramEnd"/>
          </w:p>
          <w:p w14:paraId="1236F3D3" w14:textId="77777777" w:rsidR="0045732C" w:rsidRDefault="002A74E7">
            <w:pPr>
              <w:pStyle w:val="TableParagraph"/>
              <w:spacing w:before="22"/>
              <w:ind w:right="142"/>
              <w:rPr>
                <w:sz w:val="18"/>
              </w:rPr>
            </w:pPr>
            <w:r>
              <w:rPr>
                <w:w w:val="105"/>
                <w:sz w:val="18"/>
              </w:rPr>
              <w:t>now?</w:t>
            </w:r>
          </w:p>
        </w:tc>
        <w:tc>
          <w:tcPr>
            <w:tcW w:w="1000" w:type="dxa"/>
            <w:vMerge w:val="restart"/>
            <w:tcBorders>
              <w:top w:val="single" w:sz="8" w:space="0" w:color="000000"/>
              <w:bottom w:val="single" w:sz="8" w:space="0" w:color="000000"/>
            </w:tcBorders>
          </w:tcPr>
          <w:p w14:paraId="6134A7E3" w14:textId="77777777" w:rsidR="0045732C" w:rsidRDefault="002A74E7">
            <w:pPr>
              <w:pStyle w:val="TableParagraph"/>
              <w:spacing w:before="3"/>
              <w:ind w:left="435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0.58</w:t>
            </w:r>
          </w:p>
          <w:p w14:paraId="3C199F2F" w14:textId="77777777" w:rsidR="0045732C" w:rsidRDefault="0045732C">
            <w:pPr>
              <w:pStyle w:val="TableParagraph"/>
              <w:jc w:val="left"/>
              <w:rPr>
                <w:rFonts w:ascii="Times New Roman"/>
              </w:rPr>
            </w:pPr>
          </w:p>
          <w:p w14:paraId="3DFCA13F" w14:textId="77777777" w:rsidR="0045732C" w:rsidRDefault="0045732C">
            <w:pPr>
              <w:pStyle w:val="TableParagraph"/>
              <w:spacing w:before="4"/>
              <w:jc w:val="left"/>
              <w:rPr>
                <w:rFonts w:ascii="Times New Roman"/>
                <w:sz w:val="23"/>
              </w:rPr>
            </w:pPr>
          </w:p>
          <w:p w14:paraId="1FC2B931" w14:textId="77777777" w:rsidR="0045732C" w:rsidRDefault="002A74E7">
            <w:pPr>
              <w:pStyle w:val="TableParagraph"/>
              <w:ind w:left="435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0.25</w:t>
            </w:r>
          </w:p>
        </w:tc>
        <w:tc>
          <w:tcPr>
            <w:tcW w:w="723" w:type="dxa"/>
            <w:vMerge w:val="restart"/>
            <w:tcBorders>
              <w:top w:val="single" w:sz="8" w:space="0" w:color="000000"/>
              <w:bottom w:val="single" w:sz="8" w:space="0" w:color="000000"/>
            </w:tcBorders>
          </w:tcPr>
          <w:p w14:paraId="0C475556" w14:textId="77777777" w:rsidR="0045732C" w:rsidRDefault="002A74E7">
            <w:pPr>
              <w:pStyle w:val="TableParagraph"/>
              <w:spacing w:before="3"/>
              <w:ind w:left="34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0.20</w:t>
            </w:r>
          </w:p>
          <w:p w14:paraId="27A17120" w14:textId="77777777" w:rsidR="0045732C" w:rsidRDefault="0045732C">
            <w:pPr>
              <w:pStyle w:val="TableParagraph"/>
              <w:jc w:val="left"/>
              <w:rPr>
                <w:rFonts w:ascii="Times New Roman"/>
              </w:rPr>
            </w:pPr>
          </w:p>
          <w:p w14:paraId="777DAAE5" w14:textId="77777777" w:rsidR="0045732C" w:rsidRDefault="0045732C">
            <w:pPr>
              <w:pStyle w:val="TableParagraph"/>
              <w:spacing w:before="4"/>
              <w:jc w:val="left"/>
              <w:rPr>
                <w:rFonts w:ascii="Times New Roman"/>
                <w:sz w:val="23"/>
              </w:rPr>
            </w:pPr>
          </w:p>
          <w:p w14:paraId="2B11FDF7" w14:textId="77777777" w:rsidR="0045732C" w:rsidRDefault="002A74E7">
            <w:pPr>
              <w:pStyle w:val="TableParagraph"/>
              <w:ind w:left="34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0.22</w:t>
            </w:r>
          </w:p>
        </w:tc>
        <w:tc>
          <w:tcPr>
            <w:tcW w:w="1440" w:type="dxa"/>
            <w:vMerge w:val="restart"/>
            <w:tcBorders>
              <w:top w:val="single" w:sz="8" w:space="0" w:color="000000"/>
              <w:bottom w:val="single" w:sz="8" w:space="0" w:color="000000"/>
            </w:tcBorders>
          </w:tcPr>
          <w:p w14:paraId="6C48C06C" w14:textId="77777777" w:rsidR="0045732C" w:rsidRDefault="0045732C">
            <w:pPr>
              <w:pStyle w:val="TableParagraph"/>
              <w:spacing w:before="7"/>
              <w:jc w:val="left"/>
              <w:rPr>
                <w:rFonts w:ascii="Times New Roman"/>
                <w:sz w:val="32"/>
              </w:rPr>
            </w:pPr>
          </w:p>
          <w:p w14:paraId="3E0AEB51" w14:textId="77777777" w:rsidR="0045732C" w:rsidRDefault="002A74E7">
            <w:pPr>
              <w:pStyle w:val="TableParagraph"/>
              <w:spacing w:line="264" w:lineRule="auto"/>
              <w:ind w:left="65" w:right="7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SAM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from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0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1</w:t>
            </w:r>
            <w:r>
              <w:rPr>
                <w:spacing w:val="-4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with </w:t>
            </w:r>
            <w:proofErr w:type="spellStart"/>
            <w:r>
              <w:rPr>
                <w:w w:val="105"/>
                <w:sz w:val="18"/>
              </w:rPr>
              <w:t>stepsize</w:t>
            </w:r>
            <w:proofErr w:type="spellEnd"/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0.125</w:t>
            </w:r>
          </w:p>
        </w:tc>
      </w:tr>
      <w:tr w:rsidR="0045732C" w14:paraId="3EF23AB9" w14:textId="77777777">
        <w:trPr>
          <w:trHeight w:val="965"/>
        </w:trPr>
        <w:tc>
          <w:tcPr>
            <w:tcW w:w="1325" w:type="dxa"/>
            <w:tcBorders>
              <w:bottom w:val="single" w:sz="8" w:space="0" w:color="000000"/>
              <w:right w:val="single" w:sz="8" w:space="0" w:color="000000"/>
            </w:tcBorders>
          </w:tcPr>
          <w:p w14:paraId="429F7BD3" w14:textId="77777777" w:rsidR="0045732C" w:rsidRDefault="0045732C">
            <w:pPr>
              <w:pStyle w:val="TableParagraph"/>
              <w:spacing w:before="11"/>
              <w:jc w:val="left"/>
              <w:rPr>
                <w:rFonts w:ascii="Times New Roman"/>
                <w:sz w:val="21"/>
              </w:rPr>
            </w:pPr>
          </w:p>
          <w:p w14:paraId="7B5E2DA2" w14:textId="77777777" w:rsidR="0045732C" w:rsidRDefault="002A74E7">
            <w:pPr>
              <w:pStyle w:val="TableParagraph"/>
              <w:ind w:right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question5</w:t>
            </w:r>
          </w:p>
        </w:tc>
        <w:tc>
          <w:tcPr>
            <w:tcW w:w="2375" w:type="dxa"/>
            <w:vMerge/>
            <w:tcBorders>
              <w:top w:val="nil"/>
              <w:left w:val="single" w:sz="8" w:space="0" w:color="000000"/>
              <w:bottom w:val="single" w:sz="8" w:space="0" w:color="000000"/>
            </w:tcBorders>
          </w:tcPr>
          <w:p w14:paraId="670993D7" w14:textId="77777777" w:rsidR="0045732C" w:rsidRDefault="0045732C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bottom w:val="single" w:sz="8" w:space="0" w:color="000000"/>
            </w:tcBorders>
          </w:tcPr>
          <w:p w14:paraId="75797FD6" w14:textId="77777777" w:rsidR="0045732C" w:rsidRDefault="0045732C">
            <w:pPr>
              <w:rPr>
                <w:sz w:val="2"/>
                <w:szCs w:val="2"/>
              </w:rPr>
            </w:pPr>
          </w:p>
        </w:tc>
        <w:tc>
          <w:tcPr>
            <w:tcW w:w="723" w:type="dxa"/>
            <w:vMerge/>
            <w:tcBorders>
              <w:top w:val="nil"/>
              <w:bottom w:val="single" w:sz="8" w:space="0" w:color="000000"/>
            </w:tcBorders>
          </w:tcPr>
          <w:p w14:paraId="512A21B0" w14:textId="77777777" w:rsidR="0045732C" w:rsidRDefault="0045732C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  <w:bottom w:val="single" w:sz="8" w:space="0" w:color="000000"/>
            </w:tcBorders>
          </w:tcPr>
          <w:p w14:paraId="585B3AF9" w14:textId="77777777" w:rsidR="0045732C" w:rsidRDefault="0045732C">
            <w:pPr>
              <w:rPr>
                <w:sz w:val="2"/>
                <w:szCs w:val="2"/>
              </w:rPr>
            </w:pPr>
          </w:p>
        </w:tc>
      </w:tr>
      <w:tr w:rsidR="0045732C" w14:paraId="259C84DD" w14:textId="77777777">
        <w:trPr>
          <w:trHeight w:val="325"/>
        </w:trPr>
        <w:tc>
          <w:tcPr>
            <w:tcW w:w="1325" w:type="dxa"/>
            <w:tcBorders>
              <w:top w:val="single" w:sz="8" w:space="0" w:color="000000"/>
              <w:right w:val="single" w:sz="8" w:space="0" w:color="000000"/>
            </w:tcBorders>
          </w:tcPr>
          <w:p w14:paraId="6DC3A3FF" w14:textId="77777777" w:rsidR="0045732C" w:rsidRDefault="002A74E7">
            <w:pPr>
              <w:pStyle w:val="TableParagraph"/>
              <w:spacing w:before="3"/>
              <w:ind w:right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question6</w:t>
            </w:r>
          </w:p>
        </w:tc>
        <w:tc>
          <w:tcPr>
            <w:tcW w:w="2375" w:type="dxa"/>
            <w:vMerge w:val="restart"/>
            <w:tcBorders>
              <w:top w:val="single" w:sz="8" w:space="0" w:color="000000"/>
              <w:left w:val="single" w:sz="8" w:space="0" w:color="000000"/>
              <w:bottom w:val="double" w:sz="8" w:space="0" w:color="000000"/>
            </w:tcBorders>
          </w:tcPr>
          <w:p w14:paraId="057750D8" w14:textId="77777777" w:rsidR="0045732C" w:rsidRDefault="002A74E7">
            <w:pPr>
              <w:pStyle w:val="TableParagraph"/>
              <w:spacing w:before="3"/>
              <w:ind w:right="147"/>
              <w:rPr>
                <w:sz w:val="18"/>
              </w:rPr>
            </w:pPr>
            <w:r>
              <w:rPr>
                <w:w w:val="105"/>
                <w:sz w:val="18"/>
              </w:rPr>
              <w:t>Do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you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feel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stressed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proofErr w:type="gramStart"/>
            <w:r>
              <w:rPr>
                <w:w w:val="105"/>
                <w:sz w:val="18"/>
              </w:rPr>
              <w:t>right</w:t>
            </w:r>
            <w:proofErr w:type="gramEnd"/>
          </w:p>
          <w:p w14:paraId="4D6534D3" w14:textId="77777777" w:rsidR="0045732C" w:rsidRDefault="002A74E7">
            <w:pPr>
              <w:pStyle w:val="TableParagraph"/>
              <w:spacing w:before="22" w:line="273" w:lineRule="auto"/>
              <w:ind w:left="227" w:right="142" w:firstLine="1585"/>
              <w:rPr>
                <w:sz w:val="18"/>
              </w:rPr>
            </w:pPr>
            <w:r>
              <w:rPr>
                <w:sz w:val="18"/>
              </w:rPr>
              <w:t>now?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How much did you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concentrate</w:t>
            </w:r>
            <w:r>
              <w:rPr>
                <w:spacing w:val="-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10"/>
                <w:w w:val="105"/>
                <w:sz w:val="18"/>
              </w:rPr>
              <w:t xml:space="preserve"> </w:t>
            </w:r>
            <w:proofErr w:type="gramStart"/>
            <w:r>
              <w:rPr>
                <w:w w:val="105"/>
                <w:sz w:val="18"/>
              </w:rPr>
              <w:t>things</w:t>
            </w:r>
            <w:proofErr w:type="gramEnd"/>
          </w:p>
          <w:p w14:paraId="3EA871FF" w14:textId="77777777" w:rsidR="0045732C" w:rsidRDefault="002A74E7">
            <w:pPr>
              <w:pStyle w:val="TableParagraph"/>
              <w:spacing w:line="199" w:lineRule="exact"/>
              <w:ind w:right="144"/>
              <w:rPr>
                <w:sz w:val="18"/>
              </w:rPr>
            </w:pPr>
            <w:r>
              <w:rPr>
                <w:w w:val="105"/>
                <w:sz w:val="18"/>
              </w:rPr>
              <w:t>you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are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doing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right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now?</w:t>
            </w:r>
          </w:p>
        </w:tc>
        <w:tc>
          <w:tcPr>
            <w:tcW w:w="1000" w:type="dxa"/>
            <w:vMerge w:val="restart"/>
            <w:tcBorders>
              <w:top w:val="single" w:sz="8" w:space="0" w:color="000000"/>
              <w:bottom w:val="double" w:sz="8" w:space="0" w:color="000000"/>
            </w:tcBorders>
          </w:tcPr>
          <w:p w14:paraId="5F2A1A54" w14:textId="77777777" w:rsidR="0045732C" w:rsidRDefault="002A74E7">
            <w:pPr>
              <w:pStyle w:val="TableParagraph"/>
              <w:spacing w:before="3"/>
              <w:ind w:left="435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0.26</w:t>
            </w:r>
          </w:p>
          <w:p w14:paraId="6D40E86C" w14:textId="77777777" w:rsidR="0045732C" w:rsidRDefault="0045732C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  <w:p w14:paraId="6E216441" w14:textId="77777777" w:rsidR="0045732C" w:rsidRDefault="002A74E7">
            <w:pPr>
              <w:pStyle w:val="TableParagraph"/>
              <w:ind w:left="435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0.59</w:t>
            </w:r>
          </w:p>
        </w:tc>
        <w:tc>
          <w:tcPr>
            <w:tcW w:w="723" w:type="dxa"/>
            <w:vMerge w:val="restart"/>
            <w:tcBorders>
              <w:top w:val="single" w:sz="8" w:space="0" w:color="000000"/>
              <w:bottom w:val="double" w:sz="8" w:space="0" w:color="000000"/>
            </w:tcBorders>
          </w:tcPr>
          <w:p w14:paraId="120FF68B" w14:textId="77777777" w:rsidR="0045732C" w:rsidRDefault="002A74E7">
            <w:pPr>
              <w:pStyle w:val="TableParagraph"/>
              <w:spacing w:before="3"/>
              <w:ind w:left="34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0.23</w:t>
            </w:r>
          </w:p>
          <w:p w14:paraId="0971FFC0" w14:textId="77777777" w:rsidR="0045732C" w:rsidRDefault="0045732C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  <w:p w14:paraId="756D26A3" w14:textId="77777777" w:rsidR="0045732C" w:rsidRDefault="002A74E7">
            <w:pPr>
              <w:pStyle w:val="TableParagraph"/>
              <w:ind w:left="34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0.31</w:t>
            </w:r>
          </w:p>
        </w:tc>
        <w:tc>
          <w:tcPr>
            <w:tcW w:w="1440" w:type="dxa"/>
            <w:vMerge w:val="restart"/>
            <w:tcBorders>
              <w:top w:val="single" w:sz="8" w:space="0" w:color="000000"/>
              <w:bottom w:val="double" w:sz="8" w:space="0" w:color="000000"/>
            </w:tcBorders>
          </w:tcPr>
          <w:p w14:paraId="77703CC3" w14:textId="77777777" w:rsidR="0045732C" w:rsidRDefault="0045732C">
            <w:pPr>
              <w:pStyle w:val="TableParagraph"/>
              <w:spacing w:before="9"/>
              <w:jc w:val="left"/>
              <w:rPr>
                <w:rFonts w:ascii="Times New Roman"/>
                <w:sz w:val="32"/>
              </w:rPr>
            </w:pPr>
          </w:p>
          <w:p w14:paraId="27D8074B" w14:textId="77777777" w:rsidR="0045732C" w:rsidRDefault="002A74E7">
            <w:pPr>
              <w:pStyle w:val="TableParagraph"/>
              <w:spacing w:line="264" w:lineRule="auto"/>
              <w:ind w:left="513" w:right="153" w:hanging="36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Slider</w:t>
            </w:r>
            <w:r>
              <w:rPr>
                <w:spacing w:val="-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range</w:t>
            </w:r>
            <w:r>
              <w:rPr>
                <w:spacing w:val="-4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(0,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1)</w:t>
            </w:r>
          </w:p>
        </w:tc>
      </w:tr>
      <w:tr w:rsidR="0045732C" w14:paraId="3FB7496D" w14:textId="77777777">
        <w:trPr>
          <w:trHeight w:val="813"/>
        </w:trPr>
        <w:tc>
          <w:tcPr>
            <w:tcW w:w="1325" w:type="dxa"/>
            <w:tcBorders>
              <w:bottom w:val="double" w:sz="8" w:space="0" w:color="000000"/>
              <w:right w:val="single" w:sz="8" w:space="0" w:color="000000"/>
            </w:tcBorders>
          </w:tcPr>
          <w:p w14:paraId="00A1EA1B" w14:textId="77777777" w:rsidR="0045732C" w:rsidRDefault="002A74E7">
            <w:pPr>
              <w:pStyle w:val="TableParagraph"/>
              <w:spacing w:before="110"/>
              <w:ind w:right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question7</w:t>
            </w:r>
          </w:p>
        </w:tc>
        <w:tc>
          <w:tcPr>
            <w:tcW w:w="2375" w:type="dxa"/>
            <w:vMerge/>
            <w:tcBorders>
              <w:top w:val="nil"/>
              <w:left w:val="single" w:sz="8" w:space="0" w:color="000000"/>
              <w:bottom w:val="double" w:sz="8" w:space="0" w:color="000000"/>
            </w:tcBorders>
          </w:tcPr>
          <w:p w14:paraId="5E9EBCC9" w14:textId="77777777" w:rsidR="0045732C" w:rsidRDefault="0045732C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bottom w:val="double" w:sz="8" w:space="0" w:color="000000"/>
            </w:tcBorders>
          </w:tcPr>
          <w:p w14:paraId="0ABD66F5" w14:textId="77777777" w:rsidR="0045732C" w:rsidRDefault="0045732C">
            <w:pPr>
              <w:rPr>
                <w:sz w:val="2"/>
                <w:szCs w:val="2"/>
              </w:rPr>
            </w:pPr>
          </w:p>
        </w:tc>
        <w:tc>
          <w:tcPr>
            <w:tcW w:w="723" w:type="dxa"/>
            <w:vMerge/>
            <w:tcBorders>
              <w:top w:val="nil"/>
              <w:bottom w:val="double" w:sz="8" w:space="0" w:color="000000"/>
            </w:tcBorders>
          </w:tcPr>
          <w:p w14:paraId="1F236E38" w14:textId="77777777" w:rsidR="0045732C" w:rsidRDefault="0045732C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  <w:bottom w:val="double" w:sz="8" w:space="0" w:color="000000"/>
            </w:tcBorders>
          </w:tcPr>
          <w:p w14:paraId="2D480A13" w14:textId="77777777" w:rsidR="0045732C" w:rsidRDefault="0045732C">
            <w:pPr>
              <w:rPr>
                <w:sz w:val="2"/>
                <w:szCs w:val="2"/>
              </w:rPr>
            </w:pPr>
          </w:p>
        </w:tc>
      </w:tr>
      <w:tr w:rsidR="0045732C" w14:paraId="3B237257" w14:textId="77777777">
        <w:trPr>
          <w:trHeight w:val="461"/>
        </w:trPr>
        <w:tc>
          <w:tcPr>
            <w:tcW w:w="1325" w:type="dxa"/>
            <w:tcBorders>
              <w:top w:val="double" w:sz="8" w:space="0" w:color="000000"/>
              <w:bottom w:val="single" w:sz="8" w:space="0" w:color="000000"/>
              <w:right w:val="single" w:sz="8" w:space="0" w:color="000000"/>
            </w:tcBorders>
          </w:tcPr>
          <w:p w14:paraId="7588C238" w14:textId="77777777" w:rsidR="0045732C" w:rsidRDefault="002A74E7">
            <w:pPr>
              <w:pStyle w:val="TableParagraph"/>
              <w:spacing w:line="199" w:lineRule="exact"/>
              <w:ind w:right="6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question1</w:t>
            </w:r>
          </w:p>
        </w:tc>
        <w:tc>
          <w:tcPr>
            <w:tcW w:w="2375" w:type="dxa"/>
            <w:tcBorders>
              <w:top w:val="double" w:sz="8" w:space="0" w:color="000000"/>
              <w:left w:val="single" w:sz="8" w:space="0" w:color="000000"/>
              <w:bottom w:val="single" w:sz="8" w:space="0" w:color="000000"/>
            </w:tcBorders>
          </w:tcPr>
          <w:p w14:paraId="1A8FE691" w14:textId="77777777" w:rsidR="0045732C" w:rsidRDefault="002A74E7">
            <w:pPr>
              <w:pStyle w:val="TableParagraph"/>
              <w:spacing w:line="199" w:lineRule="exact"/>
              <w:ind w:right="144"/>
              <w:rPr>
                <w:sz w:val="18"/>
              </w:rPr>
            </w:pPr>
            <w:r>
              <w:rPr>
                <w:w w:val="105"/>
                <w:sz w:val="18"/>
              </w:rPr>
              <w:t>Did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you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perceive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</w:p>
          <w:p w14:paraId="1D8D04D8" w14:textId="77777777" w:rsidR="0045732C" w:rsidRDefault="002A74E7">
            <w:pPr>
              <w:pStyle w:val="TableParagraph"/>
              <w:spacing w:before="21"/>
              <w:ind w:right="144"/>
              <w:rPr>
                <w:sz w:val="18"/>
              </w:rPr>
            </w:pPr>
            <w:r>
              <w:rPr>
                <w:w w:val="105"/>
                <w:sz w:val="18"/>
              </w:rPr>
              <w:t>tinnitus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right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now?</w:t>
            </w:r>
          </w:p>
        </w:tc>
        <w:tc>
          <w:tcPr>
            <w:tcW w:w="1000" w:type="dxa"/>
            <w:tcBorders>
              <w:top w:val="double" w:sz="8" w:space="0" w:color="000000"/>
              <w:bottom w:val="single" w:sz="8" w:space="0" w:color="000000"/>
            </w:tcBorders>
          </w:tcPr>
          <w:p w14:paraId="45FFA6D7" w14:textId="77777777" w:rsidR="0045732C" w:rsidRDefault="002A74E7">
            <w:pPr>
              <w:pStyle w:val="TableParagraph"/>
              <w:spacing w:line="19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0.50</w:t>
            </w:r>
          </w:p>
        </w:tc>
        <w:tc>
          <w:tcPr>
            <w:tcW w:w="723" w:type="dxa"/>
            <w:tcBorders>
              <w:top w:val="double" w:sz="8" w:space="0" w:color="000000"/>
              <w:bottom w:val="single" w:sz="8" w:space="0" w:color="000000"/>
            </w:tcBorders>
          </w:tcPr>
          <w:p w14:paraId="7BB04DCF" w14:textId="77777777" w:rsidR="0045732C" w:rsidRDefault="002A74E7">
            <w:pPr>
              <w:pStyle w:val="TableParagraph"/>
              <w:spacing w:line="19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0.50</w:t>
            </w:r>
          </w:p>
        </w:tc>
        <w:tc>
          <w:tcPr>
            <w:tcW w:w="1440" w:type="dxa"/>
            <w:tcBorders>
              <w:top w:val="double" w:sz="8" w:space="0" w:color="000000"/>
              <w:bottom w:val="single" w:sz="8" w:space="0" w:color="000000"/>
            </w:tcBorders>
          </w:tcPr>
          <w:p w14:paraId="35A5F7E2" w14:textId="77777777" w:rsidR="0045732C" w:rsidRDefault="002A74E7">
            <w:pPr>
              <w:pStyle w:val="TableParagraph"/>
              <w:spacing w:line="199" w:lineRule="exact"/>
              <w:ind w:right="20"/>
              <w:rPr>
                <w:sz w:val="18"/>
              </w:rPr>
            </w:pPr>
            <w:r>
              <w:rPr>
                <w:w w:val="105"/>
                <w:sz w:val="18"/>
              </w:rPr>
              <w:t>binary</w:t>
            </w:r>
          </w:p>
        </w:tc>
      </w:tr>
    </w:tbl>
    <w:p w14:paraId="59E65A42" w14:textId="77777777" w:rsidR="0045732C" w:rsidRDefault="0045732C">
      <w:pPr>
        <w:pStyle w:val="BodyText"/>
        <w:spacing w:before="1"/>
        <w:rPr>
          <w:sz w:val="12"/>
        </w:rPr>
      </w:pPr>
    </w:p>
    <w:p w14:paraId="752169F8" w14:textId="77777777" w:rsidR="0045732C" w:rsidRDefault="002A74E7">
      <w:pPr>
        <w:pStyle w:val="BodyText"/>
        <w:spacing w:before="102" w:line="249" w:lineRule="auto"/>
        <w:ind w:left="173" w:right="146" w:hanging="7"/>
        <w:jc w:val="both"/>
      </w:pPr>
      <w:r>
        <w:rPr>
          <w:rFonts w:ascii="Arial"/>
          <w:b/>
        </w:rPr>
        <w:t>Table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6.</w:t>
      </w:r>
      <w:r>
        <w:rPr>
          <w:rFonts w:ascii="Arial"/>
          <w:b/>
          <w:spacing w:val="6"/>
        </w:rPr>
        <w:t xml:space="preserve"> </w:t>
      </w:r>
      <w:r>
        <w:t>Overview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target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train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gradient</w:t>
      </w:r>
      <w:r>
        <w:rPr>
          <w:spacing w:val="-5"/>
        </w:rPr>
        <w:t xml:space="preserve"> </w:t>
      </w:r>
      <w:r>
        <w:t>boosting</w:t>
      </w:r>
      <w:r>
        <w:rPr>
          <w:spacing w:val="-6"/>
        </w:rPr>
        <w:t xml:space="preserve"> </w:t>
      </w:r>
      <w:r>
        <w:t>classifier.</w:t>
      </w:r>
      <w:r>
        <w:rPr>
          <w:spacing w:val="6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binary,</w:t>
      </w:r>
      <w:r>
        <w:rPr>
          <w:spacing w:val="-4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birth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</w:t>
      </w:r>
      <w:r>
        <w:rPr>
          <w:spacing w:val="-2"/>
        </w:rPr>
        <w:t xml:space="preserve"> </w:t>
      </w:r>
      <w:r>
        <w:t>cardinality.</w:t>
      </w:r>
      <w:r>
        <w:rPr>
          <w:spacing w:val="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shape</w:t>
      </w:r>
      <w:r>
        <w:rPr>
          <w:spacing w:val="-2"/>
        </w:rPr>
        <w:t xml:space="preserve"> </w:t>
      </w:r>
      <w:r>
        <w:t>(118054,</w:t>
      </w:r>
      <w:r>
        <w:rPr>
          <w:spacing w:val="-1"/>
        </w:rPr>
        <w:t xml:space="preserve"> </w:t>
      </w:r>
      <w:r>
        <w:t>22).</w:t>
      </w:r>
    </w:p>
    <w:p w14:paraId="1DEB40B0" w14:textId="77777777" w:rsidR="0045732C" w:rsidRDefault="0045732C">
      <w:pPr>
        <w:pStyle w:val="BodyText"/>
        <w:rPr>
          <w:sz w:val="24"/>
        </w:rPr>
      </w:pPr>
    </w:p>
    <w:p w14:paraId="651D617F" w14:textId="77777777" w:rsidR="0045732C" w:rsidRDefault="002A74E7">
      <w:pPr>
        <w:pStyle w:val="BodyText"/>
        <w:spacing w:before="173" w:line="244" w:lineRule="auto"/>
        <w:ind w:left="164" w:right="137" w:firstLine="2"/>
        <w:jc w:val="both"/>
      </w:pPr>
      <w:r>
        <w:t>(tinnitus</w:t>
      </w:r>
      <w:r>
        <w:rPr>
          <w:spacing w:val="-6"/>
        </w:rPr>
        <w:t xml:space="preserve"> </w:t>
      </w:r>
      <w:r>
        <w:t>occurrence</w:t>
      </w:r>
      <w:r>
        <w:rPr>
          <w:spacing w:val="-6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now).</w:t>
      </w:r>
      <w:r>
        <w:rPr>
          <w:spacing w:val="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whole</w:t>
      </w:r>
      <w:r>
        <w:rPr>
          <w:spacing w:val="-6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divided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sets:</w:t>
      </w:r>
      <w:r>
        <w:rPr>
          <w:spacing w:val="5"/>
        </w:rPr>
        <w:t xml:space="preserve"> </w:t>
      </w:r>
      <w:r>
        <w:t>Training,</w:t>
      </w:r>
      <w:r>
        <w:rPr>
          <w:spacing w:val="-6"/>
        </w:rPr>
        <w:t xml:space="preserve"> </w:t>
      </w:r>
      <w:r>
        <w:t>development,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testing.</w:t>
      </w:r>
      <w:r>
        <w:rPr>
          <w:spacing w:val="5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+</w:t>
      </w:r>
      <w:r>
        <w:rPr>
          <w:spacing w:val="-47"/>
        </w:rPr>
        <w:t xml:space="preserve"> </w:t>
      </w:r>
      <w:r>
        <w:rPr>
          <w:w w:val="95"/>
        </w:rPr>
        <w:t xml:space="preserve">development got 70 % of the data, testing 30 %. To avoid a selection bias, we stratified on y. Setting a </w:t>
      </w:r>
      <w:proofErr w:type="spellStart"/>
      <w:r>
        <w:rPr>
          <w:rFonts w:ascii="Courier New"/>
          <w:w w:val="95"/>
        </w:rPr>
        <w:t>random_state</w:t>
      </w:r>
      <w:proofErr w:type="spellEnd"/>
      <w:r>
        <w:rPr>
          <w:rFonts w:ascii="Courier New"/>
          <w:w w:val="95"/>
        </w:rPr>
        <w:t xml:space="preserve"> </w:t>
      </w:r>
      <w:r>
        <w:rPr>
          <w:w w:val="95"/>
        </w:rPr>
        <w:t>(also</w:t>
      </w:r>
      <w:r>
        <w:rPr>
          <w:spacing w:val="1"/>
          <w:w w:val="95"/>
        </w:rPr>
        <w:t xml:space="preserve"> </w:t>
      </w:r>
      <w:r>
        <w:t>known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seed)</w:t>
      </w:r>
      <w:r>
        <w:rPr>
          <w:spacing w:val="-11"/>
        </w:rPr>
        <w:t xml:space="preserve"> </w:t>
      </w:r>
      <w:r>
        <w:t>ensured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results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reproducible.</w:t>
      </w:r>
      <w:r>
        <w:rPr>
          <w:spacing w:val="-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tuning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hyperparameters,</w:t>
      </w:r>
      <w:r>
        <w:rPr>
          <w:spacing w:val="-12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proofErr w:type="spellStart"/>
      <w:r>
        <w:t>gridsearch</w:t>
      </w:r>
      <w:proofErr w:type="spellEnd"/>
      <w:r>
        <w:rPr>
          <w:spacing w:val="-12"/>
        </w:rPr>
        <w:t xml:space="preserve"> </w:t>
      </w:r>
      <w:r>
        <w:t>approach.</w:t>
      </w:r>
      <w:r>
        <w:rPr>
          <w:spacing w:val="-48"/>
        </w:rPr>
        <w:t xml:space="preserve"> </w:t>
      </w:r>
      <w:r>
        <w:t xml:space="preserve">Within that, we varied the </w:t>
      </w:r>
      <w:proofErr w:type="spellStart"/>
      <w:r>
        <w:rPr>
          <w:rFonts w:ascii="Courier New"/>
        </w:rPr>
        <w:t>learning_rate</w:t>
      </w:r>
      <w:proofErr w:type="spellEnd"/>
      <w:r>
        <w:t xml:space="preserve">, the </w:t>
      </w:r>
      <w:proofErr w:type="spellStart"/>
      <w:r>
        <w:rPr>
          <w:rFonts w:ascii="Courier New"/>
        </w:rPr>
        <w:t>max_depth</w:t>
      </w:r>
      <w:proofErr w:type="spellEnd"/>
      <w:r>
        <w:rPr>
          <w:rFonts w:ascii="Courier New"/>
        </w:rPr>
        <w:t xml:space="preserve"> </w:t>
      </w:r>
      <w:r>
        <w:t xml:space="preserve">of each tree, the sizes of the </w:t>
      </w:r>
      <w:r>
        <w:rPr>
          <w:rFonts w:ascii="Courier New"/>
        </w:rPr>
        <w:t>subsample</w:t>
      </w:r>
      <w:r>
        <w:t>s, the minimum</w:t>
      </w:r>
      <w:r>
        <w:rPr>
          <w:spacing w:val="1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samples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leaf,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fraction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randomly</w:t>
      </w:r>
      <w:r>
        <w:rPr>
          <w:spacing w:val="-7"/>
        </w:rPr>
        <w:t xml:space="preserve"> </w:t>
      </w:r>
      <w:r>
        <w:t>chosen</w:t>
      </w:r>
      <w:r>
        <w:rPr>
          <w:spacing w:val="-7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tree.</w:t>
      </w:r>
      <w:r>
        <w:rPr>
          <w:spacing w:val="4"/>
        </w:rPr>
        <w:t xml:space="preserve"> </w:t>
      </w:r>
      <w:r>
        <w:t>1,280</w:t>
      </w:r>
      <w:r>
        <w:rPr>
          <w:spacing w:val="-7"/>
        </w:rPr>
        <w:t xml:space="preserve"> </w:t>
      </w:r>
      <w:r>
        <w:t>combinations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hyperparameters</w:t>
      </w:r>
      <w:r>
        <w:rPr>
          <w:spacing w:val="1"/>
        </w:rPr>
        <w:t xml:space="preserve"> </w:t>
      </w:r>
      <w:r>
        <w:t xml:space="preserve">have been evaluated systematically, the final chosen setup can be seen in Listing </w:t>
      </w:r>
      <w:hyperlink w:anchor="_bookmark8" w:history="1">
        <w:r>
          <w:rPr>
            <w:color w:val="0000FF"/>
          </w:rPr>
          <w:t>1</w:t>
        </w:r>
      </w:hyperlink>
      <w:r>
        <w:t>. Each combination was cross-validated</w:t>
      </w:r>
      <w:r>
        <w:rPr>
          <w:spacing w:val="1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5-fold</w:t>
      </w:r>
      <w:r>
        <w:rPr>
          <w:spacing w:val="-7"/>
        </w:rPr>
        <w:t xml:space="preserve"> </w:t>
      </w:r>
      <w:r>
        <w:t>split.</w:t>
      </w:r>
      <w:r>
        <w:rPr>
          <w:spacing w:val="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means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70</w:t>
      </w:r>
      <w:r>
        <w:rPr>
          <w:spacing w:val="-7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validation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divided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5</w:t>
      </w:r>
      <w:r>
        <w:rPr>
          <w:spacing w:val="1"/>
        </w:rPr>
        <w:t xml:space="preserve"> </w:t>
      </w:r>
      <w:r>
        <w:t xml:space="preserve">folds. Four of each were used for training and one for validation. The </w:t>
      </w:r>
      <w:r>
        <w:rPr>
          <w:b/>
        </w:rPr>
        <w:t xml:space="preserve">best mean test score </w:t>
      </w:r>
      <w:r>
        <w:t>on validation was 91.1 %, with a</w:t>
      </w:r>
      <w:r>
        <w:rPr>
          <w:spacing w:val="-47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deviation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.002.</w:t>
      </w:r>
      <w:r>
        <w:rPr>
          <w:spacing w:val="10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dataset,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93.3</w:t>
      </w:r>
      <w:r>
        <w:rPr>
          <w:spacing w:val="-1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achieved.</w:t>
      </w:r>
    </w:p>
    <w:p w14:paraId="333242DE" w14:textId="77777777" w:rsidR="0045732C" w:rsidRDefault="002A74E7">
      <w:pPr>
        <w:pStyle w:val="BodyText"/>
        <w:spacing w:before="12" w:line="232" w:lineRule="auto"/>
        <w:ind w:left="173" w:right="171" w:hanging="10"/>
        <w:jc w:val="both"/>
      </w:pPr>
      <w:r>
        <w:t xml:space="preserve">When leaving out the features </w:t>
      </w:r>
      <w:r>
        <w:rPr>
          <w:rFonts w:ascii="Courier New"/>
        </w:rPr>
        <w:t xml:space="preserve">sex </w:t>
      </w:r>
      <w:r>
        <w:t xml:space="preserve">and </w:t>
      </w:r>
      <w:r>
        <w:rPr>
          <w:rFonts w:ascii="Courier New"/>
        </w:rPr>
        <w:t>age</w:t>
      </w:r>
      <w:r>
        <w:t>, the mean test score dropped to 88.9 % using the same hyperparameters. Using</w:t>
      </w:r>
      <w:r>
        <w:rPr>
          <w:spacing w:val="-47"/>
        </w:rPr>
        <w:t xml:space="preserve"> </w:t>
      </w:r>
      <w:r>
        <w:rPr>
          <w:w w:val="95"/>
        </w:rPr>
        <w:t xml:space="preserve">only the binary features </w:t>
      </w:r>
      <w:r>
        <w:rPr>
          <w:rFonts w:ascii="Courier New"/>
          <w:w w:val="95"/>
        </w:rPr>
        <w:t xml:space="preserve">seasons </w:t>
      </w:r>
      <w:r>
        <w:rPr>
          <w:w w:val="95"/>
        </w:rPr>
        <w:t xml:space="preserve">and </w:t>
      </w:r>
      <w:r>
        <w:rPr>
          <w:rFonts w:ascii="Courier New"/>
          <w:w w:val="95"/>
        </w:rPr>
        <w:t xml:space="preserve">countries </w:t>
      </w:r>
      <w:r>
        <w:rPr>
          <w:w w:val="95"/>
        </w:rPr>
        <w:t>leads to a decrease of the accuracy on the test set down to 58 %. This is</w:t>
      </w:r>
      <w:r>
        <w:rPr>
          <w:spacing w:val="1"/>
          <w:w w:val="95"/>
        </w:rPr>
        <w:t xml:space="preserve"> </w:t>
      </w:r>
      <w:r>
        <w:t>caused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dimensional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space.</w:t>
      </w:r>
    </w:p>
    <w:p w14:paraId="2A3C108C" w14:textId="77777777" w:rsidR="0045732C" w:rsidRDefault="002A74E7">
      <w:pPr>
        <w:tabs>
          <w:tab w:val="left" w:pos="475"/>
        </w:tabs>
        <w:spacing w:before="123" w:line="161" w:lineRule="exact"/>
        <w:ind w:left="203"/>
        <w:rPr>
          <w:rFonts w:ascii="Arial"/>
          <w:sz w:val="14"/>
        </w:rPr>
      </w:pPr>
      <w:bookmarkStart w:id="138" w:name="_bookmark8"/>
      <w:bookmarkEnd w:id="138"/>
      <w:r>
        <w:rPr>
          <w:color w:val="7F7F7F"/>
          <w:sz w:val="14"/>
        </w:rPr>
        <w:t>1</w:t>
      </w:r>
      <w:r>
        <w:rPr>
          <w:color w:val="7F7F7F"/>
          <w:sz w:val="14"/>
        </w:rPr>
        <w:tab/>
      </w:r>
      <w:r>
        <w:rPr>
          <w:rFonts w:ascii="Arial"/>
          <w:color w:val="218B21"/>
          <w:sz w:val="14"/>
        </w:rPr>
        <w:t>#</w:t>
      </w:r>
      <w:r>
        <w:rPr>
          <w:rFonts w:ascii="Arial"/>
          <w:color w:val="218B21"/>
          <w:spacing w:val="63"/>
          <w:sz w:val="14"/>
        </w:rPr>
        <w:t xml:space="preserve"> </w:t>
      </w:r>
      <w:proofErr w:type="spellStart"/>
      <w:proofErr w:type="gramStart"/>
      <w:r>
        <w:rPr>
          <w:rFonts w:ascii="Arial"/>
          <w:color w:val="218B21"/>
          <w:spacing w:val="12"/>
          <w:sz w:val="14"/>
        </w:rPr>
        <w:t>Gridsearch</w:t>
      </w:r>
      <w:proofErr w:type="spellEnd"/>
      <w:r>
        <w:rPr>
          <w:rFonts w:ascii="Arial"/>
          <w:color w:val="218B21"/>
          <w:spacing w:val="12"/>
          <w:sz w:val="14"/>
        </w:rPr>
        <w:t xml:space="preserve"> </w:t>
      </w:r>
      <w:r>
        <w:rPr>
          <w:rFonts w:ascii="Arial"/>
          <w:color w:val="218B21"/>
          <w:spacing w:val="23"/>
          <w:sz w:val="14"/>
        </w:rPr>
        <w:t xml:space="preserve"> </w:t>
      </w:r>
      <w:r>
        <w:rPr>
          <w:rFonts w:ascii="Arial"/>
          <w:color w:val="218B21"/>
          <w:spacing w:val="9"/>
          <w:sz w:val="14"/>
        </w:rPr>
        <w:t>setup</w:t>
      </w:r>
      <w:proofErr w:type="gramEnd"/>
    </w:p>
    <w:p w14:paraId="5D5392CA" w14:textId="77777777" w:rsidR="0045732C" w:rsidRDefault="002A74E7">
      <w:pPr>
        <w:tabs>
          <w:tab w:val="left" w:pos="478"/>
        </w:tabs>
        <w:spacing w:line="159" w:lineRule="exact"/>
        <w:ind w:left="203"/>
        <w:rPr>
          <w:rFonts w:ascii="Arial" w:hAnsi="Arial"/>
          <w:sz w:val="14"/>
        </w:rPr>
      </w:pPr>
      <w:r>
        <w:rPr>
          <w:color w:val="7F7F7F"/>
          <w:sz w:val="14"/>
        </w:rPr>
        <w:t>2</w:t>
      </w:r>
      <w:r>
        <w:rPr>
          <w:color w:val="7F7F7F"/>
          <w:sz w:val="14"/>
        </w:rPr>
        <w:tab/>
      </w:r>
      <w:proofErr w:type="spellStart"/>
      <w:r>
        <w:rPr>
          <w:rFonts w:ascii="Arial" w:hAnsi="Arial"/>
          <w:w w:val="95"/>
          <w:sz w:val="14"/>
        </w:rPr>
        <w:t>params_gb</w:t>
      </w:r>
      <w:proofErr w:type="spellEnd"/>
      <w:r>
        <w:rPr>
          <w:rFonts w:ascii="Arial" w:hAnsi="Arial"/>
          <w:spacing w:val="60"/>
          <w:sz w:val="14"/>
        </w:rPr>
        <w:t xml:space="preserve"> </w:t>
      </w:r>
      <w:r>
        <w:rPr>
          <w:rFonts w:ascii="Arial" w:hAnsi="Arial"/>
          <w:w w:val="95"/>
          <w:sz w:val="14"/>
        </w:rPr>
        <w:t>=</w:t>
      </w:r>
      <w:r>
        <w:rPr>
          <w:rFonts w:ascii="Arial" w:hAnsi="Arial"/>
          <w:spacing w:val="39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{</w:t>
      </w:r>
      <w:r>
        <w:rPr>
          <w:rFonts w:ascii="Arial" w:hAnsi="Arial"/>
          <w:spacing w:val="22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proofErr w:type="gramEnd"/>
      <w:r>
        <w:rPr>
          <w:rFonts w:ascii="Arial" w:hAnsi="Arial"/>
          <w:color w:val="933797"/>
          <w:spacing w:val="3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l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e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a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r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n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proofErr w:type="spellStart"/>
      <w:r>
        <w:rPr>
          <w:rFonts w:ascii="Arial" w:hAnsi="Arial"/>
          <w:color w:val="933797"/>
          <w:w w:val="95"/>
          <w:sz w:val="14"/>
        </w:rPr>
        <w:t>i</w:t>
      </w:r>
      <w:proofErr w:type="spellEnd"/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n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g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_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r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a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t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e</w:t>
      </w:r>
      <w:r>
        <w:rPr>
          <w:rFonts w:ascii="Arial" w:hAnsi="Arial"/>
          <w:color w:val="933797"/>
          <w:spacing w:val="23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933797"/>
          <w:spacing w:val="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:</w:t>
      </w:r>
      <w:r>
        <w:rPr>
          <w:rFonts w:ascii="Arial" w:hAnsi="Arial"/>
          <w:spacing w:val="101"/>
          <w:sz w:val="14"/>
        </w:rPr>
        <w:t xml:space="preserve"> </w:t>
      </w:r>
      <w:r>
        <w:rPr>
          <w:rFonts w:ascii="Arial" w:hAnsi="Arial"/>
          <w:w w:val="95"/>
          <w:sz w:val="14"/>
        </w:rPr>
        <w:t>[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4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1</w:t>
      </w:r>
      <w:r>
        <w:rPr>
          <w:rFonts w:ascii="Arial" w:hAnsi="Arial"/>
          <w:spacing w:val="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96"/>
          <w:sz w:val="14"/>
        </w:rPr>
        <w:t xml:space="preserve"> </w:t>
      </w:r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1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9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2</w:t>
      </w:r>
      <w:r>
        <w:rPr>
          <w:rFonts w:ascii="Arial" w:hAnsi="Arial"/>
          <w:spacing w:val="1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91"/>
          <w:sz w:val="14"/>
        </w:rPr>
        <w:t xml:space="preserve"> </w:t>
      </w:r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1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8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3 ,</w:t>
      </w:r>
      <w:proofErr w:type="gramEnd"/>
      <w:r>
        <w:rPr>
          <w:rFonts w:ascii="Arial" w:hAnsi="Arial"/>
          <w:spacing w:val="92"/>
          <w:sz w:val="14"/>
        </w:rPr>
        <w:t xml:space="preserve"> </w:t>
      </w:r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1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8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5</w:t>
      </w:r>
      <w:r>
        <w:rPr>
          <w:rFonts w:ascii="Arial" w:hAnsi="Arial"/>
          <w:spacing w:val="1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93"/>
          <w:sz w:val="14"/>
        </w:rPr>
        <w:t xml:space="preserve"> </w:t>
      </w:r>
      <w:r>
        <w:rPr>
          <w:rFonts w:ascii="Arial" w:hAnsi="Arial"/>
          <w:w w:val="95"/>
          <w:sz w:val="14"/>
        </w:rPr>
        <w:t>1</w:t>
      </w:r>
      <w:r>
        <w:rPr>
          <w:rFonts w:ascii="Arial" w:hAnsi="Arial"/>
          <w:spacing w:val="-16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]</w:t>
      </w:r>
      <w:r>
        <w:rPr>
          <w:rFonts w:ascii="Arial" w:hAnsi="Arial"/>
          <w:spacing w:val="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</w:p>
    <w:p w14:paraId="6A33379B" w14:textId="77777777" w:rsidR="0045732C" w:rsidRDefault="002A74E7">
      <w:pPr>
        <w:tabs>
          <w:tab w:val="left" w:pos="1595"/>
        </w:tabs>
        <w:spacing w:line="159" w:lineRule="exact"/>
        <w:ind w:left="203"/>
        <w:rPr>
          <w:rFonts w:ascii="Arial" w:hAnsi="Arial"/>
          <w:sz w:val="14"/>
        </w:rPr>
      </w:pPr>
      <w:r>
        <w:rPr>
          <w:color w:val="7F7F7F"/>
          <w:sz w:val="14"/>
        </w:rPr>
        <w:t>3</w:t>
      </w:r>
      <w:r>
        <w:rPr>
          <w:color w:val="7F7F7F"/>
          <w:sz w:val="14"/>
        </w:rPr>
        <w:tab/>
      </w: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933797"/>
          <w:spacing w:val="-10"/>
          <w:w w:val="95"/>
          <w:sz w:val="14"/>
        </w:rPr>
        <w:t xml:space="preserve"> </w:t>
      </w:r>
      <w:proofErr w:type="spellStart"/>
      <w:r>
        <w:rPr>
          <w:rFonts w:ascii="Arial" w:hAnsi="Arial"/>
          <w:color w:val="933797"/>
          <w:w w:val="95"/>
          <w:sz w:val="14"/>
        </w:rPr>
        <w:t>max_</w:t>
      </w:r>
      <w:proofErr w:type="gramStart"/>
      <w:r>
        <w:rPr>
          <w:rFonts w:ascii="Arial" w:hAnsi="Arial"/>
          <w:color w:val="933797"/>
          <w:w w:val="95"/>
          <w:sz w:val="14"/>
        </w:rPr>
        <w:t>depth</w:t>
      </w:r>
      <w:proofErr w:type="spellEnd"/>
      <w:r>
        <w:rPr>
          <w:rFonts w:ascii="Arial" w:hAnsi="Arial"/>
          <w:color w:val="933797"/>
          <w:spacing w:val="11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proofErr w:type="gramEnd"/>
      <w:r>
        <w:rPr>
          <w:rFonts w:ascii="Arial" w:hAnsi="Arial"/>
          <w:color w:val="933797"/>
          <w:spacing w:val="10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:</w:t>
      </w:r>
      <w:r>
        <w:rPr>
          <w:rFonts w:ascii="Arial" w:hAnsi="Arial"/>
          <w:spacing w:val="70"/>
          <w:sz w:val="14"/>
        </w:rPr>
        <w:t xml:space="preserve"> </w:t>
      </w:r>
      <w:r>
        <w:rPr>
          <w:rFonts w:ascii="Arial" w:hAnsi="Arial"/>
          <w:w w:val="95"/>
          <w:sz w:val="14"/>
        </w:rPr>
        <w:t>[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3</w:t>
      </w:r>
      <w:r>
        <w:rPr>
          <w:rFonts w:ascii="Arial" w:hAnsi="Arial"/>
          <w:spacing w:val="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4</w:t>
      </w:r>
      <w:r>
        <w:rPr>
          <w:rFonts w:ascii="Arial" w:hAnsi="Arial"/>
          <w:spacing w:val="-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88"/>
          <w:sz w:val="14"/>
        </w:rPr>
        <w:t xml:space="preserve"> </w:t>
      </w:r>
      <w:r>
        <w:rPr>
          <w:rFonts w:ascii="Arial" w:hAnsi="Arial"/>
          <w:w w:val="95"/>
          <w:sz w:val="14"/>
        </w:rPr>
        <w:t>5</w:t>
      </w:r>
      <w:r>
        <w:rPr>
          <w:rFonts w:ascii="Arial" w:hAnsi="Arial"/>
          <w:spacing w:val="-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93"/>
          <w:sz w:val="14"/>
        </w:rPr>
        <w:t xml:space="preserve"> </w:t>
      </w:r>
      <w:r>
        <w:rPr>
          <w:rFonts w:ascii="Arial" w:hAnsi="Arial"/>
          <w:w w:val="95"/>
          <w:sz w:val="14"/>
        </w:rPr>
        <w:t>10</w:t>
      </w:r>
      <w:r>
        <w:rPr>
          <w:rFonts w:ascii="Arial" w:hAnsi="Arial"/>
          <w:spacing w:val="-1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]</w:t>
      </w:r>
      <w:r>
        <w:rPr>
          <w:rFonts w:ascii="Arial" w:hAnsi="Arial"/>
          <w:spacing w:val="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</w:p>
    <w:p w14:paraId="49E9288C" w14:textId="77777777" w:rsidR="0045732C" w:rsidRDefault="002A74E7">
      <w:pPr>
        <w:pStyle w:val="ListParagraph"/>
        <w:numPr>
          <w:ilvl w:val="0"/>
          <w:numId w:val="3"/>
        </w:numPr>
        <w:tabs>
          <w:tab w:val="left" w:pos="1595"/>
          <w:tab w:val="left" w:pos="1596"/>
        </w:tabs>
        <w:spacing w:before="0" w:line="159" w:lineRule="exact"/>
        <w:rPr>
          <w:rFonts w:ascii="Arial" w:hAnsi="Arial"/>
          <w:sz w:val="14"/>
        </w:rPr>
      </w:pP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933797"/>
          <w:spacing w:val="-7"/>
          <w:w w:val="95"/>
          <w:sz w:val="14"/>
        </w:rPr>
        <w:t xml:space="preserve"> </w:t>
      </w:r>
      <w:proofErr w:type="gramStart"/>
      <w:r>
        <w:rPr>
          <w:rFonts w:ascii="Arial" w:hAnsi="Arial"/>
          <w:color w:val="933797"/>
          <w:spacing w:val="9"/>
          <w:w w:val="95"/>
          <w:sz w:val="14"/>
        </w:rPr>
        <w:t>verbose</w:t>
      </w:r>
      <w:r>
        <w:rPr>
          <w:rFonts w:ascii="Arial" w:hAnsi="Arial"/>
          <w:color w:val="933797"/>
          <w:spacing w:val="14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proofErr w:type="gramEnd"/>
      <w:r>
        <w:rPr>
          <w:rFonts w:ascii="Arial" w:hAnsi="Arial"/>
          <w:color w:val="933797"/>
          <w:spacing w:val="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:</w:t>
      </w:r>
      <w:r>
        <w:rPr>
          <w:rFonts w:ascii="Arial" w:hAnsi="Arial"/>
          <w:spacing w:val="68"/>
          <w:sz w:val="14"/>
        </w:rPr>
        <w:t xml:space="preserve"> </w:t>
      </w:r>
      <w:r>
        <w:rPr>
          <w:rFonts w:ascii="Arial" w:hAnsi="Arial"/>
          <w:w w:val="95"/>
          <w:sz w:val="14"/>
        </w:rPr>
        <w:t>[</w:t>
      </w:r>
      <w:r>
        <w:rPr>
          <w:rFonts w:ascii="Arial" w:hAnsi="Arial"/>
          <w:spacing w:val="-12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1</w:t>
      </w:r>
      <w:r>
        <w:rPr>
          <w:rFonts w:ascii="Arial" w:hAnsi="Arial"/>
          <w:spacing w:val="-11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]</w:t>
      </w:r>
      <w:r>
        <w:rPr>
          <w:rFonts w:ascii="Arial" w:hAnsi="Arial"/>
          <w:spacing w:val="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</w:p>
    <w:p w14:paraId="10C56AA3" w14:textId="77777777" w:rsidR="0045732C" w:rsidRDefault="002A74E7">
      <w:pPr>
        <w:pStyle w:val="ListParagraph"/>
        <w:numPr>
          <w:ilvl w:val="0"/>
          <w:numId w:val="3"/>
        </w:numPr>
        <w:tabs>
          <w:tab w:val="left" w:pos="1595"/>
          <w:tab w:val="left" w:pos="1596"/>
        </w:tabs>
        <w:spacing w:before="0" w:line="159" w:lineRule="exact"/>
        <w:rPr>
          <w:rFonts w:ascii="Arial" w:hAnsi="Arial"/>
          <w:sz w:val="14"/>
        </w:rPr>
      </w:pP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933797"/>
          <w:spacing w:val="-5"/>
          <w:w w:val="95"/>
          <w:sz w:val="14"/>
        </w:rPr>
        <w:t xml:space="preserve"> </w:t>
      </w:r>
      <w:proofErr w:type="spellStart"/>
      <w:r>
        <w:rPr>
          <w:rFonts w:ascii="Arial" w:hAnsi="Arial"/>
          <w:color w:val="933797"/>
          <w:spacing w:val="10"/>
          <w:w w:val="95"/>
          <w:sz w:val="14"/>
        </w:rPr>
        <w:t>random_</w:t>
      </w:r>
      <w:proofErr w:type="gramStart"/>
      <w:r>
        <w:rPr>
          <w:rFonts w:ascii="Arial" w:hAnsi="Arial"/>
          <w:color w:val="933797"/>
          <w:spacing w:val="10"/>
          <w:w w:val="95"/>
          <w:sz w:val="14"/>
        </w:rPr>
        <w:t>state</w:t>
      </w:r>
      <w:proofErr w:type="spellEnd"/>
      <w:r>
        <w:rPr>
          <w:rFonts w:ascii="Arial" w:hAnsi="Arial"/>
          <w:color w:val="933797"/>
          <w:spacing w:val="14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proofErr w:type="gramEnd"/>
      <w:r>
        <w:rPr>
          <w:rFonts w:ascii="Arial" w:hAnsi="Arial"/>
          <w:color w:val="933797"/>
          <w:spacing w:val="64"/>
          <w:sz w:val="14"/>
        </w:rPr>
        <w:t xml:space="preserve"> </w:t>
      </w:r>
      <w:r>
        <w:rPr>
          <w:rFonts w:ascii="Arial" w:hAnsi="Arial"/>
          <w:w w:val="95"/>
          <w:sz w:val="14"/>
        </w:rPr>
        <w:t>:</w:t>
      </w:r>
      <w:r>
        <w:rPr>
          <w:rFonts w:ascii="Arial" w:hAnsi="Arial"/>
          <w:spacing w:val="104"/>
          <w:sz w:val="14"/>
        </w:rPr>
        <w:t xml:space="preserve"> </w:t>
      </w:r>
      <w:r>
        <w:rPr>
          <w:rFonts w:ascii="Arial" w:hAnsi="Arial"/>
          <w:w w:val="95"/>
          <w:sz w:val="14"/>
        </w:rPr>
        <w:t>[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4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2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]</w:t>
      </w:r>
      <w:r>
        <w:rPr>
          <w:rFonts w:ascii="Arial" w:hAnsi="Arial"/>
          <w:spacing w:val="10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</w:p>
    <w:p w14:paraId="0098B8A6" w14:textId="77777777" w:rsidR="0045732C" w:rsidRDefault="002A74E7">
      <w:pPr>
        <w:tabs>
          <w:tab w:val="left" w:pos="1595"/>
        </w:tabs>
        <w:spacing w:line="159" w:lineRule="exact"/>
        <w:ind w:left="203"/>
        <w:rPr>
          <w:rFonts w:ascii="Arial" w:hAnsi="Arial"/>
          <w:sz w:val="14"/>
        </w:rPr>
      </w:pPr>
      <w:r>
        <w:rPr>
          <w:color w:val="7F7F7F"/>
          <w:sz w:val="14"/>
        </w:rPr>
        <w:t>6</w:t>
      </w:r>
      <w:r>
        <w:rPr>
          <w:color w:val="7F7F7F"/>
          <w:sz w:val="14"/>
        </w:rPr>
        <w:tab/>
      </w: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933797"/>
          <w:spacing w:val="-8"/>
          <w:w w:val="95"/>
          <w:sz w:val="14"/>
        </w:rPr>
        <w:t xml:space="preserve"> </w:t>
      </w:r>
      <w:proofErr w:type="gramStart"/>
      <w:r>
        <w:rPr>
          <w:rFonts w:ascii="Arial" w:hAnsi="Arial"/>
          <w:color w:val="933797"/>
          <w:w w:val="95"/>
          <w:sz w:val="14"/>
        </w:rPr>
        <w:t>subsample</w:t>
      </w:r>
      <w:r>
        <w:rPr>
          <w:rFonts w:ascii="Arial" w:hAnsi="Arial"/>
          <w:color w:val="933797"/>
          <w:spacing w:val="13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proofErr w:type="gramEnd"/>
      <w:r>
        <w:rPr>
          <w:rFonts w:ascii="Arial" w:hAnsi="Arial"/>
          <w:color w:val="933797"/>
          <w:spacing w:val="10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:</w:t>
      </w:r>
      <w:r>
        <w:rPr>
          <w:rFonts w:ascii="Arial" w:hAnsi="Arial"/>
          <w:spacing w:val="108"/>
          <w:sz w:val="14"/>
        </w:rPr>
        <w:t xml:space="preserve"> </w:t>
      </w:r>
      <w:r>
        <w:rPr>
          <w:rFonts w:ascii="Arial" w:hAnsi="Arial"/>
          <w:w w:val="95"/>
          <w:sz w:val="14"/>
        </w:rPr>
        <w:t>[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2</w:t>
      </w:r>
      <w:r>
        <w:rPr>
          <w:rFonts w:ascii="Arial" w:hAnsi="Arial"/>
          <w:spacing w:val="-15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5</w:t>
      </w:r>
      <w:r>
        <w:rPr>
          <w:rFonts w:ascii="Arial" w:hAnsi="Arial"/>
          <w:spacing w:val="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101"/>
          <w:sz w:val="14"/>
        </w:rPr>
        <w:t xml:space="preserve"> </w:t>
      </w:r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1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7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5</w:t>
      </w:r>
      <w:r>
        <w:rPr>
          <w:rFonts w:ascii="Arial" w:hAnsi="Arial"/>
          <w:spacing w:val="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97"/>
          <w:sz w:val="14"/>
        </w:rPr>
        <w:t xml:space="preserve"> </w:t>
      </w:r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1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20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75</w:t>
      </w:r>
      <w:r>
        <w:rPr>
          <w:rFonts w:ascii="Arial" w:hAnsi="Arial"/>
          <w:spacing w:val="-1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99"/>
          <w:sz w:val="14"/>
        </w:rPr>
        <w:t xml:space="preserve"> </w:t>
      </w:r>
      <w:r>
        <w:rPr>
          <w:rFonts w:ascii="Arial" w:hAnsi="Arial"/>
          <w:w w:val="95"/>
          <w:sz w:val="14"/>
        </w:rPr>
        <w:t>1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]</w:t>
      </w:r>
      <w:r>
        <w:rPr>
          <w:rFonts w:ascii="Arial" w:hAnsi="Arial"/>
          <w:spacing w:val="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</w:p>
    <w:p w14:paraId="7DF06C14" w14:textId="77777777" w:rsidR="0045732C" w:rsidRDefault="002A74E7">
      <w:pPr>
        <w:tabs>
          <w:tab w:val="left" w:pos="1595"/>
        </w:tabs>
        <w:spacing w:line="159" w:lineRule="exact"/>
        <w:ind w:left="203"/>
        <w:rPr>
          <w:rFonts w:ascii="Arial" w:hAnsi="Arial"/>
          <w:sz w:val="14"/>
        </w:rPr>
      </w:pPr>
      <w:r>
        <w:rPr>
          <w:color w:val="7F7F7F"/>
          <w:sz w:val="14"/>
        </w:rPr>
        <w:t>7</w:t>
      </w:r>
      <w:r>
        <w:rPr>
          <w:color w:val="7F7F7F"/>
          <w:sz w:val="14"/>
        </w:rPr>
        <w:tab/>
      </w: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933797"/>
          <w:spacing w:val="-3"/>
          <w:w w:val="95"/>
          <w:sz w:val="14"/>
        </w:rPr>
        <w:t xml:space="preserve"> </w:t>
      </w:r>
      <w:proofErr w:type="spellStart"/>
      <w:r>
        <w:rPr>
          <w:rFonts w:ascii="Arial" w:hAnsi="Arial"/>
          <w:color w:val="933797"/>
          <w:spacing w:val="11"/>
          <w:w w:val="95"/>
          <w:sz w:val="14"/>
        </w:rPr>
        <w:t>min_samples_</w:t>
      </w:r>
      <w:proofErr w:type="gramStart"/>
      <w:r>
        <w:rPr>
          <w:rFonts w:ascii="Arial" w:hAnsi="Arial"/>
          <w:color w:val="933797"/>
          <w:spacing w:val="11"/>
          <w:w w:val="95"/>
          <w:sz w:val="14"/>
        </w:rPr>
        <w:t>leaf</w:t>
      </w:r>
      <w:proofErr w:type="spellEnd"/>
      <w:r>
        <w:rPr>
          <w:rFonts w:ascii="Arial" w:hAnsi="Arial"/>
          <w:color w:val="933797"/>
          <w:spacing w:val="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proofErr w:type="gramEnd"/>
      <w:r>
        <w:rPr>
          <w:rFonts w:ascii="Arial" w:hAnsi="Arial"/>
          <w:color w:val="933797"/>
          <w:spacing w:val="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:</w:t>
      </w:r>
      <w:r>
        <w:rPr>
          <w:rFonts w:ascii="Arial" w:hAnsi="Arial"/>
          <w:spacing w:val="104"/>
          <w:sz w:val="14"/>
        </w:rPr>
        <w:t xml:space="preserve"> </w:t>
      </w:r>
      <w:r>
        <w:rPr>
          <w:rFonts w:ascii="Arial" w:hAnsi="Arial"/>
          <w:w w:val="95"/>
          <w:sz w:val="14"/>
        </w:rPr>
        <w:t>[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1</w:t>
      </w:r>
      <w:r>
        <w:rPr>
          <w:rFonts w:ascii="Arial" w:hAnsi="Arial"/>
          <w:spacing w:val="6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92"/>
          <w:sz w:val="14"/>
        </w:rPr>
        <w:t xml:space="preserve"> </w:t>
      </w:r>
      <w:r>
        <w:rPr>
          <w:rFonts w:ascii="Arial" w:hAnsi="Arial"/>
          <w:w w:val="95"/>
          <w:sz w:val="14"/>
        </w:rPr>
        <w:t>2</w:t>
      </w:r>
      <w:r>
        <w:rPr>
          <w:rFonts w:ascii="Arial" w:hAnsi="Arial"/>
          <w:spacing w:val="-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85"/>
          <w:sz w:val="14"/>
        </w:rPr>
        <w:t xml:space="preserve"> </w:t>
      </w:r>
      <w:r>
        <w:rPr>
          <w:rFonts w:ascii="Arial" w:hAnsi="Arial"/>
          <w:w w:val="95"/>
          <w:sz w:val="14"/>
        </w:rPr>
        <w:t>3</w:t>
      </w:r>
      <w:r>
        <w:rPr>
          <w:rFonts w:ascii="Arial" w:hAnsi="Arial"/>
          <w:spacing w:val="-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90"/>
          <w:sz w:val="14"/>
        </w:rPr>
        <w:t xml:space="preserve"> </w:t>
      </w:r>
      <w:r>
        <w:rPr>
          <w:rFonts w:ascii="Arial" w:hAnsi="Arial"/>
          <w:w w:val="95"/>
          <w:sz w:val="14"/>
        </w:rPr>
        <w:t>10</w:t>
      </w:r>
      <w:r>
        <w:rPr>
          <w:rFonts w:ascii="Arial" w:hAnsi="Arial"/>
          <w:spacing w:val="-1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]</w:t>
      </w:r>
      <w:r>
        <w:rPr>
          <w:rFonts w:ascii="Arial" w:hAnsi="Arial"/>
          <w:spacing w:val="2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</w:p>
    <w:p w14:paraId="0B6F28D1" w14:textId="77777777" w:rsidR="0045732C" w:rsidRDefault="002A74E7">
      <w:pPr>
        <w:tabs>
          <w:tab w:val="left" w:pos="1595"/>
        </w:tabs>
        <w:spacing w:line="159" w:lineRule="exact"/>
        <w:ind w:left="203"/>
        <w:rPr>
          <w:rFonts w:ascii="Arial" w:hAnsi="Arial"/>
          <w:sz w:val="14"/>
        </w:rPr>
      </w:pPr>
      <w:r>
        <w:rPr>
          <w:color w:val="7F7F7F"/>
          <w:sz w:val="14"/>
        </w:rPr>
        <w:t>8</w:t>
      </w:r>
      <w:r>
        <w:rPr>
          <w:color w:val="7F7F7F"/>
          <w:sz w:val="14"/>
        </w:rPr>
        <w:tab/>
      </w: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933797"/>
          <w:spacing w:val="-4"/>
          <w:w w:val="95"/>
          <w:sz w:val="14"/>
        </w:rPr>
        <w:t xml:space="preserve"> </w:t>
      </w:r>
      <w:proofErr w:type="spellStart"/>
      <w:r>
        <w:rPr>
          <w:rFonts w:ascii="Arial" w:hAnsi="Arial"/>
          <w:color w:val="933797"/>
          <w:spacing w:val="11"/>
          <w:w w:val="95"/>
          <w:sz w:val="14"/>
        </w:rPr>
        <w:t>max_</w:t>
      </w:r>
      <w:proofErr w:type="gramStart"/>
      <w:r>
        <w:rPr>
          <w:rFonts w:ascii="Arial" w:hAnsi="Arial"/>
          <w:color w:val="933797"/>
          <w:spacing w:val="11"/>
          <w:w w:val="95"/>
          <w:sz w:val="14"/>
        </w:rPr>
        <w:t>features</w:t>
      </w:r>
      <w:proofErr w:type="spellEnd"/>
      <w:r>
        <w:rPr>
          <w:rFonts w:ascii="Arial" w:hAnsi="Arial"/>
          <w:color w:val="933797"/>
          <w:spacing w:val="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proofErr w:type="gramEnd"/>
      <w:r>
        <w:rPr>
          <w:rFonts w:ascii="Arial" w:hAnsi="Arial"/>
          <w:color w:val="933797"/>
          <w:spacing w:val="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:</w:t>
      </w:r>
      <w:r>
        <w:rPr>
          <w:rFonts w:ascii="Arial" w:hAnsi="Arial"/>
          <w:spacing w:val="101"/>
          <w:sz w:val="14"/>
        </w:rPr>
        <w:t xml:space="preserve"> </w:t>
      </w:r>
      <w:r>
        <w:rPr>
          <w:rFonts w:ascii="Arial" w:hAnsi="Arial"/>
          <w:w w:val="95"/>
          <w:sz w:val="14"/>
        </w:rPr>
        <w:t>[</w:t>
      </w:r>
      <w:r>
        <w:rPr>
          <w:rFonts w:ascii="Arial" w:hAnsi="Arial"/>
          <w:spacing w:val="-16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16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2</w:t>
      </w:r>
      <w:r>
        <w:rPr>
          <w:rFonts w:ascii="Arial" w:hAnsi="Arial"/>
          <w:spacing w:val="-16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5</w:t>
      </w:r>
      <w:r>
        <w:rPr>
          <w:rFonts w:ascii="Arial" w:hAnsi="Arial"/>
          <w:spacing w:val="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98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6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5</w:t>
      </w:r>
      <w:r>
        <w:rPr>
          <w:rFonts w:ascii="Arial" w:hAnsi="Arial"/>
          <w:spacing w:val="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8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75</w:t>
      </w:r>
      <w:r>
        <w:rPr>
          <w:rFonts w:ascii="Arial" w:hAnsi="Arial"/>
          <w:spacing w:val="1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93"/>
          <w:sz w:val="14"/>
        </w:rPr>
        <w:t xml:space="preserve"> </w:t>
      </w:r>
      <w:r>
        <w:rPr>
          <w:rFonts w:ascii="Arial" w:hAnsi="Arial"/>
          <w:w w:val="95"/>
          <w:sz w:val="14"/>
        </w:rPr>
        <w:t>1</w:t>
      </w:r>
      <w:r>
        <w:rPr>
          <w:rFonts w:ascii="Arial" w:hAnsi="Arial"/>
          <w:spacing w:val="-1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]</w:t>
      </w:r>
    </w:p>
    <w:p w14:paraId="427D8802" w14:textId="77777777" w:rsidR="0045732C" w:rsidRDefault="002A74E7">
      <w:pPr>
        <w:tabs>
          <w:tab w:val="left" w:pos="1579"/>
        </w:tabs>
        <w:spacing w:line="160" w:lineRule="exact"/>
        <w:ind w:left="203"/>
        <w:rPr>
          <w:rFonts w:ascii="Arial"/>
          <w:sz w:val="14"/>
        </w:rPr>
      </w:pPr>
      <w:r>
        <w:rPr>
          <w:color w:val="7F7F7F"/>
          <w:sz w:val="14"/>
        </w:rPr>
        <w:t>9</w:t>
      </w:r>
      <w:r>
        <w:rPr>
          <w:color w:val="7F7F7F"/>
          <w:sz w:val="14"/>
        </w:rPr>
        <w:tab/>
      </w:r>
      <w:r>
        <w:rPr>
          <w:rFonts w:ascii="Arial"/>
          <w:sz w:val="14"/>
        </w:rPr>
        <w:t>}</w:t>
      </w:r>
    </w:p>
    <w:p w14:paraId="64D78366" w14:textId="77777777" w:rsidR="0045732C" w:rsidRDefault="002A74E7">
      <w:pPr>
        <w:spacing w:line="159" w:lineRule="exact"/>
        <w:ind w:left="133"/>
        <w:rPr>
          <w:sz w:val="14"/>
        </w:rPr>
      </w:pPr>
      <w:r>
        <w:rPr>
          <w:color w:val="7F7F7F"/>
          <w:sz w:val="14"/>
        </w:rPr>
        <w:t>10</w:t>
      </w:r>
    </w:p>
    <w:p w14:paraId="3AD8D59E" w14:textId="77777777" w:rsidR="0045732C" w:rsidRDefault="002A74E7">
      <w:pPr>
        <w:pStyle w:val="ListParagraph"/>
        <w:numPr>
          <w:ilvl w:val="0"/>
          <w:numId w:val="2"/>
        </w:numPr>
        <w:tabs>
          <w:tab w:val="left" w:pos="475"/>
          <w:tab w:val="left" w:pos="476"/>
        </w:tabs>
        <w:spacing w:before="0" w:line="161" w:lineRule="exact"/>
        <w:ind w:hanging="343"/>
        <w:rPr>
          <w:rFonts w:ascii="Arial"/>
          <w:sz w:val="14"/>
        </w:rPr>
      </w:pPr>
      <w:r>
        <w:rPr>
          <w:rFonts w:ascii="Arial"/>
          <w:color w:val="218B21"/>
          <w:sz w:val="14"/>
        </w:rPr>
        <w:t>#</w:t>
      </w:r>
      <w:r>
        <w:rPr>
          <w:rFonts w:ascii="Arial"/>
          <w:color w:val="218B21"/>
          <w:spacing w:val="18"/>
          <w:sz w:val="14"/>
        </w:rPr>
        <w:t xml:space="preserve"> </w:t>
      </w:r>
      <w:r>
        <w:rPr>
          <w:rFonts w:ascii="Arial"/>
          <w:color w:val="218B21"/>
          <w:sz w:val="14"/>
        </w:rPr>
        <w:t>Chosen</w:t>
      </w:r>
      <w:r>
        <w:rPr>
          <w:rFonts w:ascii="Arial"/>
          <w:color w:val="218B21"/>
          <w:spacing w:val="64"/>
          <w:sz w:val="14"/>
        </w:rPr>
        <w:t xml:space="preserve"> </w:t>
      </w:r>
      <w:r>
        <w:rPr>
          <w:rFonts w:ascii="Arial"/>
          <w:color w:val="218B21"/>
          <w:spacing w:val="11"/>
          <w:sz w:val="14"/>
        </w:rPr>
        <w:t>hyperparameters</w:t>
      </w:r>
    </w:p>
    <w:p w14:paraId="2B87E804" w14:textId="77777777" w:rsidR="0045732C" w:rsidRDefault="0045732C">
      <w:pPr>
        <w:spacing w:line="161" w:lineRule="exact"/>
        <w:rPr>
          <w:rFonts w:ascii="Arial"/>
          <w:sz w:val="14"/>
        </w:rPr>
        <w:sectPr w:rsidR="0045732C">
          <w:pgSz w:w="12240" w:h="15840"/>
          <w:pgMar w:top="1300" w:right="960" w:bottom="840" w:left="960" w:header="0" w:footer="648" w:gutter="0"/>
          <w:cols w:space="720"/>
        </w:sectPr>
      </w:pPr>
    </w:p>
    <w:p w14:paraId="17DC9E39" w14:textId="77777777" w:rsidR="0045732C" w:rsidRDefault="002A74E7">
      <w:pPr>
        <w:pStyle w:val="ListParagraph"/>
        <w:numPr>
          <w:ilvl w:val="0"/>
          <w:numId w:val="2"/>
        </w:numPr>
        <w:tabs>
          <w:tab w:val="left" w:pos="492"/>
          <w:tab w:val="left" w:pos="493"/>
        </w:tabs>
        <w:spacing w:before="85" w:line="237" w:lineRule="auto"/>
        <w:ind w:left="880" w:right="791" w:hanging="747"/>
        <w:rPr>
          <w:rFonts w:ascii="Arial" w:hAnsi="Arial"/>
          <w:i/>
          <w:sz w:val="10"/>
        </w:rPr>
      </w:pPr>
      <w:r>
        <w:rPr>
          <w:rFonts w:ascii="Arial" w:hAnsi="Arial"/>
          <w:w w:val="95"/>
          <w:sz w:val="14"/>
        </w:rPr>
        <w:lastRenderedPageBreak/>
        <w:t>G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r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a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d</w:t>
      </w:r>
      <w:r>
        <w:rPr>
          <w:rFonts w:ascii="Arial" w:hAnsi="Arial"/>
          <w:spacing w:val="-14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i</w:t>
      </w:r>
      <w:proofErr w:type="spellEnd"/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e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n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t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B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o</w:t>
      </w:r>
      <w:r>
        <w:rPr>
          <w:rFonts w:ascii="Arial" w:hAnsi="Arial"/>
          <w:spacing w:val="-14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o</w:t>
      </w:r>
      <w:proofErr w:type="spellEnd"/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s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t</w:t>
      </w:r>
      <w:r>
        <w:rPr>
          <w:rFonts w:ascii="Arial" w:hAnsi="Arial"/>
          <w:spacing w:val="-14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i</w:t>
      </w:r>
      <w:proofErr w:type="spellEnd"/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n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g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C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l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a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s</w:t>
      </w:r>
      <w:r>
        <w:rPr>
          <w:rFonts w:ascii="Arial" w:hAnsi="Arial"/>
          <w:spacing w:val="-15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s</w:t>
      </w:r>
      <w:proofErr w:type="spellEnd"/>
      <w:r>
        <w:rPr>
          <w:rFonts w:ascii="Arial" w:hAnsi="Arial"/>
          <w:spacing w:val="-14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i</w:t>
      </w:r>
      <w:proofErr w:type="spellEnd"/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f</w:t>
      </w:r>
      <w:r>
        <w:rPr>
          <w:rFonts w:ascii="Arial" w:hAnsi="Arial"/>
          <w:spacing w:val="-15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i</w:t>
      </w:r>
      <w:proofErr w:type="spellEnd"/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e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r</w:t>
      </w:r>
      <w:r>
        <w:rPr>
          <w:rFonts w:ascii="Arial" w:hAnsi="Arial"/>
          <w:spacing w:val="8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(</w:t>
      </w:r>
      <w:r>
        <w:rPr>
          <w:rFonts w:ascii="Arial" w:hAnsi="Arial"/>
          <w:spacing w:val="6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l</w:t>
      </w:r>
      <w:proofErr w:type="gramEnd"/>
      <w:r>
        <w:rPr>
          <w:rFonts w:ascii="Arial" w:hAnsi="Arial"/>
          <w:spacing w:val="-17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os</w:t>
      </w:r>
      <w:proofErr w:type="spellEnd"/>
      <w:r>
        <w:rPr>
          <w:rFonts w:ascii="Arial" w:hAnsi="Arial"/>
          <w:spacing w:val="-1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s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=</w:t>
      </w:r>
      <w:r>
        <w:rPr>
          <w:rFonts w:ascii="Arial" w:hAnsi="Arial"/>
          <w:spacing w:val="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933797"/>
          <w:spacing w:val="-1"/>
          <w:w w:val="95"/>
          <w:sz w:val="14"/>
        </w:rPr>
        <w:t xml:space="preserve"> </w:t>
      </w:r>
      <w:r>
        <w:rPr>
          <w:rFonts w:ascii="Arial" w:hAnsi="Arial"/>
          <w:color w:val="933797"/>
          <w:spacing w:val="10"/>
          <w:w w:val="95"/>
          <w:sz w:val="14"/>
        </w:rPr>
        <w:t>deviance</w:t>
      </w:r>
      <w:r>
        <w:rPr>
          <w:rFonts w:ascii="Arial" w:hAnsi="Arial"/>
          <w:color w:val="933797"/>
          <w:spacing w:val="19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933797"/>
          <w:spacing w:val="1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31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l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e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a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r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n</w:t>
      </w:r>
      <w:r>
        <w:rPr>
          <w:rFonts w:ascii="Arial" w:hAnsi="Arial"/>
          <w:spacing w:val="-15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i</w:t>
      </w:r>
      <w:proofErr w:type="spellEnd"/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n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g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_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r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a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t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e</w:t>
      </w:r>
      <w:r>
        <w:rPr>
          <w:rFonts w:ascii="Arial" w:hAnsi="Arial"/>
          <w:spacing w:val="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=</w:t>
      </w:r>
      <w:r>
        <w:rPr>
          <w:rFonts w:ascii="Arial" w:hAnsi="Arial"/>
          <w:spacing w:val="-1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1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9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5</w:t>
      </w:r>
      <w:r>
        <w:rPr>
          <w:rFonts w:ascii="Arial" w:hAnsi="Arial"/>
          <w:spacing w:val="-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26"/>
          <w:w w:val="95"/>
          <w:sz w:val="14"/>
        </w:rPr>
        <w:t xml:space="preserve"> </w:t>
      </w:r>
      <w:proofErr w:type="spellStart"/>
      <w:r>
        <w:rPr>
          <w:rFonts w:ascii="Arial" w:hAnsi="Arial"/>
          <w:spacing w:val="13"/>
          <w:w w:val="95"/>
          <w:sz w:val="14"/>
        </w:rPr>
        <w:t>n_estimators</w:t>
      </w:r>
      <w:proofErr w:type="spellEnd"/>
      <w:r>
        <w:rPr>
          <w:rFonts w:ascii="Arial" w:hAnsi="Arial"/>
          <w:spacing w:val="-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=100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10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subsample</w:t>
      </w:r>
      <w:r>
        <w:rPr>
          <w:rFonts w:ascii="Arial" w:hAnsi="Arial"/>
          <w:spacing w:val="-11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=</w:t>
      </w:r>
      <w:r>
        <w:rPr>
          <w:rFonts w:ascii="Arial" w:hAnsi="Arial"/>
          <w:spacing w:val="-1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1</w:t>
      </w:r>
      <w:r>
        <w:rPr>
          <w:rFonts w:ascii="Arial" w:hAnsi="Arial"/>
          <w:spacing w:val="-1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9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1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c</w:t>
      </w:r>
      <w:r>
        <w:rPr>
          <w:rFonts w:ascii="Arial" w:hAnsi="Arial"/>
          <w:spacing w:val="-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r</w:t>
      </w:r>
      <w:r>
        <w:rPr>
          <w:rFonts w:ascii="Arial" w:hAnsi="Arial"/>
          <w:spacing w:val="-7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i</w:t>
      </w:r>
      <w:proofErr w:type="spellEnd"/>
      <w:r>
        <w:rPr>
          <w:rFonts w:ascii="Arial" w:hAnsi="Arial"/>
          <w:spacing w:val="-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t</w:t>
      </w:r>
      <w:r>
        <w:rPr>
          <w:rFonts w:ascii="Arial" w:hAnsi="Arial"/>
          <w:spacing w:val="-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e</w:t>
      </w:r>
      <w:r>
        <w:rPr>
          <w:rFonts w:ascii="Arial" w:hAnsi="Arial"/>
          <w:spacing w:val="-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r</w:t>
      </w:r>
      <w:r>
        <w:rPr>
          <w:rFonts w:ascii="Arial" w:hAnsi="Arial"/>
          <w:spacing w:val="-7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i</w:t>
      </w:r>
      <w:proofErr w:type="spellEnd"/>
      <w:r>
        <w:rPr>
          <w:rFonts w:ascii="Arial" w:hAnsi="Arial"/>
          <w:spacing w:val="-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o</w:t>
      </w:r>
      <w:r>
        <w:rPr>
          <w:rFonts w:ascii="Arial" w:hAnsi="Arial"/>
          <w:spacing w:val="-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n</w:t>
      </w:r>
      <w:r>
        <w:rPr>
          <w:rFonts w:ascii="Arial" w:hAnsi="Arial"/>
          <w:spacing w:val="-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=</w:t>
      </w:r>
      <w:r>
        <w:rPr>
          <w:rFonts w:ascii="Arial" w:hAnsi="Arial"/>
          <w:spacing w:val="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7F7F7F"/>
          <w:spacing w:val="1"/>
          <w:w w:val="95"/>
          <w:sz w:val="14"/>
        </w:rPr>
        <w:t xml:space="preserve"> </w:t>
      </w:r>
      <w:proofErr w:type="spellStart"/>
      <w:r>
        <w:rPr>
          <w:rFonts w:ascii="Arial" w:hAnsi="Arial"/>
          <w:color w:val="933797"/>
          <w:w w:val="95"/>
          <w:sz w:val="14"/>
        </w:rPr>
        <w:t>friedman_mse</w:t>
      </w:r>
      <w:proofErr w:type="spellEnd"/>
      <w:r>
        <w:rPr>
          <w:rFonts w:ascii="Arial" w:hAnsi="Arial"/>
          <w:color w:val="933797"/>
          <w:spacing w:val="20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933797"/>
          <w:spacing w:val="2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3"/>
          <w:w w:val="95"/>
          <w:sz w:val="14"/>
        </w:rPr>
        <w:t xml:space="preserve"> </w:t>
      </w:r>
      <w:proofErr w:type="spellStart"/>
      <w:r>
        <w:rPr>
          <w:rFonts w:ascii="Arial" w:hAnsi="Arial"/>
          <w:spacing w:val="14"/>
          <w:w w:val="95"/>
          <w:sz w:val="14"/>
        </w:rPr>
        <w:t>min_samples_split</w:t>
      </w:r>
      <w:proofErr w:type="spellEnd"/>
      <w:r>
        <w:rPr>
          <w:rFonts w:ascii="Arial" w:hAnsi="Arial"/>
          <w:spacing w:val="-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=2</w:t>
      </w:r>
      <w:r>
        <w:rPr>
          <w:rFonts w:ascii="Arial" w:hAnsi="Arial"/>
          <w:spacing w:val="-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30"/>
          <w:w w:val="95"/>
          <w:sz w:val="14"/>
        </w:rPr>
        <w:t xml:space="preserve"> </w:t>
      </w:r>
      <w:proofErr w:type="spellStart"/>
      <w:r>
        <w:rPr>
          <w:rFonts w:ascii="Arial" w:hAnsi="Arial"/>
          <w:spacing w:val="11"/>
          <w:w w:val="95"/>
          <w:sz w:val="14"/>
        </w:rPr>
        <w:t>min_samples_leaf</w:t>
      </w:r>
      <w:proofErr w:type="spellEnd"/>
      <w:r>
        <w:rPr>
          <w:rFonts w:ascii="Arial" w:hAnsi="Arial"/>
          <w:spacing w:val="-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=1</w:t>
      </w:r>
      <w:r>
        <w:rPr>
          <w:rFonts w:ascii="Arial" w:hAnsi="Arial"/>
          <w:spacing w:val="-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1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m</w:t>
      </w:r>
      <w:r>
        <w:rPr>
          <w:rFonts w:ascii="Arial" w:hAnsi="Arial"/>
          <w:spacing w:val="-13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i</w:t>
      </w:r>
      <w:proofErr w:type="spellEnd"/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n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_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w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e</w:t>
      </w:r>
      <w:r>
        <w:rPr>
          <w:rFonts w:ascii="Arial" w:hAnsi="Arial"/>
          <w:spacing w:val="-13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i</w:t>
      </w:r>
      <w:proofErr w:type="spellEnd"/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g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h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t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_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f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r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a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c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t</w:t>
      </w:r>
      <w:r>
        <w:rPr>
          <w:rFonts w:ascii="Arial" w:hAnsi="Arial"/>
          <w:spacing w:val="-14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i</w:t>
      </w:r>
      <w:proofErr w:type="spellEnd"/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o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n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_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l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e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a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f</w:t>
      </w:r>
      <w:r>
        <w:rPr>
          <w:rFonts w:ascii="Arial" w:hAnsi="Arial"/>
          <w:spacing w:val="6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=</w:t>
      </w:r>
      <w:r>
        <w:rPr>
          <w:rFonts w:ascii="Arial" w:hAnsi="Arial"/>
          <w:spacing w:val="-1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1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8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1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28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max_depth</w:t>
      </w:r>
      <w:proofErr w:type="spellEnd"/>
      <w:r>
        <w:rPr>
          <w:rFonts w:ascii="Arial" w:hAnsi="Arial"/>
          <w:w w:val="95"/>
          <w:sz w:val="14"/>
        </w:rPr>
        <w:t>=10</w:t>
      </w:r>
      <w:r>
        <w:rPr>
          <w:rFonts w:ascii="Arial" w:hAnsi="Arial"/>
          <w:spacing w:val="-10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z w:val="14"/>
        </w:rPr>
        <w:t xml:space="preserve"> </w:t>
      </w:r>
      <w:r>
        <w:rPr>
          <w:rFonts w:ascii="Arial" w:hAnsi="Arial"/>
          <w:spacing w:val="15"/>
          <w:sz w:val="14"/>
        </w:rPr>
        <w:t xml:space="preserve"> </w:t>
      </w:r>
      <w:r>
        <w:rPr>
          <w:rFonts w:ascii="Arial" w:hAnsi="Arial"/>
          <w:i/>
          <w:color w:val="7F7F7F"/>
          <w:w w:val="358"/>
          <w:sz w:val="10"/>
        </w:rPr>
        <w:t xml:space="preserve"> </w:t>
      </w:r>
    </w:p>
    <w:p w14:paraId="05AEB01A" w14:textId="77777777" w:rsidR="0045732C" w:rsidRDefault="002A74E7">
      <w:pPr>
        <w:spacing w:line="158" w:lineRule="exact"/>
        <w:ind w:left="885"/>
        <w:rPr>
          <w:rFonts w:ascii="Arial"/>
          <w:i/>
          <w:sz w:val="10"/>
        </w:rPr>
      </w:pPr>
      <w:proofErr w:type="spellStart"/>
      <w:r>
        <w:rPr>
          <w:rFonts w:ascii="Arial"/>
          <w:spacing w:val="13"/>
          <w:w w:val="95"/>
          <w:sz w:val="14"/>
        </w:rPr>
        <w:t>min_impurity_decrease</w:t>
      </w:r>
      <w:proofErr w:type="spellEnd"/>
      <w:r>
        <w:rPr>
          <w:rFonts w:ascii="Arial"/>
          <w:spacing w:val="-1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=</w:t>
      </w:r>
      <w:r>
        <w:rPr>
          <w:rFonts w:ascii="Arial"/>
          <w:spacing w:val="-18"/>
          <w:w w:val="95"/>
          <w:sz w:val="14"/>
        </w:rPr>
        <w:t xml:space="preserve"> </w:t>
      </w:r>
      <w:proofErr w:type="gramStart"/>
      <w:r>
        <w:rPr>
          <w:rFonts w:ascii="Arial"/>
          <w:w w:val="95"/>
          <w:sz w:val="14"/>
        </w:rPr>
        <w:t>0</w:t>
      </w:r>
      <w:r>
        <w:rPr>
          <w:rFonts w:ascii="Arial"/>
          <w:spacing w:val="-18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.</w:t>
      </w:r>
      <w:proofErr w:type="gramEnd"/>
      <w:r>
        <w:rPr>
          <w:rFonts w:ascii="Arial"/>
          <w:spacing w:val="-19"/>
          <w:w w:val="95"/>
          <w:sz w:val="14"/>
        </w:rPr>
        <w:t xml:space="preserve"> </w:t>
      </w:r>
      <w:proofErr w:type="gramStart"/>
      <w:r>
        <w:rPr>
          <w:rFonts w:ascii="Arial"/>
          <w:w w:val="95"/>
          <w:sz w:val="14"/>
        </w:rPr>
        <w:t>0 ,</w:t>
      </w:r>
      <w:proofErr w:type="gramEnd"/>
      <w:r>
        <w:rPr>
          <w:rFonts w:ascii="Arial"/>
          <w:spacing w:val="35"/>
          <w:sz w:val="14"/>
        </w:rPr>
        <w:t xml:space="preserve">  </w:t>
      </w:r>
      <w:r>
        <w:rPr>
          <w:rFonts w:ascii="Arial"/>
          <w:w w:val="95"/>
          <w:sz w:val="14"/>
        </w:rPr>
        <w:t>m</w:t>
      </w:r>
      <w:r>
        <w:rPr>
          <w:rFonts w:ascii="Arial"/>
          <w:spacing w:val="-11"/>
          <w:w w:val="95"/>
          <w:sz w:val="14"/>
        </w:rPr>
        <w:t xml:space="preserve"> </w:t>
      </w:r>
      <w:proofErr w:type="spellStart"/>
      <w:r>
        <w:rPr>
          <w:rFonts w:ascii="Arial"/>
          <w:w w:val="95"/>
          <w:sz w:val="14"/>
        </w:rPr>
        <w:t>i</w:t>
      </w:r>
      <w:proofErr w:type="spellEnd"/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n</w:t>
      </w:r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_</w:t>
      </w:r>
      <w:r>
        <w:rPr>
          <w:rFonts w:ascii="Arial"/>
          <w:spacing w:val="-12"/>
          <w:w w:val="95"/>
          <w:sz w:val="14"/>
        </w:rPr>
        <w:t xml:space="preserve"> </w:t>
      </w:r>
      <w:proofErr w:type="spellStart"/>
      <w:r>
        <w:rPr>
          <w:rFonts w:ascii="Arial"/>
          <w:w w:val="95"/>
          <w:sz w:val="14"/>
        </w:rPr>
        <w:t>i</w:t>
      </w:r>
      <w:proofErr w:type="spellEnd"/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m</w:t>
      </w:r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p</w:t>
      </w:r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u</w:t>
      </w:r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r</w:t>
      </w:r>
      <w:r>
        <w:rPr>
          <w:rFonts w:ascii="Arial"/>
          <w:spacing w:val="-12"/>
          <w:w w:val="95"/>
          <w:sz w:val="14"/>
        </w:rPr>
        <w:t xml:space="preserve"> </w:t>
      </w:r>
      <w:proofErr w:type="spellStart"/>
      <w:r>
        <w:rPr>
          <w:rFonts w:ascii="Arial"/>
          <w:w w:val="95"/>
          <w:sz w:val="14"/>
        </w:rPr>
        <w:t>i</w:t>
      </w:r>
      <w:proofErr w:type="spellEnd"/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t</w:t>
      </w:r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y</w:t>
      </w:r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_</w:t>
      </w:r>
      <w:r>
        <w:rPr>
          <w:rFonts w:ascii="Arial"/>
          <w:spacing w:val="-11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s</w:t>
      </w:r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p</w:t>
      </w:r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l</w:t>
      </w:r>
      <w:r>
        <w:rPr>
          <w:rFonts w:ascii="Arial"/>
          <w:spacing w:val="-12"/>
          <w:w w:val="95"/>
          <w:sz w:val="14"/>
        </w:rPr>
        <w:t xml:space="preserve"> </w:t>
      </w:r>
      <w:proofErr w:type="spellStart"/>
      <w:r>
        <w:rPr>
          <w:rFonts w:ascii="Arial"/>
          <w:w w:val="95"/>
          <w:sz w:val="14"/>
        </w:rPr>
        <w:t>i</w:t>
      </w:r>
      <w:proofErr w:type="spellEnd"/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t</w:t>
      </w:r>
      <w:r>
        <w:rPr>
          <w:rFonts w:ascii="Arial"/>
          <w:spacing w:val="-11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=None</w:t>
      </w:r>
      <w:r>
        <w:rPr>
          <w:rFonts w:ascii="Arial"/>
          <w:spacing w:val="-8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,</w:t>
      </w:r>
      <w:r>
        <w:rPr>
          <w:rFonts w:ascii="Arial"/>
          <w:spacing w:val="47"/>
          <w:sz w:val="14"/>
        </w:rPr>
        <w:t xml:space="preserve">  </w:t>
      </w:r>
      <w:proofErr w:type="spellStart"/>
      <w:r>
        <w:rPr>
          <w:rFonts w:ascii="Arial"/>
          <w:w w:val="95"/>
          <w:sz w:val="14"/>
        </w:rPr>
        <w:t>i</w:t>
      </w:r>
      <w:proofErr w:type="spellEnd"/>
      <w:r>
        <w:rPr>
          <w:rFonts w:ascii="Arial"/>
          <w:spacing w:val="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n</w:t>
      </w:r>
      <w:r>
        <w:rPr>
          <w:rFonts w:ascii="Arial"/>
          <w:spacing w:val="2"/>
          <w:w w:val="95"/>
          <w:sz w:val="14"/>
        </w:rPr>
        <w:t xml:space="preserve"> </w:t>
      </w:r>
      <w:proofErr w:type="spellStart"/>
      <w:r>
        <w:rPr>
          <w:rFonts w:ascii="Arial"/>
          <w:w w:val="95"/>
          <w:sz w:val="14"/>
        </w:rPr>
        <w:t>i</w:t>
      </w:r>
      <w:proofErr w:type="spellEnd"/>
      <w:r>
        <w:rPr>
          <w:rFonts w:ascii="Arial"/>
          <w:spacing w:val="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t</w:t>
      </w:r>
      <w:r>
        <w:rPr>
          <w:rFonts w:ascii="Arial"/>
          <w:spacing w:val="3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=None</w:t>
      </w:r>
      <w:r>
        <w:rPr>
          <w:rFonts w:ascii="Arial"/>
          <w:spacing w:val="-8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,</w:t>
      </w:r>
      <w:r>
        <w:rPr>
          <w:rFonts w:ascii="Arial"/>
          <w:spacing w:val="35"/>
          <w:sz w:val="14"/>
        </w:rPr>
        <w:t xml:space="preserve">  </w:t>
      </w:r>
      <w:proofErr w:type="spellStart"/>
      <w:r>
        <w:rPr>
          <w:rFonts w:ascii="Arial"/>
          <w:spacing w:val="10"/>
          <w:w w:val="95"/>
          <w:sz w:val="14"/>
        </w:rPr>
        <w:t>random_state</w:t>
      </w:r>
      <w:proofErr w:type="spellEnd"/>
      <w:r>
        <w:rPr>
          <w:rFonts w:ascii="Arial"/>
          <w:spacing w:val="-11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=42</w:t>
      </w:r>
      <w:r>
        <w:rPr>
          <w:rFonts w:ascii="Arial"/>
          <w:spacing w:val="-13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,</w:t>
      </w:r>
      <w:r>
        <w:rPr>
          <w:rFonts w:ascii="Arial"/>
          <w:spacing w:val="94"/>
          <w:sz w:val="14"/>
        </w:rPr>
        <w:t xml:space="preserve"> </w:t>
      </w:r>
      <w:proofErr w:type="spellStart"/>
      <w:r>
        <w:rPr>
          <w:rFonts w:ascii="Arial"/>
          <w:spacing w:val="11"/>
          <w:w w:val="95"/>
          <w:sz w:val="14"/>
        </w:rPr>
        <w:t>max_features</w:t>
      </w:r>
      <w:proofErr w:type="spellEnd"/>
      <w:r>
        <w:rPr>
          <w:rFonts w:ascii="Arial"/>
          <w:spacing w:val="-3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=</w:t>
      </w:r>
      <w:r>
        <w:rPr>
          <w:rFonts w:ascii="Arial"/>
          <w:spacing w:val="-18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0</w:t>
      </w:r>
      <w:r>
        <w:rPr>
          <w:rFonts w:ascii="Arial"/>
          <w:spacing w:val="-18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.</w:t>
      </w:r>
      <w:r>
        <w:rPr>
          <w:rFonts w:ascii="Arial"/>
          <w:spacing w:val="-20"/>
          <w:w w:val="95"/>
          <w:sz w:val="14"/>
        </w:rPr>
        <w:t xml:space="preserve"> </w:t>
      </w:r>
      <w:proofErr w:type="gramStart"/>
      <w:r>
        <w:rPr>
          <w:rFonts w:ascii="Arial"/>
          <w:w w:val="95"/>
          <w:sz w:val="14"/>
        </w:rPr>
        <w:t>5 ,</w:t>
      </w:r>
      <w:proofErr w:type="gramEnd"/>
      <w:r>
        <w:rPr>
          <w:rFonts w:ascii="Arial"/>
          <w:spacing w:val="99"/>
          <w:sz w:val="14"/>
        </w:rPr>
        <w:t xml:space="preserve"> </w:t>
      </w:r>
      <w:r>
        <w:rPr>
          <w:rFonts w:ascii="Arial"/>
          <w:spacing w:val="9"/>
          <w:w w:val="95"/>
          <w:sz w:val="14"/>
        </w:rPr>
        <w:t>verbose</w:t>
      </w:r>
      <w:r>
        <w:rPr>
          <w:rFonts w:ascii="Arial"/>
          <w:spacing w:val="-9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=0</w:t>
      </w:r>
      <w:r>
        <w:rPr>
          <w:rFonts w:ascii="Arial"/>
          <w:spacing w:val="-11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,</w:t>
      </w:r>
      <w:r>
        <w:rPr>
          <w:rFonts w:ascii="Arial"/>
          <w:sz w:val="14"/>
        </w:rPr>
        <w:t xml:space="preserve"> </w:t>
      </w:r>
      <w:r>
        <w:rPr>
          <w:rFonts w:ascii="Arial"/>
          <w:spacing w:val="16"/>
          <w:sz w:val="14"/>
        </w:rPr>
        <w:t xml:space="preserve"> </w:t>
      </w:r>
      <w:r>
        <w:rPr>
          <w:rFonts w:ascii="Arial"/>
          <w:i/>
          <w:color w:val="7F7F7F"/>
          <w:w w:val="358"/>
          <w:sz w:val="10"/>
        </w:rPr>
        <w:t xml:space="preserve"> </w:t>
      </w:r>
    </w:p>
    <w:p w14:paraId="19A67C30" w14:textId="77777777" w:rsidR="0045732C" w:rsidRDefault="002A74E7">
      <w:pPr>
        <w:spacing w:line="159" w:lineRule="exact"/>
        <w:ind w:left="881"/>
        <w:rPr>
          <w:rFonts w:ascii="Arial"/>
          <w:i/>
          <w:sz w:val="10"/>
        </w:rPr>
      </w:pPr>
      <w:proofErr w:type="spellStart"/>
      <w:r>
        <w:rPr>
          <w:rFonts w:ascii="Arial"/>
          <w:sz w:val="14"/>
        </w:rPr>
        <w:t>max_leaf_nodes</w:t>
      </w:r>
      <w:proofErr w:type="spellEnd"/>
      <w:r>
        <w:rPr>
          <w:rFonts w:ascii="Arial"/>
          <w:sz w:val="14"/>
        </w:rPr>
        <w:t>=</w:t>
      </w:r>
      <w:proofErr w:type="gramStart"/>
      <w:r>
        <w:rPr>
          <w:rFonts w:ascii="Arial"/>
          <w:sz w:val="14"/>
        </w:rPr>
        <w:t>None</w:t>
      </w:r>
      <w:r>
        <w:rPr>
          <w:rFonts w:ascii="Arial"/>
          <w:spacing w:val="-14"/>
          <w:sz w:val="14"/>
        </w:rPr>
        <w:t xml:space="preserve"> </w:t>
      </w:r>
      <w:r>
        <w:rPr>
          <w:rFonts w:ascii="Arial"/>
          <w:sz w:val="14"/>
        </w:rPr>
        <w:t>,</w:t>
      </w:r>
      <w:proofErr w:type="gramEnd"/>
      <w:r>
        <w:rPr>
          <w:rFonts w:ascii="Arial"/>
          <w:sz w:val="14"/>
        </w:rPr>
        <w:t xml:space="preserve">  </w:t>
      </w:r>
      <w:r>
        <w:rPr>
          <w:rFonts w:ascii="Arial"/>
          <w:spacing w:val="19"/>
          <w:sz w:val="14"/>
        </w:rPr>
        <w:t xml:space="preserve"> </w:t>
      </w:r>
      <w:proofErr w:type="spellStart"/>
      <w:r>
        <w:rPr>
          <w:rFonts w:ascii="Arial"/>
          <w:spacing w:val="11"/>
          <w:sz w:val="14"/>
        </w:rPr>
        <w:t>warm_start</w:t>
      </w:r>
      <w:proofErr w:type="spellEnd"/>
      <w:r>
        <w:rPr>
          <w:rFonts w:ascii="Arial"/>
          <w:spacing w:val="11"/>
          <w:sz w:val="14"/>
        </w:rPr>
        <w:t xml:space="preserve">=False </w:t>
      </w:r>
      <w:r>
        <w:rPr>
          <w:rFonts w:ascii="Arial"/>
          <w:sz w:val="14"/>
        </w:rPr>
        <w:t xml:space="preserve">,  </w:t>
      </w:r>
      <w:r>
        <w:rPr>
          <w:rFonts w:ascii="Arial"/>
          <w:spacing w:val="30"/>
          <w:sz w:val="14"/>
        </w:rPr>
        <w:t xml:space="preserve"> </w:t>
      </w:r>
      <w:r>
        <w:rPr>
          <w:rFonts w:ascii="Arial"/>
          <w:sz w:val="14"/>
        </w:rPr>
        <w:t>v</w:t>
      </w:r>
      <w:r>
        <w:rPr>
          <w:rFonts w:ascii="Arial"/>
          <w:spacing w:val="-12"/>
          <w:sz w:val="14"/>
        </w:rPr>
        <w:t xml:space="preserve"> </w:t>
      </w:r>
      <w:r>
        <w:rPr>
          <w:rFonts w:ascii="Arial"/>
          <w:sz w:val="14"/>
        </w:rPr>
        <w:t>a</w:t>
      </w:r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l</w:t>
      </w:r>
      <w:r>
        <w:rPr>
          <w:rFonts w:ascii="Arial"/>
          <w:spacing w:val="-13"/>
          <w:sz w:val="14"/>
        </w:rPr>
        <w:t xml:space="preserve"> </w:t>
      </w:r>
      <w:proofErr w:type="spellStart"/>
      <w:r>
        <w:rPr>
          <w:rFonts w:ascii="Arial"/>
          <w:sz w:val="14"/>
        </w:rPr>
        <w:t>i</w:t>
      </w:r>
      <w:proofErr w:type="spellEnd"/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d</w:t>
      </w:r>
      <w:r>
        <w:rPr>
          <w:rFonts w:ascii="Arial"/>
          <w:spacing w:val="-12"/>
          <w:sz w:val="14"/>
        </w:rPr>
        <w:t xml:space="preserve"> </w:t>
      </w:r>
      <w:r>
        <w:rPr>
          <w:rFonts w:ascii="Arial"/>
          <w:sz w:val="14"/>
        </w:rPr>
        <w:t>a</w:t>
      </w:r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t</w:t>
      </w:r>
      <w:r>
        <w:rPr>
          <w:rFonts w:ascii="Arial"/>
          <w:spacing w:val="-13"/>
          <w:sz w:val="14"/>
        </w:rPr>
        <w:t xml:space="preserve"> </w:t>
      </w:r>
      <w:proofErr w:type="spellStart"/>
      <w:r>
        <w:rPr>
          <w:rFonts w:ascii="Arial"/>
          <w:sz w:val="14"/>
        </w:rPr>
        <w:t>i</w:t>
      </w:r>
      <w:proofErr w:type="spellEnd"/>
      <w:r>
        <w:rPr>
          <w:rFonts w:ascii="Arial"/>
          <w:spacing w:val="-12"/>
          <w:sz w:val="14"/>
        </w:rPr>
        <w:t xml:space="preserve"> </w:t>
      </w:r>
      <w:r>
        <w:rPr>
          <w:rFonts w:ascii="Arial"/>
          <w:sz w:val="14"/>
        </w:rPr>
        <w:t>o</w:t>
      </w:r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n</w:t>
      </w:r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_</w:t>
      </w:r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f</w:t>
      </w:r>
      <w:r>
        <w:rPr>
          <w:rFonts w:ascii="Arial"/>
          <w:spacing w:val="-12"/>
          <w:sz w:val="14"/>
        </w:rPr>
        <w:t xml:space="preserve"> </w:t>
      </w:r>
      <w:r>
        <w:rPr>
          <w:rFonts w:ascii="Arial"/>
          <w:sz w:val="14"/>
        </w:rPr>
        <w:t>r</w:t>
      </w:r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a</w:t>
      </w:r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c</w:t>
      </w:r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t</w:t>
      </w:r>
      <w:r>
        <w:rPr>
          <w:rFonts w:ascii="Arial"/>
          <w:spacing w:val="-12"/>
          <w:sz w:val="14"/>
        </w:rPr>
        <w:t xml:space="preserve"> </w:t>
      </w:r>
      <w:proofErr w:type="spellStart"/>
      <w:r>
        <w:rPr>
          <w:rFonts w:ascii="Arial"/>
          <w:sz w:val="14"/>
        </w:rPr>
        <w:t>i</w:t>
      </w:r>
      <w:proofErr w:type="spellEnd"/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o</w:t>
      </w:r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n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z w:val="14"/>
        </w:rPr>
        <w:t>=</w:t>
      </w:r>
      <w:r>
        <w:rPr>
          <w:rFonts w:ascii="Arial"/>
          <w:spacing w:val="-22"/>
          <w:sz w:val="14"/>
        </w:rPr>
        <w:t xml:space="preserve"> </w:t>
      </w:r>
      <w:r>
        <w:rPr>
          <w:rFonts w:ascii="Arial"/>
          <w:sz w:val="14"/>
        </w:rPr>
        <w:t>0</w:t>
      </w:r>
      <w:r>
        <w:rPr>
          <w:rFonts w:ascii="Arial"/>
          <w:spacing w:val="-23"/>
          <w:sz w:val="14"/>
        </w:rPr>
        <w:t xml:space="preserve"> </w:t>
      </w:r>
      <w:r>
        <w:rPr>
          <w:rFonts w:ascii="Arial"/>
          <w:sz w:val="14"/>
        </w:rPr>
        <w:t>.</w:t>
      </w:r>
      <w:r>
        <w:rPr>
          <w:rFonts w:ascii="Arial"/>
          <w:spacing w:val="-22"/>
          <w:sz w:val="14"/>
        </w:rPr>
        <w:t xml:space="preserve"> </w:t>
      </w:r>
      <w:proofErr w:type="gramStart"/>
      <w:r>
        <w:rPr>
          <w:rFonts w:ascii="Arial"/>
          <w:sz w:val="14"/>
        </w:rPr>
        <w:t>1</w:t>
      </w:r>
      <w:r>
        <w:rPr>
          <w:rFonts w:ascii="Arial"/>
          <w:spacing w:val="-6"/>
          <w:sz w:val="14"/>
        </w:rPr>
        <w:t xml:space="preserve"> </w:t>
      </w:r>
      <w:r>
        <w:rPr>
          <w:rFonts w:ascii="Arial"/>
          <w:sz w:val="14"/>
        </w:rPr>
        <w:t>,</w:t>
      </w:r>
      <w:proofErr w:type="gramEnd"/>
      <w:r>
        <w:rPr>
          <w:rFonts w:ascii="Arial"/>
          <w:sz w:val="14"/>
        </w:rPr>
        <w:t xml:space="preserve">  </w:t>
      </w:r>
      <w:r>
        <w:rPr>
          <w:rFonts w:ascii="Arial"/>
          <w:spacing w:val="11"/>
          <w:sz w:val="14"/>
        </w:rPr>
        <w:t xml:space="preserve"> </w:t>
      </w:r>
      <w:proofErr w:type="spellStart"/>
      <w:r>
        <w:rPr>
          <w:rFonts w:ascii="Arial"/>
          <w:spacing w:val="9"/>
          <w:sz w:val="14"/>
        </w:rPr>
        <w:t>n_iter_no_change</w:t>
      </w:r>
      <w:proofErr w:type="spellEnd"/>
      <w:r>
        <w:rPr>
          <w:rFonts w:ascii="Arial"/>
          <w:spacing w:val="9"/>
          <w:sz w:val="14"/>
        </w:rPr>
        <w:t>=None</w:t>
      </w:r>
      <w:r>
        <w:rPr>
          <w:rFonts w:ascii="Arial"/>
          <w:spacing w:val="-14"/>
          <w:sz w:val="14"/>
        </w:rPr>
        <w:t xml:space="preserve"> </w:t>
      </w:r>
      <w:r>
        <w:rPr>
          <w:rFonts w:ascii="Arial"/>
          <w:sz w:val="14"/>
        </w:rPr>
        <w:t xml:space="preserve">,  </w:t>
      </w:r>
      <w:r>
        <w:rPr>
          <w:rFonts w:ascii="Arial"/>
          <w:spacing w:val="34"/>
          <w:sz w:val="14"/>
        </w:rPr>
        <w:t xml:space="preserve"> </w:t>
      </w:r>
      <w:r>
        <w:rPr>
          <w:rFonts w:ascii="Arial"/>
          <w:sz w:val="14"/>
        </w:rPr>
        <w:t>t</w:t>
      </w:r>
      <w:r>
        <w:rPr>
          <w:rFonts w:ascii="Arial"/>
          <w:spacing w:val="-9"/>
          <w:sz w:val="14"/>
        </w:rPr>
        <w:t xml:space="preserve"> </w:t>
      </w:r>
      <w:r>
        <w:rPr>
          <w:rFonts w:ascii="Arial"/>
          <w:sz w:val="14"/>
        </w:rPr>
        <w:t>o</w:t>
      </w:r>
      <w:r>
        <w:rPr>
          <w:rFonts w:ascii="Arial"/>
          <w:spacing w:val="-10"/>
          <w:sz w:val="14"/>
        </w:rPr>
        <w:t xml:space="preserve"> </w:t>
      </w:r>
      <w:r>
        <w:rPr>
          <w:rFonts w:ascii="Arial"/>
          <w:sz w:val="14"/>
        </w:rPr>
        <w:t>l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z w:val="14"/>
        </w:rPr>
        <w:t>=0.</w:t>
      </w:r>
      <w:r>
        <w:rPr>
          <w:rFonts w:ascii="Arial"/>
          <w:spacing w:val="-25"/>
          <w:sz w:val="14"/>
        </w:rPr>
        <w:t xml:space="preserve"> </w:t>
      </w:r>
      <w:proofErr w:type="gramStart"/>
      <w:r>
        <w:rPr>
          <w:rFonts w:ascii="Arial"/>
          <w:sz w:val="14"/>
        </w:rPr>
        <w:t>0001</w:t>
      </w:r>
      <w:r>
        <w:rPr>
          <w:rFonts w:ascii="Arial"/>
          <w:spacing w:val="-12"/>
          <w:sz w:val="14"/>
        </w:rPr>
        <w:t xml:space="preserve"> </w:t>
      </w:r>
      <w:r>
        <w:rPr>
          <w:rFonts w:ascii="Arial"/>
          <w:sz w:val="14"/>
        </w:rPr>
        <w:t>,</w:t>
      </w:r>
      <w:proofErr w:type="gramEnd"/>
      <w:r>
        <w:rPr>
          <w:rFonts w:ascii="Arial"/>
          <w:sz w:val="14"/>
        </w:rPr>
        <w:t xml:space="preserve">  </w:t>
      </w:r>
      <w:r>
        <w:rPr>
          <w:rFonts w:ascii="Arial"/>
          <w:spacing w:val="5"/>
          <w:sz w:val="14"/>
        </w:rPr>
        <w:t xml:space="preserve"> </w:t>
      </w:r>
      <w:proofErr w:type="spellStart"/>
      <w:r>
        <w:rPr>
          <w:rFonts w:ascii="Arial"/>
          <w:spacing w:val="11"/>
          <w:sz w:val="14"/>
        </w:rPr>
        <w:t>ccp_alpha</w:t>
      </w:r>
      <w:proofErr w:type="spellEnd"/>
      <w:r>
        <w:rPr>
          <w:rFonts w:ascii="Arial"/>
          <w:i/>
          <w:color w:val="7F7F7F"/>
          <w:w w:val="358"/>
          <w:sz w:val="10"/>
        </w:rPr>
        <w:t xml:space="preserve"> </w:t>
      </w:r>
    </w:p>
    <w:p w14:paraId="22F6ED65" w14:textId="77777777" w:rsidR="0045732C" w:rsidRDefault="002A74E7">
      <w:pPr>
        <w:spacing w:line="160" w:lineRule="exact"/>
        <w:ind w:left="887"/>
        <w:rPr>
          <w:rFonts w:ascii="Arial"/>
          <w:sz w:val="14"/>
        </w:rPr>
      </w:pPr>
      <w:r>
        <w:rPr>
          <w:rFonts w:ascii="Arial"/>
          <w:w w:val="95"/>
          <w:sz w:val="14"/>
        </w:rPr>
        <w:t>=</w:t>
      </w:r>
      <w:r>
        <w:rPr>
          <w:rFonts w:ascii="Arial"/>
          <w:spacing w:val="-19"/>
          <w:w w:val="95"/>
          <w:sz w:val="14"/>
        </w:rPr>
        <w:t xml:space="preserve"> </w:t>
      </w:r>
      <w:proofErr w:type="gramStart"/>
      <w:r>
        <w:rPr>
          <w:rFonts w:ascii="Arial"/>
          <w:w w:val="95"/>
          <w:sz w:val="14"/>
        </w:rPr>
        <w:t>0</w:t>
      </w:r>
      <w:r>
        <w:rPr>
          <w:rFonts w:ascii="Arial"/>
          <w:spacing w:val="-19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.</w:t>
      </w:r>
      <w:proofErr w:type="gramEnd"/>
      <w:r>
        <w:rPr>
          <w:rFonts w:ascii="Arial"/>
          <w:spacing w:val="-19"/>
          <w:w w:val="95"/>
          <w:sz w:val="14"/>
        </w:rPr>
        <w:t xml:space="preserve"> </w:t>
      </w:r>
      <w:proofErr w:type="gramStart"/>
      <w:r>
        <w:rPr>
          <w:rFonts w:ascii="Arial"/>
          <w:w w:val="95"/>
          <w:sz w:val="14"/>
        </w:rPr>
        <w:t>0</w:t>
      </w:r>
      <w:r>
        <w:rPr>
          <w:rFonts w:ascii="Arial"/>
          <w:spacing w:val="-19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)</w:t>
      </w:r>
      <w:proofErr w:type="gramEnd"/>
    </w:p>
    <w:p w14:paraId="75FDF8C1" w14:textId="77777777" w:rsidR="0045732C" w:rsidRDefault="002A74E7">
      <w:pPr>
        <w:spacing w:line="159" w:lineRule="exact"/>
        <w:ind w:left="133"/>
        <w:rPr>
          <w:sz w:val="14"/>
        </w:rPr>
      </w:pPr>
      <w:r>
        <w:rPr>
          <w:color w:val="7F7F7F"/>
          <w:sz w:val="14"/>
        </w:rPr>
        <w:t>13</w:t>
      </w:r>
    </w:p>
    <w:p w14:paraId="2B3D05BE" w14:textId="77777777" w:rsidR="0045732C" w:rsidRDefault="002A74E7">
      <w:pPr>
        <w:tabs>
          <w:tab w:val="left" w:pos="495"/>
        </w:tabs>
        <w:spacing w:line="161" w:lineRule="exact"/>
        <w:ind w:left="133"/>
        <w:rPr>
          <w:rFonts w:ascii="Arial"/>
          <w:sz w:val="14"/>
        </w:rPr>
      </w:pPr>
      <w:r>
        <w:rPr>
          <w:color w:val="7F7F7F"/>
          <w:sz w:val="14"/>
        </w:rPr>
        <w:t>14</w:t>
      </w:r>
      <w:r>
        <w:rPr>
          <w:color w:val="7F7F7F"/>
          <w:sz w:val="14"/>
        </w:rPr>
        <w:tab/>
      </w:r>
      <w:bookmarkStart w:id="139" w:name="References"/>
      <w:bookmarkEnd w:id="139"/>
      <w:r>
        <w:rPr>
          <w:rFonts w:ascii="Arial"/>
          <w:w w:val="95"/>
          <w:sz w:val="14"/>
        </w:rPr>
        <w:t>\</w:t>
      </w:r>
      <w:r>
        <w:rPr>
          <w:rFonts w:ascii="Arial"/>
          <w:spacing w:val="9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l</w:t>
      </w:r>
      <w:r>
        <w:rPr>
          <w:rFonts w:ascii="Arial"/>
          <w:spacing w:val="-16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a</w:t>
      </w:r>
      <w:r>
        <w:rPr>
          <w:rFonts w:ascii="Arial"/>
          <w:spacing w:val="-15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b</w:t>
      </w:r>
      <w:r>
        <w:rPr>
          <w:rFonts w:ascii="Arial"/>
          <w:spacing w:val="-16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e</w:t>
      </w:r>
      <w:r>
        <w:rPr>
          <w:rFonts w:ascii="Arial"/>
          <w:spacing w:val="-15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l</w:t>
      </w:r>
      <w:r>
        <w:rPr>
          <w:rFonts w:ascii="Arial"/>
          <w:spacing w:val="5"/>
          <w:w w:val="95"/>
          <w:sz w:val="14"/>
        </w:rPr>
        <w:t xml:space="preserve"> </w:t>
      </w:r>
      <w:proofErr w:type="gramStart"/>
      <w:r>
        <w:rPr>
          <w:rFonts w:ascii="Arial"/>
          <w:w w:val="95"/>
          <w:sz w:val="14"/>
        </w:rPr>
        <w:t>{</w:t>
      </w:r>
      <w:r>
        <w:rPr>
          <w:rFonts w:ascii="Arial"/>
          <w:spacing w:val="13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l</w:t>
      </w:r>
      <w:proofErr w:type="gramEnd"/>
      <w:r>
        <w:rPr>
          <w:rFonts w:ascii="Arial"/>
          <w:spacing w:val="-7"/>
          <w:w w:val="95"/>
          <w:sz w:val="14"/>
        </w:rPr>
        <w:t xml:space="preserve"> </w:t>
      </w:r>
      <w:proofErr w:type="spellStart"/>
      <w:r>
        <w:rPr>
          <w:rFonts w:ascii="Arial"/>
          <w:w w:val="95"/>
          <w:sz w:val="14"/>
        </w:rPr>
        <w:t>i</w:t>
      </w:r>
      <w:proofErr w:type="spellEnd"/>
      <w:r>
        <w:rPr>
          <w:rFonts w:ascii="Arial"/>
          <w:spacing w:val="-7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s</w:t>
      </w:r>
      <w:r>
        <w:rPr>
          <w:rFonts w:ascii="Arial"/>
          <w:spacing w:val="-7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t</w:t>
      </w:r>
      <w:r>
        <w:rPr>
          <w:rFonts w:ascii="Arial"/>
          <w:spacing w:val="-6"/>
          <w:w w:val="95"/>
          <w:sz w:val="14"/>
        </w:rPr>
        <w:t xml:space="preserve"> </w:t>
      </w:r>
      <w:proofErr w:type="spellStart"/>
      <w:r>
        <w:rPr>
          <w:rFonts w:ascii="Arial"/>
          <w:w w:val="95"/>
          <w:sz w:val="14"/>
        </w:rPr>
        <w:t>i</w:t>
      </w:r>
      <w:proofErr w:type="spellEnd"/>
      <w:r>
        <w:rPr>
          <w:rFonts w:ascii="Arial"/>
          <w:spacing w:val="-7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n</w:t>
      </w:r>
      <w:r>
        <w:rPr>
          <w:rFonts w:ascii="Arial"/>
          <w:spacing w:val="-7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g</w:t>
      </w:r>
      <w:r>
        <w:rPr>
          <w:rFonts w:ascii="Arial"/>
          <w:spacing w:val="13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}</w:t>
      </w:r>
    </w:p>
    <w:p w14:paraId="5F1206CA" w14:textId="77777777" w:rsidR="0045732C" w:rsidRDefault="002A74E7">
      <w:pPr>
        <w:pStyle w:val="BodyText"/>
        <w:spacing w:before="81"/>
        <w:ind w:left="117" w:right="117"/>
        <w:jc w:val="center"/>
      </w:pPr>
      <w:r>
        <w:rPr>
          <w:rFonts w:ascii="Arial"/>
          <w:b/>
        </w:rPr>
        <w:t>Listing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1.</w:t>
      </w:r>
      <w:r>
        <w:rPr>
          <w:rFonts w:ascii="Arial"/>
          <w:b/>
          <w:spacing w:val="8"/>
        </w:rPr>
        <w:t xml:space="preserve"> </w:t>
      </w:r>
      <w:r>
        <w:t>Hyperparameter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boosting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classifier</w:t>
      </w:r>
    </w:p>
    <w:p w14:paraId="519B5922" w14:textId="77777777" w:rsidR="0045732C" w:rsidRDefault="0045732C">
      <w:pPr>
        <w:jc w:val="center"/>
        <w:sectPr w:rsidR="0045732C">
          <w:pgSz w:w="12240" w:h="15840"/>
          <w:pgMar w:top="1260" w:right="960" w:bottom="840" w:left="960" w:header="0" w:footer="648" w:gutter="0"/>
          <w:cols w:space="720"/>
        </w:sectPr>
      </w:pPr>
    </w:p>
    <w:p w14:paraId="4FB760D1" w14:textId="77777777" w:rsidR="0045732C" w:rsidRDefault="002A74E7">
      <w:pPr>
        <w:pStyle w:val="Heading1"/>
        <w:spacing w:before="89"/>
      </w:pPr>
      <w:r>
        <w:lastRenderedPageBreak/>
        <w:t>References</w:t>
      </w:r>
    </w:p>
    <w:p w14:paraId="490A083E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102" w:line="249" w:lineRule="auto"/>
        <w:ind w:right="171"/>
        <w:jc w:val="left"/>
        <w:rPr>
          <w:sz w:val="20"/>
        </w:rPr>
      </w:pPr>
      <w:bookmarkStart w:id="140" w:name="_bookmark9"/>
      <w:bookmarkEnd w:id="140"/>
      <w:r>
        <w:rPr>
          <w:sz w:val="20"/>
        </w:rPr>
        <w:t>Kiang,</w:t>
      </w:r>
      <w:r>
        <w:rPr>
          <w:spacing w:val="6"/>
          <w:sz w:val="20"/>
        </w:rPr>
        <w:t xml:space="preserve"> </w:t>
      </w:r>
      <w:r>
        <w:rPr>
          <w:sz w:val="20"/>
        </w:rPr>
        <w:t>N.,</w:t>
      </w:r>
      <w:r>
        <w:rPr>
          <w:spacing w:val="6"/>
          <w:sz w:val="20"/>
        </w:rPr>
        <w:t xml:space="preserve"> </w:t>
      </w:r>
      <w:proofErr w:type="spellStart"/>
      <w:r>
        <w:rPr>
          <w:sz w:val="20"/>
        </w:rPr>
        <w:t>Moxon</w:t>
      </w:r>
      <w:proofErr w:type="spellEnd"/>
      <w:r>
        <w:rPr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sz w:val="20"/>
        </w:rPr>
        <w:t>E.</w:t>
      </w:r>
      <w:r>
        <w:rPr>
          <w:spacing w:val="6"/>
          <w:sz w:val="20"/>
        </w:rPr>
        <w:t xml:space="preserve"> </w:t>
      </w:r>
      <w:r>
        <w:rPr>
          <w:sz w:val="20"/>
        </w:rPr>
        <w:t>&amp;</w:t>
      </w:r>
      <w:r>
        <w:rPr>
          <w:spacing w:val="7"/>
          <w:sz w:val="20"/>
        </w:rPr>
        <w:t xml:space="preserve"> </w:t>
      </w:r>
      <w:r>
        <w:rPr>
          <w:sz w:val="20"/>
        </w:rPr>
        <w:t>Levine,</w:t>
      </w:r>
      <w:r>
        <w:rPr>
          <w:spacing w:val="6"/>
          <w:sz w:val="20"/>
        </w:rPr>
        <w:t xml:space="preserve"> </w:t>
      </w:r>
      <w:r>
        <w:rPr>
          <w:sz w:val="20"/>
        </w:rPr>
        <w:t>R.</w:t>
      </w:r>
      <w:r>
        <w:rPr>
          <w:spacing w:val="31"/>
          <w:sz w:val="20"/>
        </w:rPr>
        <w:t xml:space="preserve"> </w:t>
      </w:r>
      <w:r>
        <w:rPr>
          <w:sz w:val="20"/>
        </w:rPr>
        <w:t>Auditory-nerve</w:t>
      </w:r>
      <w:r>
        <w:rPr>
          <w:spacing w:val="7"/>
          <w:sz w:val="20"/>
        </w:rPr>
        <w:t xml:space="preserve"> </w:t>
      </w:r>
      <w:r>
        <w:rPr>
          <w:sz w:val="20"/>
        </w:rPr>
        <w:t>activity</w:t>
      </w:r>
      <w:r>
        <w:rPr>
          <w:spacing w:val="6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cats</w:t>
      </w:r>
      <w:r>
        <w:rPr>
          <w:spacing w:val="6"/>
          <w:sz w:val="20"/>
        </w:rPr>
        <w:t xml:space="preserve"> </w:t>
      </w:r>
      <w:r>
        <w:rPr>
          <w:sz w:val="20"/>
        </w:rPr>
        <w:t>with</w:t>
      </w:r>
      <w:r>
        <w:rPr>
          <w:spacing w:val="7"/>
          <w:sz w:val="20"/>
        </w:rPr>
        <w:t xml:space="preserve"> </w:t>
      </w:r>
      <w:r>
        <w:rPr>
          <w:sz w:val="20"/>
        </w:rPr>
        <w:t>normal</w:t>
      </w:r>
      <w:r>
        <w:rPr>
          <w:spacing w:val="6"/>
          <w:sz w:val="20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z w:val="20"/>
        </w:rPr>
        <w:t>abnormal</w:t>
      </w:r>
      <w:r>
        <w:rPr>
          <w:spacing w:val="6"/>
          <w:sz w:val="20"/>
        </w:rPr>
        <w:t xml:space="preserve"> </w:t>
      </w:r>
      <w:proofErr w:type="spellStart"/>
      <w:r>
        <w:rPr>
          <w:sz w:val="20"/>
        </w:rPr>
        <w:t>cochleas</w:t>
      </w:r>
      <w:proofErr w:type="spellEnd"/>
      <w:r>
        <w:rPr>
          <w:sz w:val="20"/>
        </w:rPr>
        <w:t>.</w:t>
      </w:r>
      <w:r>
        <w:rPr>
          <w:spacing w:val="31"/>
          <w:sz w:val="20"/>
        </w:rPr>
        <w:t xml:space="preserve"> </w:t>
      </w:r>
      <w:r>
        <w:rPr>
          <w:i/>
          <w:sz w:val="20"/>
        </w:rPr>
        <w:t>Sensorineural</w:t>
      </w:r>
      <w:r>
        <w:rPr>
          <w:i/>
          <w:spacing w:val="-47"/>
          <w:sz w:val="20"/>
        </w:rPr>
        <w:t xml:space="preserve"> </w:t>
      </w:r>
      <w:bookmarkStart w:id="141" w:name="_bookmark10"/>
      <w:bookmarkEnd w:id="141"/>
      <w:r>
        <w:rPr>
          <w:i/>
          <w:sz w:val="20"/>
        </w:rPr>
        <w:t>hearing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loss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241–273</w:t>
      </w:r>
      <w:r>
        <w:rPr>
          <w:spacing w:val="-1"/>
          <w:sz w:val="20"/>
        </w:rPr>
        <w:t xml:space="preserve"> </w:t>
      </w:r>
      <w:r>
        <w:rPr>
          <w:sz w:val="20"/>
        </w:rPr>
        <w:t>(1970).</w:t>
      </w:r>
    </w:p>
    <w:p w14:paraId="20EB15F5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/>
        <w:jc w:val="left"/>
        <w:rPr>
          <w:sz w:val="20"/>
        </w:rPr>
      </w:pPr>
      <w:bookmarkStart w:id="142" w:name="_bookmark11"/>
      <w:bookmarkEnd w:id="142"/>
      <w:r>
        <w:rPr>
          <w:sz w:val="20"/>
        </w:rPr>
        <w:t>Davis,</w:t>
      </w:r>
      <w:r>
        <w:rPr>
          <w:spacing w:val="-4"/>
          <w:sz w:val="20"/>
        </w:rPr>
        <w:t xml:space="preserve"> </w:t>
      </w:r>
      <w:r>
        <w:rPr>
          <w:sz w:val="20"/>
        </w:rPr>
        <w:t>A.</w:t>
      </w:r>
      <w:r>
        <w:rPr>
          <w:spacing w:val="-4"/>
          <w:sz w:val="20"/>
        </w:rPr>
        <w:t xml:space="preserve"> </w:t>
      </w:r>
      <w:r>
        <w:rPr>
          <w:sz w:val="20"/>
        </w:rPr>
        <w:t>&amp;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Rafaie</w:t>
      </w:r>
      <w:proofErr w:type="spellEnd"/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E.</w:t>
      </w:r>
      <w:r>
        <w:rPr>
          <w:spacing w:val="-4"/>
          <w:sz w:val="20"/>
        </w:rPr>
        <w:t xml:space="preserve"> </w:t>
      </w:r>
      <w:r>
        <w:rPr>
          <w:sz w:val="20"/>
        </w:rPr>
        <w:t>A.</w:t>
      </w:r>
      <w:r>
        <w:rPr>
          <w:spacing w:val="17"/>
          <w:sz w:val="20"/>
        </w:rPr>
        <w:t xml:space="preserve"> </w:t>
      </w:r>
      <w:r>
        <w:rPr>
          <w:sz w:val="20"/>
        </w:rPr>
        <w:t>Epidemiology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tinnitus.</w:t>
      </w:r>
      <w:r>
        <w:rPr>
          <w:spacing w:val="17"/>
          <w:sz w:val="20"/>
        </w:rPr>
        <w:t xml:space="preserve"> </w:t>
      </w:r>
      <w:r>
        <w:rPr>
          <w:i/>
          <w:sz w:val="20"/>
        </w:rPr>
        <w:t>Tinnitus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 xml:space="preserve">handbook </w:t>
      </w:r>
      <w:r>
        <w:rPr>
          <w:b/>
          <w:sz w:val="20"/>
        </w:rPr>
        <w:t>1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23</w:t>
      </w:r>
      <w:r>
        <w:rPr>
          <w:spacing w:val="-4"/>
          <w:sz w:val="20"/>
        </w:rPr>
        <w:t xml:space="preserve"> </w:t>
      </w:r>
      <w:r>
        <w:rPr>
          <w:sz w:val="20"/>
        </w:rPr>
        <w:t>(2000).</w:t>
      </w:r>
    </w:p>
    <w:p w14:paraId="75B60CE6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jc w:val="left"/>
        <w:rPr>
          <w:i/>
          <w:sz w:val="20"/>
        </w:rPr>
      </w:pPr>
      <w:r>
        <w:rPr>
          <w:sz w:val="20"/>
        </w:rPr>
        <w:t>Langguth,</w:t>
      </w:r>
      <w:r>
        <w:rPr>
          <w:spacing w:val="-10"/>
          <w:sz w:val="20"/>
        </w:rPr>
        <w:t xml:space="preserve"> </w:t>
      </w:r>
      <w:r>
        <w:rPr>
          <w:sz w:val="20"/>
        </w:rPr>
        <w:t>B.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review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tinnitus</w:t>
      </w:r>
      <w:r>
        <w:rPr>
          <w:spacing w:val="-10"/>
          <w:sz w:val="20"/>
        </w:rPr>
        <w:t xml:space="preserve"> </w:t>
      </w:r>
      <w:r>
        <w:rPr>
          <w:sz w:val="20"/>
        </w:rPr>
        <w:t>symptoms</w:t>
      </w:r>
      <w:r>
        <w:rPr>
          <w:spacing w:val="-10"/>
          <w:sz w:val="20"/>
        </w:rPr>
        <w:t xml:space="preserve"> </w:t>
      </w:r>
      <w:r>
        <w:rPr>
          <w:sz w:val="20"/>
        </w:rPr>
        <w:t>beyond</w:t>
      </w:r>
      <w:r>
        <w:rPr>
          <w:spacing w:val="-10"/>
          <w:sz w:val="20"/>
        </w:rPr>
        <w:t xml:space="preserve"> </w:t>
      </w:r>
      <w:r>
        <w:rPr>
          <w:sz w:val="20"/>
        </w:rPr>
        <w:t>‘ringing</w:t>
      </w:r>
      <w:r>
        <w:rPr>
          <w:spacing w:val="-9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ears’: a</w:t>
      </w:r>
      <w:r>
        <w:rPr>
          <w:spacing w:val="-10"/>
          <w:sz w:val="20"/>
        </w:rPr>
        <w:t xml:space="preserve"> </w:t>
      </w:r>
      <w:r>
        <w:rPr>
          <w:sz w:val="20"/>
        </w:rPr>
        <w:t>call</w:t>
      </w:r>
      <w:r>
        <w:rPr>
          <w:spacing w:val="-10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z w:val="20"/>
        </w:rPr>
        <w:t>action.</w:t>
      </w:r>
      <w:r>
        <w:rPr>
          <w:spacing w:val="8"/>
          <w:sz w:val="20"/>
        </w:rPr>
        <w:t xml:space="preserve"> </w:t>
      </w:r>
      <w:proofErr w:type="spellStart"/>
      <w:r>
        <w:rPr>
          <w:i/>
          <w:sz w:val="20"/>
        </w:rPr>
        <w:t>Curr</w:t>
      </w:r>
      <w:proofErr w:type="spellEnd"/>
      <w:r>
        <w:rPr>
          <w:i/>
          <w:sz w:val="20"/>
        </w:rPr>
        <w:t>.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medical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research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opinion</w:t>
      </w:r>
    </w:p>
    <w:p w14:paraId="6419DCE5" w14:textId="77777777" w:rsidR="0045732C" w:rsidRDefault="002A74E7">
      <w:pPr>
        <w:pStyle w:val="BodyText"/>
        <w:spacing w:before="9"/>
        <w:ind w:left="522"/>
      </w:pPr>
      <w:bookmarkStart w:id="143" w:name="_bookmark12"/>
      <w:bookmarkEnd w:id="143"/>
      <w:r>
        <w:rPr>
          <w:b/>
        </w:rPr>
        <w:t>27</w:t>
      </w:r>
      <w:r>
        <w:t>,</w:t>
      </w:r>
      <w:r>
        <w:rPr>
          <w:spacing w:val="-5"/>
        </w:rPr>
        <w:t xml:space="preserve"> </w:t>
      </w:r>
      <w:r>
        <w:t>1635–1643</w:t>
      </w:r>
      <w:r>
        <w:rPr>
          <w:spacing w:val="-5"/>
        </w:rPr>
        <w:t xml:space="preserve"> </w:t>
      </w:r>
      <w:r>
        <w:t>(2011).</w:t>
      </w:r>
    </w:p>
    <w:p w14:paraId="4F3C3B72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line="249" w:lineRule="auto"/>
        <w:ind w:left="515" w:right="171" w:hanging="243"/>
        <w:jc w:val="left"/>
        <w:rPr>
          <w:sz w:val="20"/>
        </w:rPr>
      </w:pPr>
      <w:r>
        <w:rPr>
          <w:sz w:val="20"/>
        </w:rPr>
        <w:t>Halford,</w:t>
      </w:r>
      <w:r>
        <w:rPr>
          <w:spacing w:val="7"/>
          <w:sz w:val="20"/>
        </w:rPr>
        <w:t xml:space="preserve"> </w:t>
      </w:r>
      <w:r>
        <w:rPr>
          <w:sz w:val="20"/>
        </w:rPr>
        <w:t>J.</w:t>
      </w:r>
      <w:r>
        <w:rPr>
          <w:spacing w:val="7"/>
          <w:sz w:val="20"/>
        </w:rPr>
        <w:t xml:space="preserve"> </w:t>
      </w:r>
      <w:r>
        <w:rPr>
          <w:sz w:val="20"/>
        </w:rPr>
        <w:t>B.</w:t>
      </w:r>
      <w:r>
        <w:rPr>
          <w:spacing w:val="7"/>
          <w:sz w:val="20"/>
        </w:rPr>
        <w:t xml:space="preserve"> </w:t>
      </w:r>
      <w:r>
        <w:rPr>
          <w:sz w:val="20"/>
        </w:rPr>
        <w:t>&amp;</w:t>
      </w:r>
      <w:r>
        <w:rPr>
          <w:spacing w:val="7"/>
          <w:sz w:val="20"/>
        </w:rPr>
        <w:t xml:space="preserve"> </w:t>
      </w:r>
      <w:r>
        <w:rPr>
          <w:sz w:val="20"/>
        </w:rPr>
        <w:t>Anderson,</w:t>
      </w:r>
      <w:r>
        <w:rPr>
          <w:spacing w:val="8"/>
          <w:sz w:val="20"/>
        </w:rPr>
        <w:t xml:space="preserve"> </w:t>
      </w:r>
      <w:r>
        <w:rPr>
          <w:sz w:val="20"/>
        </w:rPr>
        <w:t>S.</w:t>
      </w:r>
      <w:r>
        <w:rPr>
          <w:spacing w:val="6"/>
          <w:sz w:val="20"/>
        </w:rPr>
        <w:t xml:space="preserve"> </w:t>
      </w:r>
      <w:r>
        <w:rPr>
          <w:sz w:val="20"/>
        </w:rPr>
        <w:t>D.</w:t>
      </w:r>
      <w:r>
        <w:rPr>
          <w:spacing w:val="36"/>
          <w:sz w:val="20"/>
        </w:rPr>
        <w:t xml:space="preserve"> </w:t>
      </w:r>
      <w:proofErr w:type="gramStart"/>
      <w:r>
        <w:rPr>
          <w:sz w:val="20"/>
        </w:rPr>
        <w:t>Anxiety</w:t>
      </w:r>
      <w:proofErr w:type="gramEnd"/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z w:val="20"/>
        </w:rPr>
        <w:t>depression</w:t>
      </w:r>
      <w:r>
        <w:rPr>
          <w:spacing w:val="6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tinnitus</w:t>
      </w:r>
      <w:r>
        <w:rPr>
          <w:spacing w:val="7"/>
          <w:sz w:val="20"/>
        </w:rPr>
        <w:t xml:space="preserve"> </w:t>
      </w:r>
      <w:r>
        <w:rPr>
          <w:sz w:val="20"/>
        </w:rPr>
        <w:t>sufferers.</w:t>
      </w:r>
      <w:r>
        <w:rPr>
          <w:spacing w:val="36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psychosomatic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research</w:t>
      </w:r>
      <w:r>
        <w:rPr>
          <w:i/>
          <w:spacing w:val="7"/>
          <w:sz w:val="20"/>
        </w:rPr>
        <w:t xml:space="preserve"> </w:t>
      </w:r>
      <w:r>
        <w:rPr>
          <w:b/>
          <w:sz w:val="20"/>
        </w:rPr>
        <w:t>35</w:t>
      </w:r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383–390</w:t>
      </w:r>
      <w:r>
        <w:rPr>
          <w:spacing w:val="-47"/>
          <w:sz w:val="20"/>
        </w:rPr>
        <w:t xml:space="preserve"> </w:t>
      </w:r>
      <w:bookmarkStart w:id="144" w:name="_bookmark13"/>
      <w:bookmarkEnd w:id="144"/>
      <w:r>
        <w:rPr>
          <w:sz w:val="20"/>
        </w:rPr>
        <w:t>(1991).</w:t>
      </w:r>
    </w:p>
    <w:p w14:paraId="54C160BA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/>
        <w:jc w:val="left"/>
        <w:rPr>
          <w:i/>
          <w:sz w:val="20"/>
        </w:rPr>
      </w:pPr>
      <w:r>
        <w:rPr>
          <w:w w:val="95"/>
          <w:sz w:val="20"/>
        </w:rPr>
        <w:t>Langguth,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B.,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Kreuzer,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P.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M.,</w:t>
      </w:r>
      <w:r>
        <w:rPr>
          <w:spacing w:val="9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Kleinjung</w:t>
      </w:r>
      <w:proofErr w:type="spellEnd"/>
      <w:r>
        <w:rPr>
          <w:w w:val="95"/>
          <w:sz w:val="20"/>
        </w:rPr>
        <w:t>,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T.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&amp;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Ridder,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D.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Tinnitus: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causes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clinical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management.</w:t>
      </w:r>
      <w:r>
        <w:rPr>
          <w:spacing w:val="31"/>
          <w:w w:val="95"/>
          <w:sz w:val="20"/>
        </w:rPr>
        <w:t xml:space="preserve"> </w:t>
      </w:r>
      <w:r>
        <w:rPr>
          <w:i/>
          <w:w w:val="95"/>
          <w:sz w:val="20"/>
        </w:rPr>
        <w:t>The</w:t>
      </w:r>
      <w:r>
        <w:rPr>
          <w:i/>
          <w:spacing w:val="8"/>
          <w:w w:val="95"/>
          <w:sz w:val="20"/>
        </w:rPr>
        <w:t xml:space="preserve"> </w:t>
      </w:r>
      <w:r>
        <w:rPr>
          <w:i/>
          <w:w w:val="95"/>
          <w:sz w:val="20"/>
        </w:rPr>
        <w:t>Lancet</w:t>
      </w:r>
      <w:r>
        <w:rPr>
          <w:i/>
          <w:spacing w:val="8"/>
          <w:w w:val="95"/>
          <w:sz w:val="20"/>
        </w:rPr>
        <w:t xml:space="preserve"> </w:t>
      </w:r>
      <w:r>
        <w:rPr>
          <w:i/>
          <w:w w:val="95"/>
          <w:sz w:val="20"/>
        </w:rPr>
        <w:t>Neurol.</w:t>
      </w:r>
    </w:p>
    <w:p w14:paraId="19A89105" w14:textId="77777777" w:rsidR="0045732C" w:rsidRDefault="002A74E7">
      <w:pPr>
        <w:pStyle w:val="BodyText"/>
        <w:spacing w:before="9"/>
        <w:ind w:left="507"/>
      </w:pPr>
      <w:r>
        <w:rPr>
          <w:b/>
        </w:rPr>
        <w:t>12</w:t>
      </w:r>
      <w:r>
        <w:t>,</w:t>
      </w:r>
      <w:r>
        <w:rPr>
          <w:spacing w:val="-3"/>
        </w:rPr>
        <w:t xml:space="preserve"> </w:t>
      </w:r>
      <w:r>
        <w:t>920–930</w:t>
      </w:r>
      <w:r>
        <w:rPr>
          <w:spacing w:val="-3"/>
        </w:rPr>
        <w:t xml:space="preserve"> </w:t>
      </w:r>
      <w:r>
        <w:t>(2013).</w:t>
      </w:r>
    </w:p>
    <w:p w14:paraId="72D0314C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line="249" w:lineRule="auto"/>
        <w:ind w:left="514" w:right="137" w:hanging="242"/>
        <w:jc w:val="left"/>
        <w:rPr>
          <w:sz w:val="20"/>
        </w:rPr>
      </w:pPr>
      <w:proofErr w:type="spellStart"/>
      <w:r>
        <w:rPr>
          <w:sz w:val="20"/>
        </w:rPr>
        <w:t>Izuhara</w:t>
      </w:r>
      <w:proofErr w:type="spellEnd"/>
      <w:r>
        <w:rPr>
          <w:sz w:val="20"/>
        </w:rPr>
        <w:t>,</w:t>
      </w:r>
      <w:r>
        <w:rPr>
          <w:spacing w:val="-12"/>
          <w:sz w:val="20"/>
        </w:rPr>
        <w:t xml:space="preserve"> </w:t>
      </w:r>
      <w:r>
        <w:rPr>
          <w:sz w:val="20"/>
        </w:rPr>
        <w:t>K.</w:t>
      </w:r>
      <w:r>
        <w:rPr>
          <w:spacing w:val="-12"/>
          <w:sz w:val="20"/>
        </w:rPr>
        <w:t xml:space="preserve"> </w:t>
      </w:r>
      <w:r>
        <w:rPr>
          <w:i/>
          <w:sz w:val="20"/>
        </w:rPr>
        <w:t>et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al.</w:t>
      </w:r>
      <w:r>
        <w:rPr>
          <w:i/>
          <w:spacing w:val="5"/>
          <w:sz w:val="20"/>
        </w:rPr>
        <w:t xml:space="preserve"> </w:t>
      </w:r>
      <w:r>
        <w:rPr>
          <w:sz w:val="20"/>
        </w:rPr>
        <w:t>Association</w:t>
      </w:r>
      <w:r>
        <w:rPr>
          <w:spacing w:val="-11"/>
          <w:sz w:val="20"/>
        </w:rPr>
        <w:t xml:space="preserve"> </w:t>
      </w:r>
      <w:r>
        <w:rPr>
          <w:sz w:val="20"/>
        </w:rPr>
        <w:t>between</w:t>
      </w:r>
      <w:r>
        <w:rPr>
          <w:spacing w:val="-12"/>
          <w:sz w:val="20"/>
        </w:rPr>
        <w:t xml:space="preserve"> </w:t>
      </w:r>
      <w:r>
        <w:rPr>
          <w:sz w:val="20"/>
        </w:rPr>
        <w:t>tinnitus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sleep</w:t>
      </w:r>
      <w:r>
        <w:rPr>
          <w:spacing w:val="-12"/>
          <w:sz w:val="20"/>
        </w:rPr>
        <w:t xml:space="preserve"> </w:t>
      </w:r>
      <w:r>
        <w:rPr>
          <w:sz w:val="20"/>
        </w:rPr>
        <w:t>disorders</w:t>
      </w:r>
      <w:r>
        <w:rPr>
          <w:spacing w:val="-12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general</w:t>
      </w:r>
      <w:r>
        <w:rPr>
          <w:spacing w:val="-12"/>
          <w:sz w:val="20"/>
        </w:rPr>
        <w:t xml:space="preserve"> </w:t>
      </w:r>
      <w:proofErr w:type="spellStart"/>
      <w:r>
        <w:rPr>
          <w:sz w:val="20"/>
        </w:rPr>
        <w:t>japanese</w:t>
      </w:r>
      <w:proofErr w:type="spellEnd"/>
      <w:r>
        <w:rPr>
          <w:spacing w:val="-11"/>
          <w:sz w:val="20"/>
        </w:rPr>
        <w:t xml:space="preserve"> </w:t>
      </w:r>
      <w:r>
        <w:rPr>
          <w:sz w:val="20"/>
        </w:rPr>
        <w:t>population.</w:t>
      </w:r>
      <w:r>
        <w:rPr>
          <w:spacing w:val="5"/>
          <w:sz w:val="20"/>
        </w:rPr>
        <w:t xml:space="preserve"> </w:t>
      </w:r>
      <w:r>
        <w:rPr>
          <w:i/>
          <w:sz w:val="20"/>
        </w:rPr>
        <w:t>Annals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Otol.</w:t>
      </w:r>
      <w:r>
        <w:rPr>
          <w:i/>
          <w:spacing w:val="-12"/>
          <w:sz w:val="20"/>
        </w:rPr>
        <w:t xml:space="preserve"> </w:t>
      </w:r>
      <w:proofErr w:type="spellStart"/>
      <w:r>
        <w:rPr>
          <w:i/>
          <w:sz w:val="20"/>
        </w:rPr>
        <w:t>Rhinol</w:t>
      </w:r>
      <w:proofErr w:type="spellEnd"/>
      <w:r>
        <w:rPr>
          <w:i/>
          <w:sz w:val="20"/>
        </w:rPr>
        <w:t>.</w:t>
      </w:r>
      <w:r>
        <w:rPr>
          <w:i/>
          <w:spacing w:val="-47"/>
          <w:sz w:val="20"/>
        </w:rPr>
        <w:t xml:space="preserve"> </w:t>
      </w:r>
      <w:bookmarkStart w:id="145" w:name="_bookmark14"/>
      <w:bookmarkEnd w:id="145"/>
      <w:r>
        <w:rPr>
          <w:i/>
          <w:sz w:val="20"/>
        </w:rPr>
        <w:t>&amp;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Laryngol</w:t>
      </w:r>
      <w:proofErr w:type="spellEnd"/>
      <w:r>
        <w:rPr>
          <w:i/>
          <w:sz w:val="20"/>
        </w:rPr>
        <w:t>.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122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701–706</w:t>
      </w:r>
      <w:r>
        <w:rPr>
          <w:spacing w:val="-1"/>
          <w:sz w:val="20"/>
        </w:rPr>
        <w:t xml:space="preserve"> </w:t>
      </w:r>
      <w:r>
        <w:rPr>
          <w:sz w:val="20"/>
        </w:rPr>
        <w:t>(2013).</w:t>
      </w:r>
    </w:p>
    <w:p w14:paraId="38003190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0" w:line="249" w:lineRule="auto"/>
        <w:ind w:right="164"/>
        <w:jc w:val="left"/>
        <w:rPr>
          <w:sz w:val="20"/>
        </w:rPr>
      </w:pPr>
      <w:proofErr w:type="spellStart"/>
      <w:r>
        <w:rPr>
          <w:sz w:val="20"/>
        </w:rPr>
        <w:t>McKENNA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L.,</w:t>
      </w:r>
      <w:r>
        <w:rPr>
          <w:spacing w:val="-1"/>
          <w:sz w:val="20"/>
        </w:rPr>
        <w:t xml:space="preserve"> </w:t>
      </w:r>
      <w:r>
        <w:rPr>
          <w:sz w:val="20"/>
        </w:rPr>
        <w:t>HALLAM,</w:t>
      </w:r>
      <w:r>
        <w:rPr>
          <w:spacing w:val="-1"/>
          <w:sz w:val="20"/>
        </w:rPr>
        <w:t xml:space="preserve"> </w:t>
      </w:r>
      <w:r>
        <w:rPr>
          <w:sz w:val="20"/>
        </w:rPr>
        <w:t>R.</w:t>
      </w:r>
      <w:r>
        <w:rPr>
          <w:spacing w:val="-1"/>
          <w:sz w:val="20"/>
        </w:rPr>
        <w:t xml:space="preserve"> </w:t>
      </w:r>
      <w:r>
        <w:rPr>
          <w:sz w:val="20"/>
        </w:rPr>
        <w:t>S.</w:t>
      </w:r>
      <w:r>
        <w:rPr>
          <w:spacing w:val="-1"/>
          <w:sz w:val="20"/>
        </w:rPr>
        <w:t xml:space="preserve"> </w:t>
      </w:r>
      <w:r>
        <w:rPr>
          <w:sz w:val="20"/>
        </w:rPr>
        <w:t>&amp;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HINCHCLIFFEf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R.</w:t>
      </w:r>
      <w:r>
        <w:rPr>
          <w:spacing w:val="2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prevalence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psychological</w:t>
      </w:r>
      <w:r>
        <w:rPr>
          <w:spacing w:val="-1"/>
          <w:sz w:val="20"/>
        </w:rPr>
        <w:t xml:space="preserve"> </w:t>
      </w:r>
      <w:r>
        <w:rPr>
          <w:sz w:val="20"/>
        </w:rPr>
        <w:t>disturbance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neuro-otology</w:t>
      </w:r>
      <w:r>
        <w:rPr>
          <w:spacing w:val="-47"/>
          <w:sz w:val="20"/>
        </w:rPr>
        <w:t xml:space="preserve"> </w:t>
      </w:r>
      <w:bookmarkStart w:id="146" w:name="_bookmark15"/>
      <w:bookmarkEnd w:id="146"/>
      <w:r>
        <w:rPr>
          <w:sz w:val="20"/>
        </w:rPr>
        <w:t>outpatients.</w:t>
      </w:r>
      <w:r>
        <w:rPr>
          <w:spacing w:val="20"/>
          <w:sz w:val="20"/>
        </w:rPr>
        <w:t xml:space="preserve"> </w:t>
      </w:r>
      <w:r>
        <w:rPr>
          <w:i/>
          <w:sz w:val="20"/>
        </w:rPr>
        <w:t>Clin.</w:t>
      </w:r>
      <w:r>
        <w:rPr>
          <w:i/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Otolaryngol</w:t>
      </w:r>
      <w:proofErr w:type="spellEnd"/>
      <w:r>
        <w:rPr>
          <w:i/>
          <w:sz w:val="20"/>
        </w:rPr>
        <w:t>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&amp;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Allied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Sci.</w:t>
      </w:r>
      <w:r>
        <w:rPr>
          <w:i/>
          <w:spacing w:val="-2"/>
          <w:sz w:val="20"/>
        </w:rPr>
        <w:t xml:space="preserve"> </w:t>
      </w:r>
      <w:r>
        <w:rPr>
          <w:b/>
          <w:sz w:val="20"/>
        </w:rPr>
        <w:t>16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452–456</w:t>
      </w:r>
      <w:r>
        <w:rPr>
          <w:spacing w:val="-1"/>
          <w:sz w:val="20"/>
        </w:rPr>
        <w:t xml:space="preserve"> </w:t>
      </w:r>
      <w:r>
        <w:rPr>
          <w:sz w:val="20"/>
        </w:rPr>
        <w:t>(1991).</w:t>
      </w:r>
    </w:p>
    <w:p w14:paraId="7A7A2C03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/>
        <w:jc w:val="left"/>
        <w:rPr>
          <w:sz w:val="20"/>
        </w:rPr>
      </w:pPr>
      <w:bookmarkStart w:id="147" w:name="_bookmark16"/>
      <w:bookmarkEnd w:id="147"/>
      <w:proofErr w:type="spellStart"/>
      <w:r>
        <w:rPr>
          <w:sz w:val="20"/>
        </w:rPr>
        <w:t>Cederroth</w:t>
      </w:r>
      <w:proofErr w:type="spellEnd"/>
      <w:r>
        <w:rPr>
          <w:sz w:val="20"/>
        </w:rPr>
        <w:t>,</w:t>
      </w:r>
      <w:r>
        <w:rPr>
          <w:spacing w:val="-7"/>
          <w:sz w:val="20"/>
        </w:rPr>
        <w:t xml:space="preserve"> </w:t>
      </w:r>
      <w:r>
        <w:rPr>
          <w:sz w:val="20"/>
        </w:rPr>
        <w:t>C.</w:t>
      </w:r>
      <w:r>
        <w:rPr>
          <w:spacing w:val="-7"/>
          <w:sz w:val="20"/>
        </w:rPr>
        <w:t xml:space="preserve"> </w:t>
      </w:r>
      <w:r>
        <w:rPr>
          <w:sz w:val="20"/>
        </w:rPr>
        <w:t>R.</w:t>
      </w:r>
      <w:r>
        <w:rPr>
          <w:spacing w:val="-7"/>
          <w:sz w:val="20"/>
        </w:rPr>
        <w:t xml:space="preserve"> </w:t>
      </w:r>
      <w:r>
        <w:rPr>
          <w:i/>
          <w:sz w:val="20"/>
        </w:rPr>
        <w:t>et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al.</w:t>
      </w:r>
      <w:r>
        <w:rPr>
          <w:i/>
          <w:spacing w:val="13"/>
          <w:sz w:val="20"/>
        </w:rPr>
        <w:t xml:space="preserve"> </w:t>
      </w:r>
      <w:r>
        <w:rPr>
          <w:sz w:val="20"/>
        </w:rPr>
        <w:t>Towards</w:t>
      </w:r>
      <w:r>
        <w:rPr>
          <w:spacing w:val="-7"/>
          <w:sz w:val="20"/>
        </w:rPr>
        <w:t xml:space="preserve"> </w:t>
      </w:r>
      <w:r>
        <w:rPr>
          <w:sz w:val="20"/>
        </w:rPr>
        <w:t>an</w:t>
      </w:r>
      <w:r>
        <w:rPr>
          <w:spacing w:val="-7"/>
          <w:sz w:val="20"/>
        </w:rPr>
        <w:t xml:space="preserve"> </w:t>
      </w:r>
      <w:r>
        <w:rPr>
          <w:sz w:val="20"/>
        </w:rPr>
        <w:t>understanding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tinnitus</w:t>
      </w:r>
      <w:r>
        <w:rPr>
          <w:spacing w:val="-7"/>
          <w:sz w:val="20"/>
        </w:rPr>
        <w:t xml:space="preserve"> </w:t>
      </w:r>
      <w:r>
        <w:rPr>
          <w:sz w:val="20"/>
        </w:rPr>
        <w:t>heterogeneity.</w:t>
      </w:r>
      <w:r>
        <w:rPr>
          <w:spacing w:val="13"/>
          <w:sz w:val="20"/>
        </w:rPr>
        <w:t xml:space="preserve"> </w:t>
      </w:r>
      <w:r>
        <w:rPr>
          <w:i/>
          <w:sz w:val="20"/>
        </w:rPr>
        <w:t>Front.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aging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neuroscience</w:t>
      </w:r>
      <w:r>
        <w:rPr>
          <w:i/>
          <w:spacing w:val="-7"/>
          <w:sz w:val="20"/>
        </w:rPr>
        <w:t xml:space="preserve"> </w:t>
      </w:r>
      <w:r>
        <w:rPr>
          <w:b/>
          <w:sz w:val="20"/>
        </w:rPr>
        <w:t>11</w:t>
      </w:r>
      <w:r>
        <w:rPr>
          <w:sz w:val="20"/>
        </w:rPr>
        <w:t>,</w:t>
      </w:r>
      <w:r>
        <w:rPr>
          <w:spacing w:val="-7"/>
          <w:sz w:val="20"/>
        </w:rPr>
        <w:t xml:space="preserve"> </w:t>
      </w:r>
      <w:r>
        <w:rPr>
          <w:sz w:val="20"/>
        </w:rPr>
        <w:t>53</w:t>
      </w:r>
      <w:r>
        <w:rPr>
          <w:spacing w:val="-7"/>
          <w:sz w:val="20"/>
        </w:rPr>
        <w:t xml:space="preserve"> </w:t>
      </w:r>
      <w:r>
        <w:rPr>
          <w:sz w:val="20"/>
        </w:rPr>
        <w:t>(2019).</w:t>
      </w:r>
    </w:p>
    <w:p w14:paraId="3BF772F7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jc w:val="left"/>
        <w:rPr>
          <w:sz w:val="20"/>
        </w:rPr>
      </w:pPr>
      <w:bookmarkStart w:id="148" w:name="_bookmark17"/>
      <w:bookmarkEnd w:id="148"/>
      <w:proofErr w:type="spellStart"/>
      <w:r>
        <w:rPr>
          <w:sz w:val="20"/>
        </w:rPr>
        <w:t>Cederroth</w:t>
      </w:r>
      <w:proofErr w:type="spellEnd"/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C.</w:t>
      </w:r>
      <w:r>
        <w:rPr>
          <w:spacing w:val="-3"/>
          <w:sz w:val="20"/>
        </w:rPr>
        <w:t xml:space="preserve"> </w:t>
      </w:r>
      <w:r>
        <w:rPr>
          <w:sz w:val="20"/>
        </w:rPr>
        <w:t>R.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et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al.</w:t>
      </w:r>
      <w:r>
        <w:rPr>
          <w:i/>
          <w:spacing w:val="18"/>
          <w:sz w:val="20"/>
        </w:rPr>
        <w:t xml:space="preserve"> </w:t>
      </w:r>
      <w:r>
        <w:rPr>
          <w:sz w:val="20"/>
        </w:rPr>
        <w:t>Medicine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fourth</w:t>
      </w:r>
      <w:r>
        <w:rPr>
          <w:spacing w:val="-3"/>
          <w:sz w:val="20"/>
        </w:rPr>
        <w:t xml:space="preserve"> </w:t>
      </w:r>
      <w:r>
        <w:rPr>
          <w:sz w:val="20"/>
        </w:rPr>
        <w:t>dimension.</w:t>
      </w:r>
      <w:r>
        <w:rPr>
          <w:spacing w:val="18"/>
          <w:sz w:val="20"/>
        </w:rPr>
        <w:t xml:space="preserve"> </w:t>
      </w:r>
      <w:r>
        <w:rPr>
          <w:i/>
          <w:sz w:val="20"/>
        </w:rPr>
        <w:t>Cell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metabolism</w:t>
      </w:r>
      <w:r>
        <w:rPr>
          <w:i/>
          <w:spacing w:val="-3"/>
          <w:sz w:val="20"/>
        </w:rPr>
        <w:t xml:space="preserve"> </w:t>
      </w:r>
      <w:r>
        <w:rPr>
          <w:b/>
          <w:sz w:val="20"/>
        </w:rPr>
        <w:t>30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238–250</w:t>
      </w:r>
      <w:r>
        <w:rPr>
          <w:spacing w:val="-3"/>
          <w:sz w:val="20"/>
        </w:rPr>
        <w:t xml:space="preserve"> </w:t>
      </w:r>
      <w:r>
        <w:rPr>
          <w:sz w:val="20"/>
        </w:rPr>
        <w:t>(2019).</w:t>
      </w:r>
    </w:p>
    <w:p w14:paraId="1F023B95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ind w:hanging="350"/>
        <w:jc w:val="left"/>
        <w:rPr>
          <w:sz w:val="20"/>
        </w:rPr>
      </w:pPr>
      <w:bookmarkStart w:id="149" w:name="_bookmark18"/>
      <w:bookmarkEnd w:id="149"/>
      <w:r>
        <w:rPr>
          <w:w w:val="95"/>
          <w:sz w:val="20"/>
        </w:rPr>
        <w:t>Mehdi,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M.</w:t>
      </w:r>
      <w:r>
        <w:rPr>
          <w:spacing w:val="15"/>
          <w:w w:val="95"/>
          <w:sz w:val="20"/>
        </w:rPr>
        <w:t xml:space="preserve"> </w:t>
      </w:r>
      <w:r>
        <w:rPr>
          <w:i/>
          <w:w w:val="95"/>
          <w:sz w:val="20"/>
        </w:rPr>
        <w:t>et</w:t>
      </w:r>
      <w:r>
        <w:rPr>
          <w:i/>
          <w:spacing w:val="14"/>
          <w:w w:val="95"/>
          <w:sz w:val="20"/>
        </w:rPr>
        <w:t xml:space="preserve"> </w:t>
      </w:r>
      <w:r>
        <w:rPr>
          <w:i/>
          <w:w w:val="95"/>
          <w:sz w:val="20"/>
        </w:rPr>
        <w:t>al.</w:t>
      </w:r>
      <w:r>
        <w:rPr>
          <w:i/>
          <w:spacing w:val="43"/>
          <w:w w:val="95"/>
          <w:sz w:val="20"/>
        </w:rPr>
        <w:t xml:space="preserve"> </w:t>
      </w:r>
      <w:r>
        <w:rPr>
          <w:w w:val="95"/>
          <w:sz w:val="20"/>
        </w:rPr>
        <w:t>Contemporary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systematic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review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smartphone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apps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tinnitus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management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treatment.</w:t>
      </w:r>
      <w:r>
        <w:rPr>
          <w:spacing w:val="104"/>
          <w:sz w:val="20"/>
        </w:rPr>
        <w:t xml:space="preserve"> </w:t>
      </w:r>
      <w:r>
        <w:rPr>
          <w:w w:val="95"/>
          <w:sz w:val="20"/>
        </w:rPr>
        <w:t>(2020).</w:t>
      </w:r>
    </w:p>
    <w:p w14:paraId="33B49267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8" w:line="249" w:lineRule="auto"/>
        <w:ind w:right="164" w:hanging="349"/>
        <w:jc w:val="left"/>
        <w:rPr>
          <w:sz w:val="20"/>
        </w:rPr>
      </w:pPr>
      <w:r>
        <w:rPr>
          <w:sz w:val="20"/>
        </w:rPr>
        <w:t>Plante,</w:t>
      </w:r>
      <w:r>
        <w:rPr>
          <w:spacing w:val="4"/>
          <w:sz w:val="20"/>
        </w:rPr>
        <w:t xml:space="preserve"> </w:t>
      </w:r>
      <w:r>
        <w:rPr>
          <w:sz w:val="20"/>
        </w:rPr>
        <w:t>D.</w:t>
      </w:r>
      <w:r>
        <w:rPr>
          <w:spacing w:val="4"/>
          <w:sz w:val="20"/>
        </w:rPr>
        <w:t xml:space="preserve"> </w:t>
      </w:r>
      <w:r>
        <w:rPr>
          <w:sz w:val="20"/>
        </w:rPr>
        <w:t>T.</w:t>
      </w:r>
      <w:r>
        <w:rPr>
          <w:spacing w:val="4"/>
          <w:sz w:val="20"/>
        </w:rPr>
        <w:t xml:space="preserve"> </w:t>
      </w:r>
      <w:r>
        <w:rPr>
          <w:sz w:val="20"/>
        </w:rPr>
        <w:t>&amp;</w:t>
      </w:r>
      <w:r>
        <w:rPr>
          <w:spacing w:val="4"/>
          <w:sz w:val="20"/>
        </w:rPr>
        <w:t xml:space="preserve"> </w:t>
      </w:r>
      <w:r>
        <w:rPr>
          <w:sz w:val="20"/>
        </w:rPr>
        <w:t>Ingram,</w:t>
      </w:r>
      <w:r>
        <w:rPr>
          <w:spacing w:val="6"/>
          <w:sz w:val="20"/>
        </w:rPr>
        <w:t xml:space="preserve"> </w:t>
      </w:r>
      <w:r>
        <w:rPr>
          <w:sz w:val="20"/>
        </w:rPr>
        <w:t>D.</w:t>
      </w:r>
      <w:r>
        <w:rPr>
          <w:spacing w:val="4"/>
          <w:sz w:val="20"/>
        </w:rPr>
        <w:t xml:space="preserve"> </w:t>
      </w:r>
      <w:r>
        <w:rPr>
          <w:sz w:val="20"/>
        </w:rPr>
        <w:t>G.</w:t>
      </w:r>
      <w:r>
        <w:rPr>
          <w:spacing w:val="28"/>
          <w:sz w:val="20"/>
        </w:rPr>
        <w:t xml:space="preserve"> </w:t>
      </w:r>
      <w:r>
        <w:rPr>
          <w:sz w:val="20"/>
        </w:rPr>
        <w:t>Seasonal</w:t>
      </w:r>
      <w:r>
        <w:rPr>
          <w:spacing w:val="5"/>
          <w:sz w:val="20"/>
        </w:rPr>
        <w:t xml:space="preserve"> </w:t>
      </w:r>
      <w:r>
        <w:rPr>
          <w:sz w:val="20"/>
        </w:rPr>
        <w:t>trends</w:t>
      </w:r>
      <w:r>
        <w:rPr>
          <w:spacing w:val="5"/>
          <w:sz w:val="20"/>
        </w:rPr>
        <w:t xml:space="preserve"> </w:t>
      </w:r>
      <w:r>
        <w:rPr>
          <w:sz w:val="20"/>
        </w:rPr>
        <w:t>in</w:t>
      </w:r>
      <w:r>
        <w:rPr>
          <w:spacing w:val="4"/>
          <w:sz w:val="20"/>
        </w:rPr>
        <w:t xml:space="preserve"> </w:t>
      </w:r>
      <w:r>
        <w:rPr>
          <w:sz w:val="20"/>
        </w:rPr>
        <w:t>tinnitus</w:t>
      </w:r>
      <w:r>
        <w:rPr>
          <w:spacing w:val="4"/>
          <w:sz w:val="20"/>
        </w:rPr>
        <w:t xml:space="preserve"> </w:t>
      </w:r>
      <w:r>
        <w:rPr>
          <w:sz w:val="20"/>
        </w:rPr>
        <w:t>symptomatology:</w:t>
      </w:r>
      <w:r>
        <w:rPr>
          <w:spacing w:val="18"/>
          <w:sz w:val="20"/>
        </w:rPr>
        <w:t xml:space="preserve"> </w:t>
      </w:r>
      <w:r>
        <w:rPr>
          <w:sz w:val="20"/>
        </w:rPr>
        <w:t>evidence</w:t>
      </w:r>
      <w:r>
        <w:rPr>
          <w:spacing w:val="4"/>
          <w:sz w:val="20"/>
        </w:rPr>
        <w:t xml:space="preserve"> </w:t>
      </w:r>
      <w:r>
        <w:rPr>
          <w:sz w:val="20"/>
        </w:rPr>
        <w:t>from</w:t>
      </w:r>
      <w:r>
        <w:rPr>
          <w:spacing w:val="4"/>
          <w:sz w:val="20"/>
        </w:rPr>
        <w:t xml:space="preserve"> </w:t>
      </w:r>
      <w:r>
        <w:rPr>
          <w:sz w:val="20"/>
        </w:rPr>
        <w:t>internet</w:t>
      </w:r>
      <w:r>
        <w:rPr>
          <w:spacing w:val="5"/>
          <w:sz w:val="20"/>
        </w:rPr>
        <w:t xml:space="preserve"> </w:t>
      </w:r>
      <w:r>
        <w:rPr>
          <w:sz w:val="20"/>
        </w:rPr>
        <w:t>search</w:t>
      </w:r>
      <w:r>
        <w:rPr>
          <w:spacing w:val="4"/>
          <w:sz w:val="20"/>
        </w:rPr>
        <w:t xml:space="preserve"> </w:t>
      </w:r>
      <w:r>
        <w:rPr>
          <w:sz w:val="20"/>
        </w:rPr>
        <w:t>engine</w:t>
      </w:r>
      <w:r>
        <w:rPr>
          <w:spacing w:val="5"/>
          <w:sz w:val="20"/>
        </w:rPr>
        <w:t xml:space="preserve"> </w:t>
      </w:r>
      <w:r>
        <w:rPr>
          <w:sz w:val="20"/>
        </w:rPr>
        <w:t>query</w:t>
      </w:r>
      <w:r>
        <w:rPr>
          <w:spacing w:val="-47"/>
          <w:sz w:val="20"/>
        </w:rPr>
        <w:t xml:space="preserve"> </w:t>
      </w:r>
      <w:bookmarkStart w:id="150" w:name="_bookmark19"/>
      <w:bookmarkEnd w:id="150"/>
      <w:r>
        <w:rPr>
          <w:sz w:val="20"/>
        </w:rPr>
        <w:t>data.</w:t>
      </w:r>
      <w:r>
        <w:rPr>
          <w:spacing w:val="20"/>
          <w:sz w:val="20"/>
        </w:rPr>
        <w:t xml:space="preserve"> </w:t>
      </w:r>
      <w:r>
        <w:rPr>
          <w:i/>
          <w:sz w:val="20"/>
        </w:rPr>
        <w:t>Eur.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Arch.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Oto-Rhino-Laryngology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272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2807–2813</w:t>
      </w:r>
      <w:r>
        <w:rPr>
          <w:spacing w:val="-2"/>
          <w:sz w:val="20"/>
        </w:rPr>
        <w:t xml:space="preserve"> </w:t>
      </w:r>
      <w:r>
        <w:rPr>
          <w:sz w:val="20"/>
        </w:rPr>
        <w:t>(2015).</w:t>
      </w:r>
    </w:p>
    <w:p w14:paraId="31615A00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0" w:line="249" w:lineRule="auto"/>
        <w:ind w:right="171" w:hanging="349"/>
        <w:jc w:val="left"/>
        <w:rPr>
          <w:sz w:val="20"/>
        </w:rPr>
      </w:pPr>
      <w:r>
        <w:rPr>
          <w:w w:val="95"/>
          <w:sz w:val="20"/>
        </w:rPr>
        <w:t>Yang,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A.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C.,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Huang,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N.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E.,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Peng,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C.-K.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&amp;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Tsai,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S.-J.</w:t>
      </w:r>
      <w:r>
        <w:rPr>
          <w:spacing w:val="38"/>
          <w:w w:val="95"/>
          <w:sz w:val="20"/>
        </w:rPr>
        <w:t xml:space="preserve"> </w:t>
      </w:r>
      <w:r>
        <w:rPr>
          <w:w w:val="95"/>
          <w:sz w:val="20"/>
        </w:rPr>
        <w:t>Do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seasons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have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an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influence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on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incidence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depression?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use</w:t>
      </w:r>
      <w:r>
        <w:rPr>
          <w:spacing w:val="-44"/>
          <w:w w:val="95"/>
          <w:sz w:val="20"/>
        </w:rPr>
        <w:t xml:space="preserve"> </w:t>
      </w:r>
      <w:bookmarkStart w:id="151" w:name="_bookmark20"/>
      <w:bookmarkEnd w:id="151"/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internet</w:t>
      </w:r>
      <w:r>
        <w:rPr>
          <w:spacing w:val="-2"/>
          <w:sz w:val="20"/>
        </w:rPr>
        <w:t xml:space="preserve"> </w:t>
      </w:r>
      <w:r>
        <w:rPr>
          <w:sz w:val="20"/>
        </w:rPr>
        <w:t>search</w:t>
      </w:r>
      <w:r>
        <w:rPr>
          <w:spacing w:val="-1"/>
          <w:sz w:val="20"/>
        </w:rPr>
        <w:t xml:space="preserve"> </w:t>
      </w:r>
      <w:r>
        <w:rPr>
          <w:sz w:val="20"/>
        </w:rPr>
        <w:t>engine</w:t>
      </w:r>
      <w:r>
        <w:rPr>
          <w:spacing w:val="-2"/>
          <w:sz w:val="20"/>
        </w:rPr>
        <w:t xml:space="preserve"> </w:t>
      </w:r>
      <w:r>
        <w:rPr>
          <w:sz w:val="20"/>
        </w:rPr>
        <w:t>query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proxy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human</w:t>
      </w:r>
      <w:r>
        <w:rPr>
          <w:spacing w:val="-1"/>
          <w:sz w:val="20"/>
        </w:rPr>
        <w:t xml:space="preserve"> </w:t>
      </w:r>
      <w:r>
        <w:rPr>
          <w:sz w:val="20"/>
        </w:rPr>
        <w:t>affect.</w:t>
      </w:r>
      <w:r>
        <w:rPr>
          <w:spacing w:val="20"/>
          <w:sz w:val="20"/>
        </w:rPr>
        <w:t xml:space="preserve"> </w:t>
      </w:r>
      <w:proofErr w:type="spellStart"/>
      <w:r>
        <w:rPr>
          <w:i/>
          <w:sz w:val="20"/>
        </w:rPr>
        <w:t>PloS</w:t>
      </w:r>
      <w:proofErr w:type="spellEnd"/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one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5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e13728</w:t>
      </w:r>
      <w:r>
        <w:rPr>
          <w:spacing w:val="-1"/>
          <w:sz w:val="20"/>
        </w:rPr>
        <w:t xml:space="preserve"> </w:t>
      </w:r>
      <w:r>
        <w:rPr>
          <w:sz w:val="20"/>
        </w:rPr>
        <w:t>(2010).</w:t>
      </w:r>
    </w:p>
    <w:p w14:paraId="7EC69101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/>
        <w:ind w:hanging="350"/>
        <w:jc w:val="left"/>
        <w:rPr>
          <w:sz w:val="20"/>
        </w:rPr>
      </w:pPr>
      <w:bookmarkStart w:id="152" w:name="_bookmark21"/>
      <w:bookmarkEnd w:id="152"/>
      <w:proofErr w:type="spellStart"/>
      <w:r>
        <w:rPr>
          <w:sz w:val="20"/>
        </w:rPr>
        <w:t>Hilger</w:t>
      </w:r>
      <w:proofErr w:type="spellEnd"/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z w:val="20"/>
        </w:rPr>
        <w:t>J.</w:t>
      </w:r>
      <w:r>
        <w:rPr>
          <w:spacing w:val="-4"/>
          <w:sz w:val="20"/>
        </w:rPr>
        <w:t xml:space="preserve"> </w:t>
      </w:r>
      <w:r>
        <w:rPr>
          <w:sz w:val="20"/>
        </w:rPr>
        <w:t>A.</w:t>
      </w:r>
      <w:r>
        <w:rPr>
          <w:spacing w:val="17"/>
          <w:sz w:val="20"/>
        </w:rPr>
        <w:t xml:space="preserve"> </w:t>
      </w:r>
      <w:r>
        <w:rPr>
          <w:sz w:val="20"/>
        </w:rPr>
        <w:t>Autonomic</w:t>
      </w:r>
      <w:r>
        <w:rPr>
          <w:spacing w:val="-4"/>
          <w:sz w:val="20"/>
        </w:rPr>
        <w:t xml:space="preserve"> </w:t>
      </w:r>
      <w:r>
        <w:rPr>
          <w:sz w:val="20"/>
        </w:rPr>
        <w:t>dysfunction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inner</w:t>
      </w:r>
      <w:r>
        <w:rPr>
          <w:spacing w:val="-5"/>
          <w:sz w:val="20"/>
        </w:rPr>
        <w:t xml:space="preserve"> </w:t>
      </w:r>
      <w:r>
        <w:rPr>
          <w:sz w:val="20"/>
        </w:rPr>
        <w:t>ear.</w:t>
      </w:r>
      <w:r>
        <w:rPr>
          <w:spacing w:val="17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Laryngoscope</w:t>
      </w:r>
      <w:r>
        <w:rPr>
          <w:i/>
          <w:spacing w:val="-4"/>
          <w:sz w:val="20"/>
        </w:rPr>
        <w:t xml:space="preserve"> </w:t>
      </w:r>
      <w:r>
        <w:rPr>
          <w:b/>
          <w:sz w:val="20"/>
        </w:rPr>
        <w:t>59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1–11</w:t>
      </w:r>
      <w:r>
        <w:rPr>
          <w:spacing w:val="-4"/>
          <w:sz w:val="20"/>
        </w:rPr>
        <w:t xml:space="preserve"> </w:t>
      </w:r>
      <w:r>
        <w:rPr>
          <w:sz w:val="20"/>
        </w:rPr>
        <w:t>(1949).</w:t>
      </w:r>
    </w:p>
    <w:p w14:paraId="22B5DFDB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line="249" w:lineRule="auto"/>
        <w:ind w:left="515" w:right="171" w:hanging="343"/>
        <w:jc w:val="left"/>
        <w:rPr>
          <w:sz w:val="20"/>
        </w:rPr>
      </w:pPr>
      <w:r>
        <w:rPr>
          <w:sz w:val="20"/>
        </w:rPr>
        <w:t>Atkinson,</w:t>
      </w:r>
      <w:r>
        <w:rPr>
          <w:spacing w:val="-6"/>
          <w:sz w:val="20"/>
        </w:rPr>
        <w:t xml:space="preserve"> </w:t>
      </w:r>
      <w:r>
        <w:rPr>
          <w:sz w:val="20"/>
        </w:rPr>
        <w:t>M.</w:t>
      </w:r>
      <w:r>
        <w:rPr>
          <w:spacing w:val="15"/>
          <w:sz w:val="20"/>
        </w:rPr>
        <w:t xml:space="preserve"> </w:t>
      </w:r>
      <w:r>
        <w:rPr>
          <w:sz w:val="20"/>
        </w:rPr>
        <w:t>Tinnitus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aurium</w:t>
      </w:r>
      <w:proofErr w:type="spellEnd"/>
      <w:r>
        <w:rPr>
          <w:sz w:val="20"/>
        </w:rPr>
        <w:t>:</w:t>
      </w:r>
      <w:r>
        <w:rPr>
          <w:spacing w:val="5"/>
          <w:sz w:val="20"/>
        </w:rPr>
        <w:t xml:space="preserve"> </w:t>
      </w:r>
      <w:r>
        <w:rPr>
          <w:sz w:val="20"/>
        </w:rPr>
        <w:t>some</w:t>
      </w:r>
      <w:r>
        <w:rPr>
          <w:spacing w:val="-5"/>
          <w:sz w:val="20"/>
        </w:rPr>
        <w:t xml:space="preserve"> </w:t>
      </w:r>
      <w:r>
        <w:rPr>
          <w:sz w:val="20"/>
        </w:rPr>
        <w:t>considerations</w:t>
      </w:r>
      <w:r>
        <w:rPr>
          <w:spacing w:val="-6"/>
          <w:sz w:val="20"/>
        </w:rPr>
        <w:t xml:space="preserve"> </w:t>
      </w:r>
      <w:r>
        <w:rPr>
          <w:sz w:val="20"/>
        </w:rPr>
        <w:t>concerning</w:t>
      </w:r>
      <w:r>
        <w:rPr>
          <w:spacing w:val="-5"/>
          <w:sz w:val="20"/>
        </w:rPr>
        <w:t xml:space="preserve"> </w:t>
      </w:r>
      <w:r>
        <w:rPr>
          <w:sz w:val="20"/>
        </w:rPr>
        <w:t>its</w:t>
      </w:r>
      <w:r>
        <w:rPr>
          <w:spacing w:val="-6"/>
          <w:sz w:val="20"/>
        </w:rPr>
        <w:t xml:space="preserve"> </w:t>
      </w:r>
      <w:r>
        <w:rPr>
          <w:sz w:val="20"/>
        </w:rPr>
        <w:t>origin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treatment.</w:t>
      </w:r>
      <w:r>
        <w:rPr>
          <w:spacing w:val="16"/>
          <w:sz w:val="20"/>
        </w:rPr>
        <w:t xml:space="preserve"> </w:t>
      </w:r>
      <w:r>
        <w:rPr>
          <w:i/>
          <w:sz w:val="20"/>
        </w:rPr>
        <w:t>Arch.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otolaryngology</w:t>
      </w:r>
      <w:r>
        <w:rPr>
          <w:i/>
          <w:spacing w:val="-6"/>
          <w:sz w:val="20"/>
        </w:rPr>
        <w:t xml:space="preserve"> </w:t>
      </w:r>
      <w:r>
        <w:rPr>
          <w:b/>
          <w:sz w:val="20"/>
        </w:rPr>
        <w:t>45</w:t>
      </w:r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z w:val="20"/>
        </w:rPr>
        <w:t>68–76</w:t>
      </w:r>
      <w:r>
        <w:rPr>
          <w:spacing w:val="-47"/>
          <w:sz w:val="20"/>
        </w:rPr>
        <w:t xml:space="preserve"> </w:t>
      </w:r>
      <w:bookmarkStart w:id="153" w:name="_bookmark22"/>
      <w:bookmarkEnd w:id="153"/>
      <w:r>
        <w:rPr>
          <w:sz w:val="20"/>
        </w:rPr>
        <w:t>(1947).</w:t>
      </w:r>
    </w:p>
    <w:p w14:paraId="36599E37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0"/>
        <w:ind w:hanging="350"/>
        <w:jc w:val="left"/>
        <w:rPr>
          <w:b/>
          <w:sz w:val="20"/>
        </w:rPr>
      </w:pPr>
      <w:r>
        <w:rPr>
          <w:sz w:val="20"/>
        </w:rPr>
        <w:t>Miller,</w:t>
      </w:r>
      <w:r>
        <w:rPr>
          <w:spacing w:val="9"/>
          <w:sz w:val="20"/>
        </w:rPr>
        <w:t xml:space="preserve"> </w:t>
      </w:r>
      <w:r>
        <w:rPr>
          <w:sz w:val="20"/>
        </w:rPr>
        <w:t>A.</w:t>
      </w:r>
      <w:r>
        <w:rPr>
          <w:spacing w:val="9"/>
          <w:sz w:val="20"/>
        </w:rPr>
        <w:t xml:space="preserve"> </w:t>
      </w:r>
      <w:r>
        <w:rPr>
          <w:sz w:val="20"/>
        </w:rPr>
        <w:t>L.</w:t>
      </w:r>
      <w:r>
        <w:rPr>
          <w:spacing w:val="44"/>
          <w:sz w:val="20"/>
        </w:rPr>
        <w:t xml:space="preserve"> </w:t>
      </w:r>
      <w:r>
        <w:rPr>
          <w:sz w:val="20"/>
        </w:rPr>
        <w:t>Epidemiology,</w:t>
      </w:r>
      <w:r>
        <w:rPr>
          <w:spacing w:val="10"/>
          <w:sz w:val="20"/>
        </w:rPr>
        <w:t xml:space="preserve"> </w:t>
      </w:r>
      <w:r>
        <w:rPr>
          <w:sz w:val="20"/>
        </w:rPr>
        <w:t>etiology,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natural</w:t>
      </w:r>
      <w:r>
        <w:rPr>
          <w:spacing w:val="8"/>
          <w:sz w:val="20"/>
        </w:rPr>
        <w:t xml:space="preserve"> </w:t>
      </w:r>
      <w:r>
        <w:rPr>
          <w:sz w:val="20"/>
        </w:rPr>
        <w:t>treatment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seasonal</w:t>
      </w:r>
      <w:r>
        <w:rPr>
          <w:spacing w:val="8"/>
          <w:sz w:val="20"/>
        </w:rPr>
        <w:t xml:space="preserve"> </w:t>
      </w:r>
      <w:r>
        <w:rPr>
          <w:sz w:val="20"/>
        </w:rPr>
        <w:t>affective</w:t>
      </w:r>
      <w:r>
        <w:rPr>
          <w:spacing w:val="9"/>
          <w:sz w:val="20"/>
        </w:rPr>
        <w:t xml:space="preserve"> </w:t>
      </w:r>
      <w:r>
        <w:rPr>
          <w:sz w:val="20"/>
        </w:rPr>
        <w:t>disorder.</w:t>
      </w:r>
      <w:r>
        <w:rPr>
          <w:spacing w:val="43"/>
          <w:sz w:val="20"/>
        </w:rPr>
        <w:t xml:space="preserve"> </w:t>
      </w:r>
      <w:r>
        <w:rPr>
          <w:i/>
          <w:sz w:val="20"/>
        </w:rPr>
        <w:t>Altern.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medicine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review</w:t>
      </w:r>
      <w:r>
        <w:rPr>
          <w:i/>
          <w:spacing w:val="9"/>
          <w:sz w:val="20"/>
        </w:rPr>
        <w:t xml:space="preserve"> </w:t>
      </w:r>
      <w:r>
        <w:rPr>
          <w:b/>
          <w:sz w:val="20"/>
        </w:rPr>
        <w:t>10</w:t>
      </w:r>
    </w:p>
    <w:p w14:paraId="27176CAA" w14:textId="77777777" w:rsidR="0045732C" w:rsidRDefault="002A74E7">
      <w:pPr>
        <w:pStyle w:val="BodyText"/>
        <w:spacing w:before="9"/>
        <w:ind w:left="515"/>
      </w:pPr>
      <w:bookmarkStart w:id="154" w:name="_bookmark23"/>
      <w:bookmarkEnd w:id="154"/>
      <w:r>
        <w:t>(2005).</w:t>
      </w:r>
    </w:p>
    <w:p w14:paraId="48B07094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ind w:hanging="350"/>
        <w:jc w:val="left"/>
        <w:rPr>
          <w:sz w:val="20"/>
        </w:rPr>
      </w:pPr>
      <w:bookmarkStart w:id="155" w:name="_bookmark24"/>
      <w:bookmarkEnd w:id="155"/>
      <w:proofErr w:type="spellStart"/>
      <w:r>
        <w:rPr>
          <w:w w:val="95"/>
          <w:sz w:val="20"/>
        </w:rPr>
        <w:t>Shiffman</w:t>
      </w:r>
      <w:proofErr w:type="spellEnd"/>
      <w:r>
        <w:rPr>
          <w:w w:val="95"/>
          <w:sz w:val="20"/>
        </w:rPr>
        <w:t>,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S.,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Stone,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A.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A.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&amp;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Hufford,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M.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R.</w:t>
      </w:r>
      <w:r>
        <w:rPr>
          <w:spacing w:val="44"/>
          <w:w w:val="95"/>
          <w:sz w:val="20"/>
        </w:rPr>
        <w:t xml:space="preserve"> </w:t>
      </w:r>
      <w:r>
        <w:rPr>
          <w:w w:val="95"/>
          <w:sz w:val="20"/>
        </w:rPr>
        <w:t>Ecological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momentary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assessment.</w:t>
      </w:r>
      <w:r>
        <w:rPr>
          <w:spacing w:val="44"/>
          <w:w w:val="95"/>
          <w:sz w:val="20"/>
        </w:rPr>
        <w:t xml:space="preserve"> </w:t>
      </w:r>
      <w:proofErr w:type="spellStart"/>
      <w:r>
        <w:rPr>
          <w:i/>
          <w:w w:val="95"/>
          <w:sz w:val="20"/>
        </w:rPr>
        <w:t>Annu</w:t>
      </w:r>
      <w:proofErr w:type="spellEnd"/>
      <w:r>
        <w:rPr>
          <w:i/>
          <w:w w:val="95"/>
          <w:sz w:val="20"/>
        </w:rPr>
        <w:t>.</w:t>
      </w:r>
      <w:r>
        <w:rPr>
          <w:i/>
          <w:spacing w:val="16"/>
          <w:w w:val="95"/>
          <w:sz w:val="20"/>
        </w:rPr>
        <w:t xml:space="preserve"> </w:t>
      </w:r>
      <w:r>
        <w:rPr>
          <w:i/>
          <w:w w:val="95"/>
          <w:sz w:val="20"/>
        </w:rPr>
        <w:t>Rev.</w:t>
      </w:r>
      <w:r>
        <w:rPr>
          <w:i/>
          <w:spacing w:val="15"/>
          <w:w w:val="95"/>
          <w:sz w:val="20"/>
        </w:rPr>
        <w:t xml:space="preserve"> </w:t>
      </w:r>
      <w:r>
        <w:rPr>
          <w:i/>
          <w:w w:val="95"/>
          <w:sz w:val="20"/>
        </w:rPr>
        <w:t>Clin.</w:t>
      </w:r>
      <w:r>
        <w:rPr>
          <w:i/>
          <w:spacing w:val="16"/>
          <w:w w:val="95"/>
          <w:sz w:val="20"/>
        </w:rPr>
        <w:t xml:space="preserve"> </w:t>
      </w:r>
      <w:r>
        <w:rPr>
          <w:i/>
          <w:w w:val="95"/>
          <w:sz w:val="20"/>
        </w:rPr>
        <w:t>Psychol.</w:t>
      </w:r>
      <w:r>
        <w:rPr>
          <w:i/>
          <w:spacing w:val="16"/>
          <w:w w:val="95"/>
          <w:sz w:val="20"/>
        </w:rPr>
        <w:t xml:space="preserve"> </w:t>
      </w:r>
      <w:r>
        <w:rPr>
          <w:b/>
          <w:w w:val="95"/>
          <w:sz w:val="20"/>
        </w:rPr>
        <w:t>4</w:t>
      </w:r>
      <w:r>
        <w:rPr>
          <w:w w:val="95"/>
          <w:sz w:val="20"/>
        </w:rPr>
        <w:t>,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1–32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(2008).</w:t>
      </w:r>
    </w:p>
    <w:p w14:paraId="33DBA7CC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8"/>
        <w:ind w:hanging="350"/>
        <w:jc w:val="left"/>
        <w:rPr>
          <w:sz w:val="20"/>
        </w:rPr>
      </w:pPr>
      <w:r>
        <w:rPr>
          <w:sz w:val="20"/>
        </w:rPr>
        <w:t>Unnikrishnan,</w:t>
      </w:r>
      <w:r>
        <w:rPr>
          <w:spacing w:val="-2"/>
          <w:sz w:val="20"/>
        </w:rPr>
        <w:t xml:space="preserve"> </w:t>
      </w:r>
      <w:r>
        <w:rPr>
          <w:sz w:val="20"/>
        </w:rPr>
        <w:t>V.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et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al.</w:t>
      </w:r>
      <w:r>
        <w:rPr>
          <w:i/>
          <w:spacing w:val="2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effect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non-</w:t>
      </w:r>
      <w:proofErr w:type="spellStart"/>
      <w:r>
        <w:rPr>
          <w:sz w:val="20"/>
        </w:rPr>
        <w:t>personalised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tips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continued</w:t>
      </w:r>
      <w:r>
        <w:rPr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self-monitoring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mhealth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applications.</w:t>
      </w:r>
    </w:p>
    <w:p w14:paraId="0CC10246" w14:textId="77777777" w:rsidR="0045732C" w:rsidRDefault="002A74E7">
      <w:pPr>
        <w:spacing w:before="9"/>
        <w:ind w:left="516"/>
        <w:rPr>
          <w:sz w:val="20"/>
        </w:rPr>
      </w:pPr>
      <w:bookmarkStart w:id="156" w:name="_bookmark25"/>
      <w:bookmarkEnd w:id="156"/>
      <w:r>
        <w:rPr>
          <w:i/>
          <w:sz w:val="20"/>
        </w:rPr>
        <w:t>Brain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Sci.</w:t>
      </w:r>
      <w:r>
        <w:rPr>
          <w:i/>
          <w:spacing w:val="-3"/>
          <w:sz w:val="20"/>
        </w:rPr>
        <w:t xml:space="preserve"> </w:t>
      </w:r>
      <w:r>
        <w:rPr>
          <w:b/>
          <w:sz w:val="20"/>
        </w:rPr>
        <w:t>10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924</w:t>
      </w:r>
      <w:r>
        <w:rPr>
          <w:spacing w:val="-3"/>
          <w:sz w:val="20"/>
        </w:rPr>
        <w:t xml:space="preserve"> </w:t>
      </w:r>
      <w:r>
        <w:rPr>
          <w:sz w:val="20"/>
        </w:rPr>
        <w:t>(2020).</w:t>
      </w:r>
    </w:p>
    <w:p w14:paraId="6380DDA4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line="249" w:lineRule="auto"/>
        <w:ind w:right="171" w:hanging="349"/>
        <w:jc w:val="left"/>
        <w:rPr>
          <w:sz w:val="20"/>
        </w:rPr>
      </w:pPr>
      <w:proofErr w:type="spellStart"/>
      <w:r>
        <w:rPr>
          <w:sz w:val="20"/>
        </w:rPr>
        <w:t>Torous</w:t>
      </w:r>
      <w:proofErr w:type="spellEnd"/>
      <w:r>
        <w:rPr>
          <w:sz w:val="20"/>
        </w:rPr>
        <w:t>,</w:t>
      </w:r>
      <w:r>
        <w:rPr>
          <w:spacing w:val="-12"/>
          <w:sz w:val="20"/>
        </w:rPr>
        <w:t xml:space="preserve"> </w:t>
      </w:r>
      <w:r>
        <w:rPr>
          <w:sz w:val="20"/>
        </w:rPr>
        <w:t>J.,</w:t>
      </w:r>
      <w:r>
        <w:rPr>
          <w:spacing w:val="-12"/>
          <w:sz w:val="20"/>
        </w:rPr>
        <w:t xml:space="preserve"> </w:t>
      </w:r>
      <w:r>
        <w:rPr>
          <w:sz w:val="20"/>
        </w:rPr>
        <w:t>Friedman,</w:t>
      </w:r>
      <w:r>
        <w:rPr>
          <w:spacing w:val="-11"/>
          <w:sz w:val="20"/>
        </w:rPr>
        <w:t xml:space="preserve"> </w:t>
      </w:r>
      <w:r>
        <w:rPr>
          <w:sz w:val="20"/>
        </w:rPr>
        <w:t>R.</w:t>
      </w:r>
      <w:r>
        <w:rPr>
          <w:spacing w:val="-12"/>
          <w:sz w:val="20"/>
        </w:rPr>
        <w:t xml:space="preserve"> </w:t>
      </w:r>
      <w:r>
        <w:rPr>
          <w:sz w:val="20"/>
        </w:rPr>
        <w:t>&amp;</w:t>
      </w:r>
      <w:r>
        <w:rPr>
          <w:spacing w:val="-11"/>
          <w:sz w:val="20"/>
        </w:rPr>
        <w:t xml:space="preserve"> </w:t>
      </w:r>
      <w:proofErr w:type="spellStart"/>
      <w:r>
        <w:rPr>
          <w:sz w:val="20"/>
        </w:rPr>
        <w:t>Keshavan</w:t>
      </w:r>
      <w:proofErr w:type="spellEnd"/>
      <w:r>
        <w:rPr>
          <w:sz w:val="20"/>
        </w:rPr>
        <w:t>,</w:t>
      </w:r>
      <w:r>
        <w:rPr>
          <w:spacing w:val="-12"/>
          <w:sz w:val="20"/>
        </w:rPr>
        <w:t xml:space="preserve"> </w:t>
      </w:r>
      <w:r>
        <w:rPr>
          <w:sz w:val="20"/>
        </w:rPr>
        <w:t>M.</w:t>
      </w:r>
      <w:r>
        <w:rPr>
          <w:spacing w:val="6"/>
          <w:sz w:val="20"/>
        </w:rPr>
        <w:t xml:space="preserve"> </w:t>
      </w:r>
      <w:r>
        <w:rPr>
          <w:sz w:val="20"/>
        </w:rPr>
        <w:t>Smartphone</w:t>
      </w:r>
      <w:r>
        <w:rPr>
          <w:spacing w:val="-11"/>
          <w:sz w:val="20"/>
        </w:rPr>
        <w:t xml:space="preserve"> </w:t>
      </w:r>
      <w:r>
        <w:rPr>
          <w:sz w:val="20"/>
        </w:rPr>
        <w:t>ownership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interest</w:t>
      </w:r>
      <w:r>
        <w:rPr>
          <w:spacing w:val="-12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z w:val="20"/>
        </w:rPr>
        <w:t>mobile</w:t>
      </w:r>
      <w:r>
        <w:rPr>
          <w:spacing w:val="-12"/>
          <w:sz w:val="20"/>
        </w:rPr>
        <w:t xml:space="preserve"> </w:t>
      </w:r>
      <w:r>
        <w:rPr>
          <w:sz w:val="20"/>
        </w:rPr>
        <w:t>applications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monitor</w:t>
      </w:r>
      <w:r>
        <w:rPr>
          <w:spacing w:val="-11"/>
          <w:sz w:val="20"/>
        </w:rPr>
        <w:t xml:space="preserve"> </w:t>
      </w:r>
      <w:r>
        <w:rPr>
          <w:sz w:val="20"/>
        </w:rPr>
        <w:t>symptoms</w:t>
      </w:r>
      <w:r>
        <w:rPr>
          <w:spacing w:val="-47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mental</w:t>
      </w:r>
      <w:r>
        <w:rPr>
          <w:spacing w:val="-1"/>
          <w:sz w:val="20"/>
        </w:rPr>
        <w:t xml:space="preserve"> </w:t>
      </w:r>
      <w:r>
        <w:rPr>
          <w:sz w:val="20"/>
        </w:rPr>
        <w:t>health</w:t>
      </w:r>
      <w:r>
        <w:rPr>
          <w:spacing w:val="-1"/>
          <w:sz w:val="20"/>
        </w:rPr>
        <w:t xml:space="preserve"> </w:t>
      </w:r>
      <w:r>
        <w:rPr>
          <w:sz w:val="20"/>
        </w:rPr>
        <w:t>conditions.</w:t>
      </w:r>
      <w:r>
        <w:rPr>
          <w:spacing w:val="21"/>
          <w:sz w:val="20"/>
        </w:rPr>
        <w:t xml:space="preserve"> </w:t>
      </w:r>
      <w:r>
        <w:rPr>
          <w:i/>
          <w:sz w:val="20"/>
        </w:rPr>
        <w:t>JMIR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mHealth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uHealth</w:t>
      </w:r>
      <w:proofErr w:type="spellEnd"/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2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e2</w:t>
      </w:r>
      <w:r>
        <w:rPr>
          <w:spacing w:val="-1"/>
          <w:sz w:val="20"/>
        </w:rPr>
        <w:t xml:space="preserve"> </w:t>
      </w:r>
      <w:r>
        <w:rPr>
          <w:sz w:val="20"/>
        </w:rPr>
        <w:t>(2014).</w:t>
      </w:r>
    </w:p>
    <w:p w14:paraId="61C3CED8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0" w:line="249" w:lineRule="auto"/>
        <w:ind w:right="171" w:hanging="349"/>
        <w:jc w:val="left"/>
        <w:rPr>
          <w:sz w:val="20"/>
        </w:rPr>
      </w:pPr>
      <w:r>
        <w:rPr>
          <w:sz w:val="20"/>
        </w:rPr>
        <w:t>Martínez-Pérez,</w:t>
      </w:r>
      <w:r>
        <w:rPr>
          <w:spacing w:val="26"/>
          <w:sz w:val="20"/>
        </w:rPr>
        <w:t xml:space="preserve"> </w:t>
      </w:r>
      <w:r>
        <w:rPr>
          <w:sz w:val="20"/>
        </w:rPr>
        <w:t>B.,</w:t>
      </w:r>
      <w:r>
        <w:rPr>
          <w:spacing w:val="26"/>
          <w:sz w:val="20"/>
        </w:rPr>
        <w:t xml:space="preserve"> </w:t>
      </w:r>
      <w:r>
        <w:rPr>
          <w:sz w:val="20"/>
        </w:rPr>
        <w:t>De</w:t>
      </w:r>
      <w:r>
        <w:rPr>
          <w:spacing w:val="22"/>
          <w:sz w:val="20"/>
        </w:rPr>
        <w:t xml:space="preserve"> </w:t>
      </w:r>
      <w:r>
        <w:rPr>
          <w:sz w:val="20"/>
        </w:rPr>
        <w:t>La</w:t>
      </w:r>
      <w:r>
        <w:rPr>
          <w:spacing w:val="22"/>
          <w:sz w:val="20"/>
        </w:rPr>
        <w:t xml:space="preserve"> </w:t>
      </w:r>
      <w:r>
        <w:rPr>
          <w:sz w:val="20"/>
        </w:rPr>
        <w:t>Torre-</w:t>
      </w:r>
      <w:proofErr w:type="spellStart"/>
      <w:r>
        <w:rPr>
          <w:sz w:val="20"/>
        </w:rPr>
        <w:t>Díez</w:t>
      </w:r>
      <w:proofErr w:type="spellEnd"/>
      <w:r>
        <w:rPr>
          <w:sz w:val="20"/>
        </w:rPr>
        <w:t>,</w:t>
      </w:r>
      <w:r>
        <w:rPr>
          <w:spacing w:val="27"/>
          <w:sz w:val="20"/>
        </w:rPr>
        <w:t xml:space="preserve"> </w:t>
      </w:r>
      <w:r>
        <w:rPr>
          <w:sz w:val="20"/>
        </w:rPr>
        <w:t>I.</w:t>
      </w:r>
      <w:r>
        <w:rPr>
          <w:spacing w:val="21"/>
          <w:sz w:val="20"/>
        </w:rPr>
        <w:t xml:space="preserve"> </w:t>
      </w:r>
      <w:r>
        <w:rPr>
          <w:sz w:val="20"/>
        </w:rPr>
        <w:t>&amp;</w:t>
      </w:r>
      <w:r>
        <w:rPr>
          <w:spacing w:val="22"/>
          <w:sz w:val="20"/>
        </w:rPr>
        <w:t xml:space="preserve"> </w:t>
      </w:r>
      <w:r>
        <w:rPr>
          <w:sz w:val="20"/>
        </w:rPr>
        <w:t>López-Coronado,</w:t>
      </w:r>
      <w:r>
        <w:rPr>
          <w:spacing w:val="27"/>
          <w:sz w:val="20"/>
        </w:rPr>
        <w:t xml:space="preserve"> </w:t>
      </w:r>
      <w:r>
        <w:rPr>
          <w:sz w:val="20"/>
        </w:rPr>
        <w:t>M.</w:t>
      </w:r>
      <w:r>
        <w:rPr>
          <w:spacing w:val="35"/>
          <w:sz w:val="20"/>
        </w:rPr>
        <w:t xml:space="preserve"> </w:t>
      </w:r>
      <w:r>
        <w:rPr>
          <w:sz w:val="20"/>
        </w:rPr>
        <w:t>Mobile</w:t>
      </w:r>
      <w:r>
        <w:rPr>
          <w:spacing w:val="22"/>
          <w:sz w:val="20"/>
        </w:rPr>
        <w:t xml:space="preserve"> </w:t>
      </w:r>
      <w:r>
        <w:rPr>
          <w:sz w:val="20"/>
        </w:rPr>
        <w:t>health</w:t>
      </w:r>
      <w:r>
        <w:rPr>
          <w:spacing w:val="22"/>
          <w:sz w:val="20"/>
        </w:rPr>
        <w:t xml:space="preserve"> </w:t>
      </w:r>
      <w:r>
        <w:rPr>
          <w:sz w:val="20"/>
        </w:rPr>
        <w:t>applications</w:t>
      </w:r>
      <w:r>
        <w:rPr>
          <w:spacing w:val="22"/>
          <w:sz w:val="20"/>
        </w:rPr>
        <w:t xml:space="preserve"> </w:t>
      </w:r>
      <w:r>
        <w:rPr>
          <w:sz w:val="20"/>
        </w:rPr>
        <w:t>for</w:t>
      </w:r>
      <w:r>
        <w:rPr>
          <w:spacing w:val="22"/>
          <w:sz w:val="20"/>
        </w:rPr>
        <w:t xml:space="preserve"> </w:t>
      </w:r>
      <w:r>
        <w:rPr>
          <w:sz w:val="20"/>
        </w:rPr>
        <w:t>the</w:t>
      </w:r>
      <w:r>
        <w:rPr>
          <w:spacing w:val="22"/>
          <w:sz w:val="20"/>
        </w:rPr>
        <w:t xml:space="preserve"> </w:t>
      </w:r>
      <w:r>
        <w:rPr>
          <w:sz w:val="20"/>
        </w:rPr>
        <w:t>most</w:t>
      </w:r>
      <w:r>
        <w:rPr>
          <w:spacing w:val="22"/>
          <w:sz w:val="20"/>
        </w:rPr>
        <w:t xml:space="preserve"> </w:t>
      </w:r>
      <w:r>
        <w:rPr>
          <w:sz w:val="20"/>
        </w:rPr>
        <w:t>prevalent</w:t>
      </w:r>
      <w:r>
        <w:rPr>
          <w:spacing w:val="-47"/>
          <w:sz w:val="20"/>
        </w:rPr>
        <w:t xml:space="preserve"> </w:t>
      </w:r>
      <w:bookmarkStart w:id="157" w:name="_bookmark26"/>
      <w:bookmarkEnd w:id="157"/>
      <w:r>
        <w:rPr>
          <w:sz w:val="20"/>
        </w:rPr>
        <w:t>conditions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world</w:t>
      </w:r>
      <w:r>
        <w:rPr>
          <w:spacing w:val="-3"/>
          <w:sz w:val="20"/>
        </w:rPr>
        <w:t xml:space="preserve"> </w:t>
      </w:r>
      <w:r>
        <w:rPr>
          <w:sz w:val="20"/>
        </w:rPr>
        <w:t>health</w:t>
      </w:r>
      <w:r>
        <w:rPr>
          <w:spacing w:val="-3"/>
          <w:sz w:val="20"/>
        </w:rPr>
        <w:t xml:space="preserve"> </w:t>
      </w:r>
      <w:r>
        <w:rPr>
          <w:sz w:val="20"/>
        </w:rPr>
        <w:t>organization:</w:t>
      </w:r>
      <w:r>
        <w:rPr>
          <w:spacing w:val="9"/>
          <w:sz w:val="20"/>
        </w:rPr>
        <w:t xml:space="preserve"> </w:t>
      </w:r>
      <w:r>
        <w:rPr>
          <w:sz w:val="20"/>
        </w:rPr>
        <w:t>review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analysis.</w:t>
      </w:r>
      <w:r>
        <w:rPr>
          <w:spacing w:val="18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medical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Internet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research</w:t>
      </w:r>
      <w:r>
        <w:rPr>
          <w:i/>
          <w:spacing w:val="-3"/>
          <w:sz w:val="20"/>
        </w:rPr>
        <w:t xml:space="preserve"> </w:t>
      </w:r>
      <w:r>
        <w:rPr>
          <w:b/>
          <w:sz w:val="20"/>
        </w:rPr>
        <w:t>15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e120</w:t>
      </w:r>
      <w:r>
        <w:rPr>
          <w:spacing w:val="-3"/>
          <w:sz w:val="20"/>
        </w:rPr>
        <w:t xml:space="preserve"> </w:t>
      </w:r>
      <w:r>
        <w:rPr>
          <w:sz w:val="20"/>
        </w:rPr>
        <w:t>(2013).</w:t>
      </w:r>
    </w:p>
    <w:p w14:paraId="2FE30E62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 w:line="249" w:lineRule="auto"/>
        <w:ind w:right="137" w:hanging="349"/>
        <w:jc w:val="left"/>
        <w:rPr>
          <w:sz w:val="20"/>
        </w:rPr>
      </w:pPr>
      <w:r>
        <w:rPr>
          <w:w w:val="95"/>
          <w:sz w:val="20"/>
        </w:rPr>
        <w:t>Schlee,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W.</w:t>
      </w:r>
      <w:r>
        <w:rPr>
          <w:spacing w:val="15"/>
          <w:w w:val="95"/>
          <w:sz w:val="20"/>
        </w:rPr>
        <w:t xml:space="preserve"> </w:t>
      </w:r>
      <w:r>
        <w:rPr>
          <w:i/>
          <w:w w:val="95"/>
          <w:sz w:val="20"/>
        </w:rPr>
        <w:t>et</w:t>
      </w:r>
      <w:r>
        <w:rPr>
          <w:i/>
          <w:spacing w:val="15"/>
          <w:w w:val="95"/>
          <w:sz w:val="20"/>
        </w:rPr>
        <w:t xml:space="preserve"> </w:t>
      </w:r>
      <w:r>
        <w:rPr>
          <w:i/>
          <w:w w:val="95"/>
          <w:sz w:val="20"/>
        </w:rPr>
        <w:t>al.</w:t>
      </w:r>
      <w:r>
        <w:rPr>
          <w:i/>
          <w:spacing w:val="42"/>
          <w:w w:val="95"/>
          <w:sz w:val="20"/>
        </w:rPr>
        <w:t xml:space="preserve"> </w:t>
      </w:r>
      <w:r>
        <w:rPr>
          <w:w w:val="95"/>
          <w:sz w:val="20"/>
        </w:rPr>
        <w:t>Momentary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assessment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tinnitus—how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smart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mobile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applications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advance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our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understanding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tinnitus.</w:t>
      </w:r>
      <w:r>
        <w:rPr>
          <w:spacing w:val="-44"/>
          <w:w w:val="95"/>
          <w:sz w:val="20"/>
        </w:rPr>
        <w:t xml:space="preserve"> </w:t>
      </w:r>
      <w:bookmarkStart w:id="158" w:name="_bookmark27"/>
      <w:bookmarkEnd w:id="158"/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Digital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Phenotyping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Mobile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Sensing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209–220</w:t>
      </w:r>
      <w:r>
        <w:rPr>
          <w:spacing w:val="-2"/>
          <w:sz w:val="20"/>
        </w:rPr>
        <w:t xml:space="preserve"> </w:t>
      </w:r>
      <w:r>
        <w:rPr>
          <w:sz w:val="20"/>
        </w:rPr>
        <w:t>(Springer,</w:t>
      </w:r>
      <w:r>
        <w:rPr>
          <w:spacing w:val="-1"/>
          <w:sz w:val="20"/>
        </w:rPr>
        <w:t xml:space="preserve"> </w:t>
      </w:r>
      <w:r>
        <w:rPr>
          <w:sz w:val="20"/>
        </w:rPr>
        <w:t>2019).</w:t>
      </w:r>
    </w:p>
    <w:p w14:paraId="34AB9E3E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0"/>
        <w:ind w:hanging="350"/>
        <w:jc w:val="left"/>
        <w:rPr>
          <w:sz w:val="20"/>
        </w:rPr>
      </w:pPr>
      <w:r>
        <w:rPr>
          <w:sz w:val="20"/>
        </w:rPr>
        <w:t>Rowland,</w:t>
      </w:r>
      <w:r>
        <w:rPr>
          <w:spacing w:val="-9"/>
          <w:sz w:val="20"/>
        </w:rPr>
        <w:t xml:space="preserve"> </w:t>
      </w:r>
      <w:r>
        <w:rPr>
          <w:sz w:val="20"/>
        </w:rPr>
        <w:t>S.</w:t>
      </w:r>
      <w:r>
        <w:rPr>
          <w:spacing w:val="-7"/>
          <w:sz w:val="20"/>
        </w:rPr>
        <w:t xml:space="preserve"> </w:t>
      </w:r>
      <w:r>
        <w:rPr>
          <w:sz w:val="20"/>
        </w:rPr>
        <w:t>P.,</w:t>
      </w:r>
      <w:r>
        <w:rPr>
          <w:spacing w:val="-7"/>
          <w:sz w:val="20"/>
        </w:rPr>
        <w:t xml:space="preserve"> </w:t>
      </w:r>
      <w:r>
        <w:rPr>
          <w:sz w:val="20"/>
        </w:rPr>
        <w:t>Fitzgerald,</w:t>
      </w:r>
      <w:r>
        <w:rPr>
          <w:spacing w:val="-9"/>
          <w:sz w:val="20"/>
        </w:rPr>
        <w:t xml:space="preserve"> </w:t>
      </w:r>
      <w:r>
        <w:rPr>
          <w:sz w:val="20"/>
        </w:rPr>
        <w:t>J.</w:t>
      </w:r>
      <w:r>
        <w:rPr>
          <w:spacing w:val="-7"/>
          <w:sz w:val="20"/>
        </w:rPr>
        <w:t xml:space="preserve"> </w:t>
      </w:r>
      <w:r>
        <w:rPr>
          <w:sz w:val="20"/>
        </w:rPr>
        <w:t>E.,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Holme</w:t>
      </w:r>
      <w:proofErr w:type="spellEnd"/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sz w:val="20"/>
        </w:rPr>
        <w:t>T.,</w:t>
      </w:r>
      <w:r>
        <w:rPr>
          <w:spacing w:val="-8"/>
          <w:sz w:val="20"/>
        </w:rPr>
        <w:t xml:space="preserve"> </w:t>
      </w:r>
      <w:r>
        <w:rPr>
          <w:sz w:val="20"/>
        </w:rPr>
        <w:t>Powell,</w:t>
      </w:r>
      <w:r>
        <w:rPr>
          <w:spacing w:val="-7"/>
          <w:sz w:val="20"/>
        </w:rPr>
        <w:t xml:space="preserve"> </w:t>
      </w:r>
      <w:r>
        <w:rPr>
          <w:sz w:val="20"/>
        </w:rPr>
        <w:t>J.</w:t>
      </w:r>
      <w:r>
        <w:rPr>
          <w:spacing w:val="-8"/>
          <w:sz w:val="20"/>
        </w:rPr>
        <w:t xml:space="preserve"> </w:t>
      </w:r>
      <w:r>
        <w:rPr>
          <w:sz w:val="20"/>
        </w:rPr>
        <w:t>&amp;</w:t>
      </w:r>
      <w:r>
        <w:rPr>
          <w:spacing w:val="-8"/>
          <w:sz w:val="20"/>
        </w:rPr>
        <w:t xml:space="preserve"> </w:t>
      </w:r>
      <w:r>
        <w:rPr>
          <w:sz w:val="20"/>
        </w:rPr>
        <w:t>McGregor,</w:t>
      </w:r>
      <w:r>
        <w:rPr>
          <w:spacing w:val="-7"/>
          <w:sz w:val="20"/>
        </w:rPr>
        <w:t xml:space="preserve"> </w:t>
      </w:r>
      <w:r>
        <w:rPr>
          <w:sz w:val="20"/>
        </w:rPr>
        <w:t>A.</w:t>
      </w:r>
      <w:r>
        <w:rPr>
          <w:spacing w:val="10"/>
          <w:sz w:val="20"/>
        </w:rPr>
        <w:t xml:space="preserve"> </w:t>
      </w:r>
      <w:r>
        <w:rPr>
          <w:sz w:val="20"/>
        </w:rPr>
        <w:t>What</w:t>
      </w:r>
      <w:r>
        <w:rPr>
          <w:spacing w:val="-7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clinical</w:t>
      </w:r>
      <w:r>
        <w:rPr>
          <w:spacing w:val="-9"/>
          <w:sz w:val="20"/>
        </w:rPr>
        <w:t xml:space="preserve"> </w:t>
      </w:r>
      <w:r>
        <w:rPr>
          <w:sz w:val="20"/>
        </w:rPr>
        <w:t>value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mhealth</w:t>
      </w:r>
      <w:proofErr w:type="spellEnd"/>
      <w:r>
        <w:rPr>
          <w:spacing w:val="-8"/>
          <w:sz w:val="20"/>
        </w:rPr>
        <w:t xml:space="preserve"> </w:t>
      </w:r>
      <w:r>
        <w:rPr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z w:val="20"/>
        </w:rPr>
        <w:t>patients?</w:t>
      </w:r>
    </w:p>
    <w:p w14:paraId="36E285CB" w14:textId="77777777" w:rsidR="0045732C" w:rsidRDefault="002A74E7">
      <w:pPr>
        <w:spacing w:before="9"/>
        <w:ind w:left="515"/>
        <w:rPr>
          <w:sz w:val="20"/>
        </w:rPr>
      </w:pPr>
      <w:bookmarkStart w:id="159" w:name="_bookmark28"/>
      <w:bookmarkEnd w:id="159"/>
      <w:r>
        <w:rPr>
          <w:i/>
          <w:sz w:val="20"/>
        </w:rPr>
        <w:t>NPJ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Digit.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Medicine</w:t>
      </w:r>
      <w:r>
        <w:rPr>
          <w:i/>
          <w:spacing w:val="-3"/>
          <w:sz w:val="20"/>
        </w:rPr>
        <w:t xml:space="preserve"> </w:t>
      </w:r>
      <w:r>
        <w:rPr>
          <w:b/>
          <w:sz w:val="20"/>
        </w:rPr>
        <w:t>3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1–6</w:t>
      </w:r>
      <w:r>
        <w:rPr>
          <w:spacing w:val="-3"/>
          <w:sz w:val="20"/>
        </w:rPr>
        <w:t xml:space="preserve"> </w:t>
      </w:r>
      <w:r>
        <w:rPr>
          <w:sz w:val="20"/>
        </w:rPr>
        <w:t>(2020).</w:t>
      </w:r>
    </w:p>
    <w:p w14:paraId="2B338B59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line="249" w:lineRule="auto"/>
        <w:ind w:right="136" w:hanging="349"/>
        <w:jc w:val="left"/>
        <w:rPr>
          <w:sz w:val="20"/>
        </w:rPr>
      </w:pPr>
      <w:r>
        <w:rPr>
          <w:w w:val="95"/>
          <w:sz w:val="20"/>
        </w:rPr>
        <w:t>Pryss,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R.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Mobile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crowdsensing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healthcare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scenarios:</w:t>
      </w:r>
      <w:r>
        <w:rPr>
          <w:spacing w:val="36"/>
          <w:w w:val="95"/>
          <w:sz w:val="20"/>
        </w:rPr>
        <w:t xml:space="preserve"> </w:t>
      </w:r>
      <w:r>
        <w:rPr>
          <w:w w:val="95"/>
          <w:sz w:val="20"/>
        </w:rPr>
        <w:t>taxonomy,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conceptual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pillars,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smart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mobile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crowdsensing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services.</w:t>
      </w:r>
      <w:r>
        <w:rPr>
          <w:spacing w:val="-45"/>
          <w:w w:val="95"/>
          <w:sz w:val="20"/>
        </w:rPr>
        <w:t xml:space="preserve"> </w:t>
      </w:r>
      <w:bookmarkStart w:id="160" w:name="_bookmark29"/>
      <w:bookmarkEnd w:id="160"/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Digital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Phenotyping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Mobile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Sensing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221–234</w:t>
      </w:r>
      <w:r>
        <w:rPr>
          <w:spacing w:val="-2"/>
          <w:sz w:val="20"/>
        </w:rPr>
        <w:t xml:space="preserve"> </w:t>
      </w:r>
      <w:r>
        <w:rPr>
          <w:sz w:val="20"/>
        </w:rPr>
        <w:t>(Springer,</w:t>
      </w:r>
      <w:r>
        <w:rPr>
          <w:spacing w:val="-1"/>
          <w:sz w:val="20"/>
        </w:rPr>
        <w:t xml:space="preserve"> </w:t>
      </w:r>
      <w:r>
        <w:rPr>
          <w:sz w:val="20"/>
        </w:rPr>
        <w:t>2019).</w:t>
      </w:r>
    </w:p>
    <w:p w14:paraId="73759D8F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 w:line="249" w:lineRule="auto"/>
        <w:ind w:left="515" w:right="138" w:hanging="343"/>
        <w:jc w:val="left"/>
        <w:rPr>
          <w:sz w:val="20"/>
        </w:rPr>
      </w:pPr>
      <w:r>
        <w:rPr>
          <w:sz w:val="20"/>
        </w:rPr>
        <w:t>Kraft,</w:t>
      </w:r>
      <w:r>
        <w:rPr>
          <w:spacing w:val="-5"/>
          <w:sz w:val="20"/>
        </w:rPr>
        <w:t xml:space="preserve"> </w:t>
      </w:r>
      <w:r>
        <w:rPr>
          <w:sz w:val="20"/>
        </w:rPr>
        <w:t>R.</w:t>
      </w:r>
      <w:r>
        <w:rPr>
          <w:spacing w:val="-5"/>
          <w:sz w:val="20"/>
        </w:rPr>
        <w:t xml:space="preserve"> </w:t>
      </w:r>
      <w:r>
        <w:rPr>
          <w:i/>
          <w:sz w:val="20"/>
        </w:rPr>
        <w:t>et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al.</w:t>
      </w:r>
      <w:r>
        <w:rPr>
          <w:i/>
          <w:spacing w:val="16"/>
          <w:sz w:val="20"/>
        </w:rPr>
        <w:t xml:space="preserve"> </w:t>
      </w:r>
      <w:r>
        <w:rPr>
          <w:sz w:val="20"/>
        </w:rPr>
        <w:t>Combining</w:t>
      </w:r>
      <w:r>
        <w:rPr>
          <w:spacing w:val="-5"/>
          <w:sz w:val="20"/>
        </w:rPr>
        <w:t xml:space="preserve"> </w:t>
      </w:r>
      <w:r>
        <w:rPr>
          <w:sz w:val="20"/>
        </w:rPr>
        <w:t>mobile</w:t>
      </w:r>
      <w:r>
        <w:rPr>
          <w:spacing w:val="-4"/>
          <w:sz w:val="20"/>
        </w:rPr>
        <w:t xml:space="preserve"> </w:t>
      </w:r>
      <w:r>
        <w:rPr>
          <w:sz w:val="20"/>
        </w:rPr>
        <w:t>crowdsensing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ecological</w:t>
      </w:r>
      <w:r>
        <w:rPr>
          <w:spacing w:val="-5"/>
          <w:sz w:val="20"/>
        </w:rPr>
        <w:t xml:space="preserve"> </w:t>
      </w:r>
      <w:r>
        <w:rPr>
          <w:sz w:val="20"/>
        </w:rPr>
        <w:t>momentary</w:t>
      </w:r>
      <w:r>
        <w:rPr>
          <w:spacing w:val="-4"/>
          <w:sz w:val="20"/>
        </w:rPr>
        <w:t xml:space="preserve"> </w:t>
      </w:r>
      <w:r>
        <w:rPr>
          <w:sz w:val="20"/>
        </w:rPr>
        <w:t>assessments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healthcare</w:t>
      </w:r>
      <w:r>
        <w:rPr>
          <w:spacing w:val="-5"/>
          <w:sz w:val="20"/>
        </w:rPr>
        <w:t xml:space="preserve"> </w:t>
      </w:r>
      <w:r>
        <w:rPr>
          <w:sz w:val="20"/>
        </w:rPr>
        <w:t>domain.</w:t>
      </w:r>
      <w:r>
        <w:rPr>
          <w:spacing w:val="16"/>
          <w:sz w:val="20"/>
        </w:rPr>
        <w:t xml:space="preserve"> </w:t>
      </w:r>
      <w:r>
        <w:rPr>
          <w:i/>
          <w:sz w:val="20"/>
        </w:rPr>
        <w:t>Front.</w:t>
      </w:r>
      <w:r>
        <w:rPr>
          <w:i/>
          <w:spacing w:val="-47"/>
          <w:sz w:val="20"/>
        </w:rPr>
        <w:t xml:space="preserve"> </w:t>
      </w:r>
      <w:bookmarkStart w:id="161" w:name="_bookmark30"/>
      <w:bookmarkEnd w:id="161"/>
      <w:proofErr w:type="spellStart"/>
      <w:r>
        <w:rPr>
          <w:i/>
          <w:sz w:val="20"/>
        </w:rPr>
        <w:t>Neurosci</w:t>
      </w:r>
      <w:proofErr w:type="spellEnd"/>
      <w:r>
        <w:rPr>
          <w:i/>
          <w:sz w:val="20"/>
        </w:rPr>
        <w:t>.</w:t>
      </w:r>
      <w:r>
        <w:rPr>
          <w:i/>
          <w:spacing w:val="-2"/>
          <w:sz w:val="20"/>
        </w:rPr>
        <w:t xml:space="preserve"> </w:t>
      </w:r>
      <w:r>
        <w:rPr>
          <w:b/>
          <w:sz w:val="20"/>
        </w:rPr>
        <w:t>14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164</w:t>
      </w:r>
      <w:r>
        <w:rPr>
          <w:spacing w:val="-1"/>
          <w:sz w:val="20"/>
        </w:rPr>
        <w:t xml:space="preserve"> </w:t>
      </w:r>
      <w:r>
        <w:rPr>
          <w:sz w:val="20"/>
        </w:rPr>
        <w:t>(2020).</w:t>
      </w:r>
    </w:p>
    <w:p w14:paraId="022A7B0D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0" w:line="249" w:lineRule="auto"/>
        <w:ind w:right="137" w:hanging="349"/>
        <w:jc w:val="left"/>
        <w:rPr>
          <w:sz w:val="20"/>
        </w:rPr>
      </w:pPr>
      <w:r>
        <w:rPr>
          <w:sz w:val="20"/>
        </w:rPr>
        <w:t xml:space="preserve">Schlee, W. </w:t>
      </w:r>
      <w:r>
        <w:rPr>
          <w:i/>
          <w:sz w:val="20"/>
        </w:rPr>
        <w:t xml:space="preserve">et al. </w:t>
      </w:r>
      <w:r>
        <w:rPr>
          <w:sz w:val="20"/>
        </w:rPr>
        <w:t xml:space="preserve">Measuring the moment-to-moment variability of tinnitus: the </w:t>
      </w:r>
      <w:proofErr w:type="spellStart"/>
      <w:r>
        <w:rPr>
          <w:sz w:val="20"/>
        </w:rPr>
        <w:t>trackyourtinnitus</w:t>
      </w:r>
      <w:proofErr w:type="spellEnd"/>
      <w:r>
        <w:rPr>
          <w:sz w:val="20"/>
        </w:rPr>
        <w:t xml:space="preserve"> smart phone app. </w:t>
      </w:r>
      <w:r>
        <w:rPr>
          <w:i/>
          <w:sz w:val="20"/>
        </w:rPr>
        <w:t>Front.</w:t>
      </w:r>
      <w:r>
        <w:rPr>
          <w:i/>
          <w:spacing w:val="-47"/>
          <w:sz w:val="20"/>
        </w:rPr>
        <w:t xml:space="preserve"> </w:t>
      </w:r>
      <w:bookmarkStart w:id="162" w:name="_bookmark31"/>
      <w:bookmarkEnd w:id="162"/>
      <w:r>
        <w:rPr>
          <w:i/>
          <w:sz w:val="20"/>
        </w:rPr>
        <w:t>aging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neuroscience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8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294</w:t>
      </w:r>
      <w:r>
        <w:rPr>
          <w:spacing w:val="-1"/>
          <w:sz w:val="20"/>
        </w:rPr>
        <w:t xml:space="preserve"> </w:t>
      </w:r>
      <w:r>
        <w:rPr>
          <w:sz w:val="20"/>
        </w:rPr>
        <w:t>(2016).</w:t>
      </w:r>
    </w:p>
    <w:p w14:paraId="32BF5E31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 w:line="249" w:lineRule="auto"/>
        <w:ind w:right="171" w:hanging="349"/>
        <w:jc w:val="left"/>
        <w:rPr>
          <w:sz w:val="20"/>
        </w:rPr>
      </w:pPr>
      <w:r>
        <w:rPr>
          <w:sz w:val="20"/>
        </w:rPr>
        <w:t>Probst,</w:t>
      </w:r>
      <w:r>
        <w:rPr>
          <w:spacing w:val="9"/>
          <w:sz w:val="20"/>
        </w:rPr>
        <w:t xml:space="preserve"> </w:t>
      </w:r>
      <w:r>
        <w:rPr>
          <w:sz w:val="20"/>
        </w:rPr>
        <w:t>T.,</w:t>
      </w:r>
      <w:r>
        <w:rPr>
          <w:spacing w:val="10"/>
          <w:sz w:val="20"/>
        </w:rPr>
        <w:t xml:space="preserve"> </w:t>
      </w:r>
      <w:r>
        <w:rPr>
          <w:sz w:val="20"/>
        </w:rPr>
        <w:t>Pryss,</w:t>
      </w:r>
      <w:r>
        <w:rPr>
          <w:spacing w:val="10"/>
          <w:sz w:val="20"/>
        </w:rPr>
        <w:t xml:space="preserve"> </w:t>
      </w:r>
      <w:r>
        <w:rPr>
          <w:sz w:val="20"/>
        </w:rPr>
        <w:t>R.,</w:t>
      </w:r>
      <w:r>
        <w:rPr>
          <w:spacing w:val="10"/>
          <w:sz w:val="20"/>
        </w:rPr>
        <w:t xml:space="preserve"> </w:t>
      </w:r>
      <w:r>
        <w:rPr>
          <w:sz w:val="20"/>
        </w:rPr>
        <w:t>Langguth,</w:t>
      </w:r>
      <w:r>
        <w:rPr>
          <w:spacing w:val="10"/>
          <w:sz w:val="20"/>
        </w:rPr>
        <w:t xml:space="preserve"> </w:t>
      </w:r>
      <w:r>
        <w:rPr>
          <w:sz w:val="20"/>
        </w:rPr>
        <w:t>B.</w:t>
      </w:r>
      <w:r>
        <w:rPr>
          <w:spacing w:val="9"/>
          <w:sz w:val="20"/>
        </w:rPr>
        <w:t xml:space="preserve"> </w:t>
      </w:r>
      <w:r>
        <w:rPr>
          <w:sz w:val="20"/>
        </w:rPr>
        <w:t>&amp;</w:t>
      </w:r>
      <w:r>
        <w:rPr>
          <w:spacing w:val="9"/>
          <w:sz w:val="20"/>
        </w:rPr>
        <w:t xml:space="preserve"> </w:t>
      </w:r>
      <w:r>
        <w:rPr>
          <w:sz w:val="20"/>
        </w:rPr>
        <w:t>Schlee,</w:t>
      </w:r>
      <w:r>
        <w:rPr>
          <w:spacing w:val="10"/>
          <w:sz w:val="20"/>
        </w:rPr>
        <w:t xml:space="preserve"> </w:t>
      </w:r>
      <w:r>
        <w:rPr>
          <w:sz w:val="20"/>
        </w:rPr>
        <w:t>W.</w:t>
      </w:r>
      <w:r>
        <w:rPr>
          <w:spacing w:val="43"/>
          <w:sz w:val="20"/>
        </w:rPr>
        <w:t xml:space="preserve"> </w:t>
      </w:r>
      <w:r>
        <w:rPr>
          <w:sz w:val="20"/>
        </w:rPr>
        <w:t>Emotional</w:t>
      </w:r>
      <w:r>
        <w:rPr>
          <w:spacing w:val="9"/>
          <w:sz w:val="20"/>
        </w:rPr>
        <w:t xml:space="preserve"> </w:t>
      </w:r>
      <w:r>
        <w:rPr>
          <w:sz w:val="20"/>
        </w:rPr>
        <w:t>states</w:t>
      </w:r>
      <w:r>
        <w:rPr>
          <w:spacing w:val="9"/>
          <w:sz w:val="20"/>
        </w:rPr>
        <w:t xml:space="preserve"> </w:t>
      </w:r>
      <w:r>
        <w:rPr>
          <w:sz w:val="20"/>
        </w:rPr>
        <w:t>as</w:t>
      </w:r>
      <w:r>
        <w:rPr>
          <w:spacing w:val="9"/>
          <w:sz w:val="20"/>
        </w:rPr>
        <w:t xml:space="preserve"> </w:t>
      </w:r>
      <w:r>
        <w:rPr>
          <w:sz w:val="20"/>
        </w:rPr>
        <w:t>mediators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9"/>
          <w:sz w:val="20"/>
        </w:rPr>
        <w:t xml:space="preserve"> </w:t>
      </w:r>
      <w:r>
        <w:rPr>
          <w:sz w:val="20"/>
        </w:rPr>
        <w:t>tinnitus</w:t>
      </w:r>
      <w:r>
        <w:rPr>
          <w:spacing w:val="8"/>
          <w:sz w:val="20"/>
        </w:rPr>
        <w:t xml:space="preserve"> </w:t>
      </w:r>
      <w:r>
        <w:rPr>
          <w:sz w:val="20"/>
        </w:rPr>
        <w:t>loudness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tinnitus</w:t>
      </w:r>
      <w:r>
        <w:rPr>
          <w:spacing w:val="-47"/>
          <w:sz w:val="20"/>
        </w:rPr>
        <w:t xml:space="preserve"> </w:t>
      </w:r>
      <w:bookmarkStart w:id="163" w:name="_bookmark32"/>
      <w:bookmarkEnd w:id="163"/>
      <w:r>
        <w:rPr>
          <w:sz w:val="20"/>
        </w:rPr>
        <w:t>distress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daily</w:t>
      </w:r>
      <w:r>
        <w:rPr>
          <w:spacing w:val="-2"/>
          <w:sz w:val="20"/>
        </w:rPr>
        <w:t xml:space="preserve"> </w:t>
      </w:r>
      <w:r>
        <w:rPr>
          <w:sz w:val="20"/>
        </w:rPr>
        <w:t>life:</w:t>
      </w:r>
      <w:r>
        <w:rPr>
          <w:spacing w:val="11"/>
          <w:sz w:val="20"/>
        </w:rPr>
        <w:t xml:space="preserve"> </w:t>
      </w:r>
      <w:r>
        <w:rPr>
          <w:sz w:val="20"/>
        </w:rPr>
        <w:t>Results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trackyourtinnitus</w:t>
      </w:r>
      <w:proofErr w:type="spellEnd"/>
      <w:r>
        <w:rPr>
          <w:sz w:val="20"/>
        </w:rPr>
        <w:t>”</w:t>
      </w:r>
      <w:r>
        <w:rPr>
          <w:spacing w:val="-1"/>
          <w:sz w:val="20"/>
        </w:rPr>
        <w:t xml:space="preserve"> </w:t>
      </w:r>
      <w:r>
        <w:rPr>
          <w:sz w:val="20"/>
        </w:rPr>
        <w:t>application.</w:t>
      </w:r>
      <w:r>
        <w:rPr>
          <w:spacing w:val="20"/>
          <w:sz w:val="20"/>
        </w:rPr>
        <w:t xml:space="preserve"> </w:t>
      </w:r>
      <w:r>
        <w:rPr>
          <w:i/>
          <w:sz w:val="20"/>
        </w:rPr>
        <w:t>Sci.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reports</w:t>
      </w:r>
      <w:r>
        <w:rPr>
          <w:i/>
          <w:spacing w:val="-2"/>
          <w:sz w:val="20"/>
        </w:rPr>
        <w:t xml:space="preserve"> </w:t>
      </w:r>
      <w:r>
        <w:rPr>
          <w:b/>
          <w:sz w:val="20"/>
        </w:rPr>
        <w:t>6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1–8</w:t>
      </w:r>
      <w:r>
        <w:rPr>
          <w:spacing w:val="-2"/>
          <w:sz w:val="20"/>
        </w:rPr>
        <w:t xml:space="preserve"> </w:t>
      </w:r>
      <w:r>
        <w:rPr>
          <w:sz w:val="20"/>
        </w:rPr>
        <w:t>(2016).</w:t>
      </w:r>
    </w:p>
    <w:p w14:paraId="728D47AE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0" w:line="249" w:lineRule="auto"/>
        <w:ind w:right="164" w:hanging="349"/>
        <w:jc w:val="left"/>
        <w:rPr>
          <w:sz w:val="20"/>
        </w:rPr>
      </w:pPr>
      <w:proofErr w:type="spellStart"/>
      <w:r>
        <w:rPr>
          <w:sz w:val="20"/>
        </w:rPr>
        <w:t>Sereda</w:t>
      </w:r>
      <w:proofErr w:type="spellEnd"/>
      <w:r>
        <w:rPr>
          <w:sz w:val="20"/>
        </w:rPr>
        <w:t>,</w:t>
      </w:r>
      <w:r>
        <w:rPr>
          <w:spacing w:val="24"/>
          <w:sz w:val="20"/>
        </w:rPr>
        <w:t xml:space="preserve"> </w:t>
      </w:r>
      <w:r>
        <w:rPr>
          <w:sz w:val="20"/>
        </w:rPr>
        <w:t>M.,</w:t>
      </w:r>
      <w:r>
        <w:rPr>
          <w:spacing w:val="24"/>
          <w:sz w:val="20"/>
        </w:rPr>
        <w:t xml:space="preserve"> </w:t>
      </w:r>
      <w:r>
        <w:rPr>
          <w:sz w:val="20"/>
        </w:rPr>
        <w:t>Smith,</w:t>
      </w:r>
      <w:r>
        <w:rPr>
          <w:spacing w:val="24"/>
          <w:sz w:val="20"/>
        </w:rPr>
        <w:t xml:space="preserve"> </w:t>
      </w:r>
      <w:r>
        <w:rPr>
          <w:sz w:val="20"/>
        </w:rPr>
        <w:t>S.,</w:t>
      </w:r>
      <w:r>
        <w:rPr>
          <w:spacing w:val="24"/>
          <w:sz w:val="20"/>
        </w:rPr>
        <w:t xml:space="preserve"> </w:t>
      </w:r>
      <w:r>
        <w:rPr>
          <w:sz w:val="20"/>
        </w:rPr>
        <w:t>Newton,</w:t>
      </w:r>
      <w:r>
        <w:rPr>
          <w:spacing w:val="24"/>
          <w:sz w:val="20"/>
        </w:rPr>
        <w:t xml:space="preserve"> </w:t>
      </w:r>
      <w:r>
        <w:rPr>
          <w:sz w:val="20"/>
        </w:rPr>
        <w:t>K.</w:t>
      </w:r>
      <w:r>
        <w:rPr>
          <w:spacing w:val="20"/>
          <w:sz w:val="20"/>
        </w:rPr>
        <w:t xml:space="preserve"> </w:t>
      </w:r>
      <w:r>
        <w:rPr>
          <w:sz w:val="20"/>
        </w:rPr>
        <w:t>&amp;</w:t>
      </w:r>
      <w:r>
        <w:rPr>
          <w:spacing w:val="20"/>
          <w:sz w:val="20"/>
        </w:rPr>
        <w:t xml:space="preserve"> </w:t>
      </w:r>
      <w:r>
        <w:rPr>
          <w:sz w:val="20"/>
        </w:rPr>
        <w:t>Stockdale,</w:t>
      </w:r>
      <w:r>
        <w:rPr>
          <w:spacing w:val="24"/>
          <w:sz w:val="20"/>
        </w:rPr>
        <w:t xml:space="preserve"> </w:t>
      </w:r>
      <w:r>
        <w:rPr>
          <w:sz w:val="20"/>
        </w:rPr>
        <w:t>D.</w:t>
      </w:r>
      <w:r>
        <w:rPr>
          <w:spacing w:val="30"/>
          <w:sz w:val="20"/>
        </w:rPr>
        <w:t xml:space="preserve"> </w:t>
      </w:r>
      <w:r>
        <w:rPr>
          <w:sz w:val="20"/>
        </w:rPr>
        <w:t>Mobile</w:t>
      </w:r>
      <w:r>
        <w:rPr>
          <w:spacing w:val="20"/>
          <w:sz w:val="20"/>
        </w:rPr>
        <w:t xml:space="preserve"> </w:t>
      </w:r>
      <w:r>
        <w:rPr>
          <w:sz w:val="20"/>
        </w:rPr>
        <w:t>apps</w:t>
      </w:r>
      <w:r>
        <w:rPr>
          <w:spacing w:val="20"/>
          <w:sz w:val="20"/>
        </w:rPr>
        <w:t xml:space="preserve"> </w:t>
      </w:r>
      <w:r>
        <w:rPr>
          <w:sz w:val="20"/>
        </w:rPr>
        <w:t>for</w:t>
      </w:r>
      <w:r>
        <w:rPr>
          <w:spacing w:val="19"/>
          <w:sz w:val="20"/>
        </w:rPr>
        <w:t xml:space="preserve"> </w:t>
      </w:r>
      <w:r>
        <w:rPr>
          <w:sz w:val="20"/>
        </w:rPr>
        <w:t>management</w:t>
      </w:r>
      <w:r>
        <w:rPr>
          <w:spacing w:val="20"/>
          <w:sz w:val="20"/>
        </w:rPr>
        <w:t xml:space="preserve"> </w:t>
      </w:r>
      <w:r>
        <w:rPr>
          <w:sz w:val="20"/>
        </w:rPr>
        <w:t>of</w:t>
      </w:r>
      <w:r>
        <w:rPr>
          <w:spacing w:val="20"/>
          <w:sz w:val="20"/>
        </w:rPr>
        <w:t xml:space="preserve"> </w:t>
      </w:r>
      <w:r>
        <w:rPr>
          <w:sz w:val="20"/>
        </w:rPr>
        <w:t>tinnitus:</w:t>
      </w:r>
      <w:r>
        <w:rPr>
          <w:spacing w:val="49"/>
          <w:sz w:val="20"/>
        </w:rPr>
        <w:t xml:space="preserve"> </w:t>
      </w:r>
      <w:r>
        <w:rPr>
          <w:sz w:val="20"/>
        </w:rPr>
        <w:t>users’</w:t>
      </w:r>
      <w:r>
        <w:rPr>
          <w:spacing w:val="20"/>
          <w:sz w:val="20"/>
        </w:rPr>
        <w:t xml:space="preserve"> </w:t>
      </w:r>
      <w:r>
        <w:rPr>
          <w:sz w:val="20"/>
        </w:rPr>
        <w:t>survey,</w:t>
      </w:r>
      <w:r>
        <w:rPr>
          <w:spacing w:val="24"/>
          <w:sz w:val="20"/>
        </w:rPr>
        <w:t xml:space="preserve"> </w:t>
      </w:r>
      <w:r>
        <w:rPr>
          <w:sz w:val="20"/>
        </w:rPr>
        <w:t>quality</w:t>
      </w:r>
      <w:r>
        <w:rPr>
          <w:spacing w:val="-47"/>
          <w:sz w:val="20"/>
        </w:rPr>
        <w:t xml:space="preserve"> </w:t>
      </w:r>
      <w:r>
        <w:rPr>
          <w:sz w:val="20"/>
        </w:rPr>
        <w:t>assessment,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content</w:t>
      </w:r>
      <w:r>
        <w:rPr>
          <w:spacing w:val="-1"/>
          <w:sz w:val="20"/>
        </w:rPr>
        <w:t xml:space="preserve"> </w:t>
      </w:r>
      <w:r>
        <w:rPr>
          <w:sz w:val="20"/>
        </w:rPr>
        <w:t>analysis.</w:t>
      </w:r>
      <w:r>
        <w:rPr>
          <w:spacing w:val="20"/>
          <w:sz w:val="20"/>
        </w:rPr>
        <w:t xml:space="preserve"> </w:t>
      </w:r>
      <w:r>
        <w:rPr>
          <w:i/>
          <w:sz w:val="20"/>
        </w:rPr>
        <w:t>JMIR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mHealth</w:t>
      </w:r>
      <w:r>
        <w:rPr>
          <w:i/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uHealth</w:t>
      </w:r>
      <w:proofErr w:type="spellEnd"/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7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e10353</w:t>
      </w:r>
      <w:r>
        <w:rPr>
          <w:spacing w:val="-1"/>
          <w:sz w:val="20"/>
        </w:rPr>
        <w:t xml:space="preserve"> </w:t>
      </w:r>
      <w:r>
        <w:rPr>
          <w:sz w:val="20"/>
        </w:rPr>
        <w:t>(2019).</w:t>
      </w:r>
    </w:p>
    <w:p w14:paraId="3103D2CD" w14:textId="77777777" w:rsidR="0045732C" w:rsidRDefault="0045732C">
      <w:pPr>
        <w:spacing w:line="249" w:lineRule="auto"/>
        <w:rPr>
          <w:sz w:val="20"/>
        </w:rPr>
        <w:sectPr w:rsidR="0045732C">
          <w:pgSz w:w="12240" w:h="15840"/>
          <w:pgMar w:top="1160" w:right="960" w:bottom="840" w:left="960" w:header="0" w:footer="648" w:gutter="0"/>
          <w:cols w:space="720"/>
        </w:sectPr>
      </w:pPr>
    </w:p>
    <w:p w14:paraId="7ABACE39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8"/>
        <w:ind w:hanging="350"/>
        <w:jc w:val="both"/>
        <w:rPr>
          <w:sz w:val="20"/>
        </w:rPr>
      </w:pPr>
      <w:bookmarkStart w:id="164" w:name="_bookmark33"/>
      <w:bookmarkStart w:id="165" w:name="_bookmark34"/>
      <w:bookmarkStart w:id="166" w:name="_bookmark35"/>
      <w:bookmarkEnd w:id="164"/>
      <w:bookmarkEnd w:id="165"/>
      <w:bookmarkEnd w:id="166"/>
      <w:r>
        <w:rPr>
          <w:sz w:val="20"/>
        </w:rPr>
        <w:lastRenderedPageBreak/>
        <w:t>Mehdi,</w:t>
      </w:r>
      <w:r>
        <w:rPr>
          <w:spacing w:val="-5"/>
          <w:sz w:val="20"/>
        </w:rPr>
        <w:t xml:space="preserve"> </w:t>
      </w:r>
      <w:r>
        <w:rPr>
          <w:sz w:val="20"/>
        </w:rPr>
        <w:t>M.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et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al.</w:t>
      </w:r>
      <w:r>
        <w:rPr>
          <w:i/>
          <w:spacing w:val="16"/>
          <w:sz w:val="20"/>
        </w:rPr>
        <w:t xml:space="preserve"> </w:t>
      </w:r>
      <w:r>
        <w:rPr>
          <w:sz w:val="20"/>
        </w:rPr>
        <w:t>Smartphone</w:t>
      </w:r>
      <w:r>
        <w:rPr>
          <w:spacing w:val="-4"/>
          <w:sz w:val="20"/>
        </w:rPr>
        <w:t xml:space="preserve"> </w:t>
      </w:r>
      <w:r>
        <w:rPr>
          <w:sz w:val="20"/>
        </w:rPr>
        <w:t>apps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context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tinnitus:</w:t>
      </w:r>
      <w:r>
        <w:rPr>
          <w:spacing w:val="6"/>
          <w:sz w:val="20"/>
        </w:rPr>
        <w:t xml:space="preserve"> </w:t>
      </w:r>
      <w:r>
        <w:rPr>
          <w:sz w:val="20"/>
        </w:rPr>
        <w:t>Systematic</w:t>
      </w:r>
      <w:r>
        <w:rPr>
          <w:spacing w:val="-4"/>
          <w:sz w:val="20"/>
        </w:rPr>
        <w:t xml:space="preserve"> </w:t>
      </w:r>
      <w:r>
        <w:rPr>
          <w:sz w:val="20"/>
        </w:rPr>
        <w:t>review.</w:t>
      </w:r>
      <w:r>
        <w:rPr>
          <w:spacing w:val="16"/>
          <w:sz w:val="20"/>
        </w:rPr>
        <w:t xml:space="preserve"> </w:t>
      </w:r>
      <w:r>
        <w:rPr>
          <w:i/>
          <w:sz w:val="20"/>
        </w:rPr>
        <w:t>Sensors</w:t>
      </w:r>
      <w:r>
        <w:rPr>
          <w:i/>
          <w:spacing w:val="-4"/>
          <w:sz w:val="20"/>
        </w:rPr>
        <w:t xml:space="preserve"> </w:t>
      </w:r>
      <w:r>
        <w:rPr>
          <w:b/>
          <w:sz w:val="20"/>
        </w:rPr>
        <w:t>20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1725</w:t>
      </w:r>
      <w:r>
        <w:rPr>
          <w:spacing w:val="-4"/>
          <w:sz w:val="20"/>
        </w:rPr>
        <w:t xml:space="preserve"> </w:t>
      </w:r>
      <w:r>
        <w:rPr>
          <w:sz w:val="20"/>
        </w:rPr>
        <w:t>(2020).</w:t>
      </w:r>
    </w:p>
    <w:p w14:paraId="6B86530C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line="249" w:lineRule="auto"/>
        <w:ind w:right="136" w:hanging="349"/>
        <w:jc w:val="both"/>
        <w:rPr>
          <w:sz w:val="20"/>
        </w:rPr>
      </w:pPr>
      <w:r>
        <w:rPr>
          <w:sz w:val="20"/>
        </w:rPr>
        <w:t xml:space="preserve">Unnikrishnan, V. </w:t>
      </w:r>
      <w:r>
        <w:rPr>
          <w:i/>
          <w:sz w:val="20"/>
        </w:rPr>
        <w:t>et al.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 xml:space="preserve">Predicting the health condition of </w:t>
      </w:r>
      <w:proofErr w:type="spellStart"/>
      <w:r>
        <w:rPr>
          <w:sz w:val="20"/>
        </w:rPr>
        <w:t>mhealth</w:t>
      </w:r>
      <w:proofErr w:type="spellEnd"/>
      <w:r>
        <w:rPr>
          <w:sz w:val="20"/>
        </w:rPr>
        <w:t xml:space="preserve"> app users with large differences in the number of</w:t>
      </w:r>
      <w:r>
        <w:rPr>
          <w:spacing w:val="1"/>
          <w:sz w:val="20"/>
        </w:rPr>
        <w:t xml:space="preserve"> </w:t>
      </w:r>
      <w:bookmarkStart w:id="167" w:name="_bookmark36"/>
      <w:bookmarkEnd w:id="167"/>
      <w:r>
        <w:rPr>
          <w:sz w:val="20"/>
        </w:rPr>
        <w:t>recorded</w:t>
      </w:r>
      <w:r>
        <w:rPr>
          <w:spacing w:val="-13"/>
          <w:sz w:val="20"/>
        </w:rPr>
        <w:t xml:space="preserve"> </w:t>
      </w:r>
      <w:r>
        <w:rPr>
          <w:sz w:val="20"/>
        </w:rPr>
        <w:t>observations-where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learn</w:t>
      </w:r>
      <w:r>
        <w:rPr>
          <w:spacing w:val="-12"/>
          <w:sz w:val="20"/>
        </w:rPr>
        <w:t xml:space="preserve"> </w:t>
      </w:r>
      <w:r>
        <w:rPr>
          <w:sz w:val="20"/>
        </w:rPr>
        <w:t>from?</w:t>
      </w:r>
      <w:r>
        <w:rPr>
          <w:spacing w:val="14"/>
          <w:sz w:val="20"/>
        </w:rPr>
        <w:t xml:space="preserve"> </w:t>
      </w:r>
      <w:r>
        <w:rPr>
          <w:sz w:val="20"/>
        </w:rPr>
        <w:t>In</w:t>
      </w:r>
      <w:r>
        <w:rPr>
          <w:spacing w:val="-13"/>
          <w:sz w:val="20"/>
        </w:rPr>
        <w:t xml:space="preserve"> </w:t>
      </w:r>
      <w:r>
        <w:rPr>
          <w:i/>
          <w:sz w:val="20"/>
        </w:rPr>
        <w:t>International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Conference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Discovery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Science</w:t>
      </w:r>
      <w:r>
        <w:rPr>
          <w:sz w:val="20"/>
        </w:rPr>
        <w:t>,</w:t>
      </w:r>
      <w:r>
        <w:rPr>
          <w:spacing w:val="-13"/>
          <w:sz w:val="20"/>
        </w:rPr>
        <w:t xml:space="preserve"> </w:t>
      </w:r>
      <w:r>
        <w:rPr>
          <w:sz w:val="20"/>
        </w:rPr>
        <w:t>659–673</w:t>
      </w:r>
      <w:r>
        <w:rPr>
          <w:spacing w:val="-12"/>
          <w:sz w:val="20"/>
        </w:rPr>
        <w:t xml:space="preserve"> </w:t>
      </w:r>
      <w:r>
        <w:rPr>
          <w:sz w:val="20"/>
        </w:rPr>
        <w:t>(Springer,</w:t>
      </w:r>
      <w:r>
        <w:rPr>
          <w:spacing w:val="-13"/>
          <w:sz w:val="20"/>
        </w:rPr>
        <w:t xml:space="preserve"> </w:t>
      </w:r>
      <w:r>
        <w:rPr>
          <w:sz w:val="20"/>
        </w:rPr>
        <w:t>2020).</w:t>
      </w:r>
    </w:p>
    <w:p w14:paraId="1B2CD465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 w:line="249" w:lineRule="auto"/>
        <w:ind w:right="171" w:hanging="349"/>
        <w:jc w:val="both"/>
        <w:rPr>
          <w:sz w:val="20"/>
        </w:rPr>
      </w:pPr>
      <w:r>
        <w:rPr>
          <w:sz w:val="20"/>
        </w:rPr>
        <w:t xml:space="preserve">Aguilera, A. </w:t>
      </w:r>
      <w:r>
        <w:rPr>
          <w:i/>
          <w:sz w:val="20"/>
        </w:rPr>
        <w:t xml:space="preserve">et al. </w:t>
      </w:r>
      <w:proofErr w:type="spellStart"/>
      <w:r>
        <w:rPr>
          <w:sz w:val="20"/>
        </w:rPr>
        <w:t>mhealth</w:t>
      </w:r>
      <w:proofErr w:type="spellEnd"/>
      <w:r>
        <w:rPr>
          <w:sz w:val="20"/>
        </w:rPr>
        <w:t xml:space="preserve"> app using machine learning to increase physical activity in diabetes and depression: clinical</w:t>
      </w:r>
      <w:r>
        <w:rPr>
          <w:spacing w:val="1"/>
          <w:sz w:val="20"/>
        </w:rPr>
        <w:t xml:space="preserve"> </w:t>
      </w:r>
      <w:r>
        <w:rPr>
          <w:sz w:val="20"/>
        </w:rPr>
        <w:t>trial</w:t>
      </w:r>
      <w:r>
        <w:rPr>
          <w:spacing w:val="-2"/>
          <w:sz w:val="20"/>
        </w:rPr>
        <w:t xml:space="preserve"> </w:t>
      </w:r>
      <w:r>
        <w:rPr>
          <w:sz w:val="20"/>
        </w:rPr>
        <w:t>protocol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diamante</w:t>
      </w:r>
      <w:r>
        <w:rPr>
          <w:spacing w:val="-1"/>
          <w:sz w:val="20"/>
        </w:rPr>
        <w:t xml:space="preserve"> </w:t>
      </w:r>
      <w:r>
        <w:rPr>
          <w:sz w:val="20"/>
        </w:rPr>
        <w:t>study.</w:t>
      </w:r>
      <w:r>
        <w:rPr>
          <w:spacing w:val="20"/>
          <w:sz w:val="20"/>
        </w:rPr>
        <w:t xml:space="preserve"> </w:t>
      </w:r>
      <w:r>
        <w:rPr>
          <w:i/>
          <w:sz w:val="20"/>
        </w:rPr>
        <w:t>BMJ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open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10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e034723</w:t>
      </w:r>
      <w:r>
        <w:rPr>
          <w:spacing w:val="-1"/>
          <w:sz w:val="20"/>
        </w:rPr>
        <w:t xml:space="preserve"> </w:t>
      </w:r>
      <w:r>
        <w:rPr>
          <w:sz w:val="20"/>
        </w:rPr>
        <w:t>(2020).</w:t>
      </w:r>
    </w:p>
    <w:p w14:paraId="21DCE2DC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0" w:line="249" w:lineRule="auto"/>
        <w:ind w:left="509" w:right="168" w:hanging="336"/>
        <w:jc w:val="both"/>
        <w:rPr>
          <w:sz w:val="20"/>
        </w:rPr>
      </w:pPr>
      <w:r>
        <w:rPr>
          <w:sz w:val="20"/>
        </w:rPr>
        <w:t xml:space="preserve">Said, A. B., Mohamed, A., </w:t>
      </w:r>
      <w:proofErr w:type="spellStart"/>
      <w:r>
        <w:rPr>
          <w:sz w:val="20"/>
        </w:rPr>
        <w:t>Elfouly</w:t>
      </w:r>
      <w:proofErr w:type="spellEnd"/>
      <w:r>
        <w:rPr>
          <w:sz w:val="20"/>
        </w:rPr>
        <w:t xml:space="preserve">, T., </w:t>
      </w:r>
      <w:proofErr w:type="spellStart"/>
      <w:r>
        <w:rPr>
          <w:sz w:val="20"/>
        </w:rPr>
        <w:t>Abualsaud</w:t>
      </w:r>
      <w:proofErr w:type="spellEnd"/>
      <w:r>
        <w:rPr>
          <w:sz w:val="20"/>
        </w:rPr>
        <w:t xml:space="preserve">, K. &amp; </w:t>
      </w:r>
      <w:proofErr w:type="spellStart"/>
      <w:r>
        <w:rPr>
          <w:sz w:val="20"/>
        </w:rPr>
        <w:t>Harras</w:t>
      </w:r>
      <w:proofErr w:type="spellEnd"/>
      <w:r>
        <w:rPr>
          <w:sz w:val="20"/>
        </w:rPr>
        <w:t>, K.</w:t>
      </w:r>
      <w:r>
        <w:rPr>
          <w:spacing w:val="1"/>
          <w:sz w:val="20"/>
        </w:rPr>
        <w:t xml:space="preserve"> </w:t>
      </w:r>
      <w:r>
        <w:rPr>
          <w:sz w:val="20"/>
        </w:rPr>
        <w:t>Deep learning and low rank dictionary model for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mhealth</w:t>
      </w:r>
      <w:proofErr w:type="spellEnd"/>
      <w:r>
        <w:rPr>
          <w:sz w:val="20"/>
        </w:rPr>
        <w:t xml:space="preserve"> data classification.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In </w:t>
      </w:r>
      <w:r>
        <w:rPr>
          <w:i/>
          <w:sz w:val="20"/>
        </w:rPr>
        <w:t>2018 14th International Wireless Communications &amp; Mobile Computing Conference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(IWCMC)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358–363</w:t>
      </w:r>
      <w:r>
        <w:rPr>
          <w:spacing w:val="-1"/>
          <w:sz w:val="20"/>
        </w:rPr>
        <w:t xml:space="preserve"> </w:t>
      </w:r>
      <w:r>
        <w:rPr>
          <w:sz w:val="20"/>
        </w:rPr>
        <w:t>(IEEE,</w:t>
      </w:r>
      <w:r>
        <w:rPr>
          <w:spacing w:val="-1"/>
          <w:sz w:val="20"/>
        </w:rPr>
        <w:t xml:space="preserve"> </w:t>
      </w:r>
      <w:r>
        <w:rPr>
          <w:sz w:val="20"/>
        </w:rPr>
        <w:t>2018).</w:t>
      </w:r>
    </w:p>
    <w:p w14:paraId="31F7E64B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 w:line="249" w:lineRule="auto"/>
        <w:ind w:right="171" w:hanging="349"/>
        <w:jc w:val="left"/>
        <w:rPr>
          <w:sz w:val="20"/>
        </w:rPr>
      </w:pPr>
      <w:r>
        <w:rPr>
          <w:sz w:val="20"/>
        </w:rPr>
        <w:t>Qureshi,</w:t>
      </w:r>
      <w:r>
        <w:rPr>
          <w:spacing w:val="2"/>
          <w:sz w:val="20"/>
        </w:rPr>
        <w:t xml:space="preserve"> </w:t>
      </w:r>
      <w:r>
        <w:rPr>
          <w:sz w:val="20"/>
        </w:rPr>
        <w:t>K.</w:t>
      </w:r>
      <w:r>
        <w:rPr>
          <w:spacing w:val="2"/>
          <w:sz w:val="20"/>
        </w:rPr>
        <w:t xml:space="preserve"> </w:t>
      </w:r>
      <w:r>
        <w:rPr>
          <w:sz w:val="20"/>
        </w:rPr>
        <w:t>N.,</w:t>
      </w:r>
      <w:r>
        <w:rPr>
          <w:spacing w:val="3"/>
          <w:sz w:val="20"/>
        </w:rPr>
        <w:t xml:space="preserve"> </w:t>
      </w:r>
      <w:r>
        <w:rPr>
          <w:sz w:val="20"/>
        </w:rPr>
        <w:t>Din,</w:t>
      </w:r>
      <w:r>
        <w:rPr>
          <w:spacing w:val="2"/>
          <w:sz w:val="20"/>
        </w:rPr>
        <w:t xml:space="preserve"> </w:t>
      </w:r>
      <w:r>
        <w:rPr>
          <w:sz w:val="20"/>
        </w:rPr>
        <w:t>S.,</w:t>
      </w:r>
      <w:r>
        <w:rPr>
          <w:spacing w:val="3"/>
          <w:sz w:val="20"/>
        </w:rPr>
        <w:t xml:space="preserve"> </w:t>
      </w:r>
      <w:r>
        <w:rPr>
          <w:sz w:val="20"/>
        </w:rPr>
        <w:t>Jeon,</w:t>
      </w:r>
      <w:r>
        <w:rPr>
          <w:spacing w:val="2"/>
          <w:sz w:val="20"/>
        </w:rPr>
        <w:t xml:space="preserve"> </w:t>
      </w:r>
      <w:r>
        <w:rPr>
          <w:sz w:val="20"/>
        </w:rPr>
        <w:t>G.</w:t>
      </w:r>
      <w:r>
        <w:rPr>
          <w:spacing w:val="3"/>
          <w:sz w:val="20"/>
        </w:rPr>
        <w:t xml:space="preserve"> </w:t>
      </w:r>
      <w:r>
        <w:rPr>
          <w:sz w:val="20"/>
        </w:rPr>
        <w:t>&amp;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Piccialli</w:t>
      </w:r>
      <w:proofErr w:type="spellEnd"/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F.</w:t>
      </w:r>
      <w:r>
        <w:rPr>
          <w:spacing w:val="26"/>
          <w:sz w:val="20"/>
        </w:rPr>
        <w:t xml:space="preserve"> </w:t>
      </w:r>
      <w:r>
        <w:rPr>
          <w:sz w:val="20"/>
        </w:rPr>
        <w:t>An</w:t>
      </w:r>
      <w:r>
        <w:rPr>
          <w:spacing w:val="2"/>
          <w:sz w:val="20"/>
        </w:rPr>
        <w:t xml:space="preserve"> </w:t>
      </w:r>
      <w:r>
        <w:rPr>
          <w:sz w:val="20"/>
        </w:rPr>
        <w:t>accurate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dynamic</w:t>
      </w:r>
      <w:r>
        <w:rPr>
          <w:spacing w:val="2"/>
          <w:sz w:val="20"/>
        </w:rPr>
        <w:t xml:space="preserve"> </w:t>
      </w:r>
      <w:r>
        <w:rPr>
          <w:sz w:val="20"/>
        </w:rPr>
        <w:t>predictive</w:t>
      </w:r>
      <w:r>
        <w:rPr>
          <w:spacing w:val="3"/>
          <w:sz w:val="20"/>
        </w:rPr>
        <w:t xml:space="preserve"> </w:t>
      </w:r>
      <w:r>
        <w:rPr>
          <w:sz w:val="20"/>
        </w:rPr>
        <w:t>model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smart</w:t>
      </w:r>
      <w:r>
        <w:rPr>
          <w:spacing w:val="3"/>
          <w:sz w:val="20"/>
        </w:rPr>
        <w:t xml:space="preserve"> </w:t>
      </w:r>
      <w:r>
        <w:rPr>
          <w:sz w:val="20"/>
        </w:rPr>
        <w:t>m-health</w:t>
      </w:r>
      <w:r>
        <w:rPr>
          <w:spacing w:val="2"/>
          <w:sz w:val="20"/>
        </w:rPr>
        <w:t xml:space="preserve"> </w:t>
      </w:r>
      <w:r>
        <w:rPr>
          <w:sz w:val="20"/>
        </w:rPr>
        <w:t>system</w:t>
      </w:r>
      <w:r>
        <w:rPr>
          <w:spacing w:val="-47"/>
          <w:sz w:val="20"/>
        </w:rPr>
        <w:t xml:space="preserve"> </w:t>
      </w:r>
      <w:bookmarkStart w:id="168" w:name="_bookmark37"/>
      <w:bookmarkEnd w:id="168"/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machine</w:t>
      </w:r>
      <w:r>
        <w:rPr>
          <w:spacing w:val="-1"/>
          <w:sz w:val="20"/>
        </w:rPr>
        <w:t xml:space="preserve"> </w:t>
      </w:r>
      <w:r>
        <w:rPr>
          <w:sz w:val="20"/>
        </w:rPr>
        <w:t>learning.</w:t>
      </w:r>
      <w:r>
        <w:rPr>
          <w:spacing w:val="21"/>
          <w:sz w:val="20"/>
        </w:rPr>
        <w:t xml:space="preserve"> </w:t>
      </w:r>
      <w:r>
        <w:rPr>
          <w:i/>
          <w:sz w:val="20"/>
        </w:rPr>
        <w:t>Inf.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Sci.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538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486–502</w:t>
      </w:r>
      <w:r>
        <w:rPr>
          <w:spacing w:val="-1"/>
          <w:sz w:val="20"/>
        </w:rPr>
        <w:t xml:space="preserve"> </w:t>
      </w:r>
      <w:r>
        <w:rPr>
          <w:sz w:val="20"/>
        </w:rPr>
        <w:t>(2020).</w:t>
      </w:r>
    </w:p>
    <w:p w14:paraId="0E4A92F5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0" w:line="249" w:lineRule="auto"/>
        <w:ind w:right="171" w:hanging="349"/>
        <w:jc w:val="left"/>
        <w:rPr>
          <w:sz w:val="20"/>
        </w:rPr>
      </w:pPr>
      <w:r w:rsidRPr="000C2F21">
        <w:rPr>
          <w:w w:val="95"/>
          <w:sz w:val="20"/>
          <w:lang w:val="de-AT"/>
          <w:rPrChange w:id="169" w:author="Thomas Probst" w:date="2021-06-17T11:48:00Z">
            <w:rPr>
              <w:w w:val="95"/>
              <w:sz w:val="20"/>
            </w:rPr>
          </w:rPrChange>
        </w:rPr>
        <w:t>Cheung,</w:t>
      </w:r>
      <w:r w:rsidRPr="000C2F21">
        <w:rPr>
          <w:spacing w:val="19"/>
          <w:w w:val="95"/>
          <w:sz w:val="20"/>
          <w:lang w:val="de-AT"/>
          <w:rPrChange w:id="170" w:author="Thomas Probst" w:date="2021-06-17T11:48:00Z">
            <w:rPr>
              <w:spacing w:val="19"/>
              <w:w w:val="95"/>
              <w:sz w:val="20"/>
            </w:rPr>
          </w:rPrChange>
        </w:rPr>
        <w:t xml:space="preserve"> </w:t>
      </w:r>
      <w:r w:rsidRPr="000C2F21">
        <w:rPr>
          <w:w w:val="95"/>
          <w:sz w:val="20"/>
          <w:lang w:val="de-AT"/>
          <w:rPrChange w:id="171" w:author="Thomas Probst" w:date="2021-06-17T11:48:00Z">
            <w:rPr>
              <w:w w:val="95"/>
              <w:sz w:val="20"/>
            </w:rPr>
          </w:rPrChange>
        </w:rPr>
        <w:t>Y.</w:t>
      </w:r>
      <w:r w:rsidRPr="000C2F21">
        <w:rPr>
          <w:spacing w:val="19"/>
          <w:w w:val="95"/>
          <w:sz w:val="20"/>
          <w:lang w:val="de-AT"/>
          <w:rPrChange w:id="172" w:author="Thomas Probst" w:date="2021-06-17T11:48:00Z">
            <w:rPr>
              <w:spacing w:val="19"/>
              <w:w w:val="95"/>
              <w:sz w:val="20"/>
            </w:rPr>
          </w:rPrChange>
        </w:rPr>
        <w:t xml:space="preserve"> </w:t>
      </w:r>
      <w:r w:rsidRPr="000C2F21">
        <w:rPr>
          <w:w w:val="95"/>
          <w:sz w:val="20"/>
          <w:lang w:val="de-AT"/>
          <w:rPrChange w:id="173" w:author="Thomas Probst" w:date="2021-06-17T11:48:00Z">
            <w:rPr>
              <w:w w:val="95"/>
              <w:sz w:val="20"/>
            </w:rPr>
          </w:rPrChange>
        </w:rPr>
        <w:t>K.</w:t>
      </w:r>
      <w:r w:rsidRPr="000C2F21">
        <w:rPr>
          <w:spacing w:val="19"/>
          <w:w w:val="95"/>
          <w:sz w:val="20"/>
          <w:lang w:val="de-AT"/>
          <w:rPrChange w:id="174" w:author="Thomas Probst" w:date="2021-06-17T11:48:00Z">
            <w:rPr>
              <w:spacing w:val="19"/>
              <w:w w:val="95"/>
              <w:sz w:val="20"/>
            </w:rPr>
          </w:rPrChange>
        </w:rPr>
        <w:t xml:space="preserve"> </w:t>
      </w:r>
      <w:r w:rsidRPr="000C2F21">
        <w:rPr>
          <w:i/>
          <w:w w:val="95"/>
          <w:sz w:val="20"/>
          <w:lang w:val="de-AT"/>
          <w:rPrChange w:id="175" w:author="Thomas Probst" w:date="2021-06-17T11:48:00Z">
            <w:rPr>
              <w:i/>
              <w:w w:val="95"/>
              <w:sz w:val="20"/>
            </w:rPr>
          </w:rPrChange>
        </w:rPr>
        <w:t>et</w:t>
      </w:r>
      <w:r w:rsidRPr="000C2F21">
        <w:rPr>
          <w:i/>
          <w:spacing w:val="19"/>
          <w:w w:val="95"/>
          <w:sz w:val="20"/>
          <w:lang w:val="de-AT"/>
          <w:rPrChange w:id="176" w:author="Thomas Probst" w:date="2021-06-17T11:48:00Z">
            <w:rPr>
              <w:i/>
              <w:spacing w:val="19"/>
              <w:w w:val="95"/>
              <w:sz w:val="20"/>
            </w:rPr>
          </w:rPrChange>
        </w:rPr>
        <w:t xml:space="preserve"> </w:t>
      </w:r>
      <w:r w:rsidRPr="000C2F21">
        <w:rPr>
          <w:i/>
          <w:w w:val="95"/>
          <w:sz w:val="20"/>
          <w:lang w:val="de-AT"/>
          <w:rPrChange w:id="177" w:author="Thomas Probst" w:date="2021-06-17T11:48:00Z">
            <w:rPr>
              <w:i/>
              <w:w w:val="95"/>
              <w:sz w:val="20"/>
            </w:rPr>
          </w:rPrChange>
        </w:rPr>
        <w:t>al.</w:t>
      </w:r>
      <w:r w:rsidRPr="000C2F21">
        <w:rPr>
          <w:i/>
          <w:spacing w:val="3"/>
          <w:w w:val="95"/>
          <w:sz w:val="20"/>
          <w:lang w:val="de-AT"/>
          <w:rPrChange w:id="178" w:author="Thomas Probst" w:date="2021-06-17T11:48:00Z">
            <w:rPr>
              <w:i/>
              <w:spacing w:val="3"/>
              <w:w w:val="95"/>
              <w:sz w:val="20"/>
            </w:rPr>
          </w:rPrChange>
        </w:rPr>
        <w:t xml:space="preserve"> </w:t>
      </w:r>
      <w:r>
        <w:rPr>
          <w:w w:val="95"/>
          <w:sz w:val="20"/>
        </w:rPr>
        <w:t>Are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nomothetic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or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ideographic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approaches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superior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predicting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daily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exercise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behaviors?</w:t>
      </w:r>
      <w:r>
        <w:rPr>
          <w:spacing w:val="35"/>
          <w:w w:val="95"/>
          <w:sz w:val="20"/>
        </w:rPr>
        <w:t xml:space="preserve"> </w:t>
      </w:r>
      <w:r>
        <w:rPr>
          <w:w w:val="95"/>
          <w:sz w:val="20"/>
        </w:rPr>
        <w:t>analyzing</w:t>
      </w:r>
      <w:r>
        <w:rPr>
          <w:spacing w:val="-45"/>
          <w:w w:val="95"/>
          <w:sz w:val="20"/>
        </w:rPr>
        <w:t xml:space="preserve"> </w:t>
      </w:r>
      <w:bookmarkStart w:id="179" w:name="_bookmark38"/>
      <w:bookmarkEnd w:id="179"/>
      <w:r>
        <w:rPr>
          <w:sz w:val="20"/>
        </w:rPr>
        <w:t>n-of-1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mhealth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data.</w:t>
      </w:r>
      <w:r>
        <w:rPr>
          <w:spacing w:val="21"/>
          <w:sz w:val="20"/>
        </w:rPr>
        <w:t xml:space="preserve"> </w:t>
      </w:r>
      <w:r>
        <w:rPr>
          <w:i/>
          <w:sz w:val="20"/>
        </w:rPr>
        <w:t>Methods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information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medicine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56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452</w:t>
      </w:r>
      <w:r>
        <w:rPr>
          <w:spacing w:val="-1"/>
          <w:sz w:val="20"/>
        </w:rPr>
        <w:t xml:space="preserve"> </w:t>
      </w:r>
      <w:r>
        <w:rPr>
          <w:sz w:val="20"/>
        </w:rPr>
        <w:t>(2017).</w:t>
      </w:r>
    </w:p>
    <w:p w14:paraId="5DF46DF6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/>
        <w:ind w:hanging="350"/>
        <w:jc w:val="left"/>
        <w:rPr>
          <w:sz w:val="20"/>
        </w:rPr>
      </w:pPr>
      <w:bookmarkStart w:id="180" w:name="_bookmark39"/>
      <w:bookmarkEnd w:id="180"/>
      <w:r>
        <w:rPr>
          <w:sz w:val="20"/>
        </w:rPr>
        <w:t>Friedman,</w:t>
      </w:r>
      <w:r>
        <w:rPr>
          <w:spacing w:val="-4"/>
          <w:sz w:val="20"/>
        </w:rPr>
        <w:t xml:space="preserve"> </w:t>
      </w:r>
      <w:r>
        <w:rPr>
          <w:sz w:val="20"/>
        </w:rPr>
        <w:t>J.</w:t>
      </w:r>
      <w:r>
        <w:rPr>
          <w:spacing w:val="-3"/>
          <w:sz w:val="20"/>
        </w:rPr>
        <w:t xml:space="preserve"> </w:t>
      </w:r>
      <w:r>
        <w:rPr>
          <w:sz w:val="20"/>
        </w:rPr>
        <w:t>H.</w:t>
      </w:r>
      <w:r>
        <w:rPr>
          <w:spacing w:val="18"/>
          <w:sz w:val="20"/>
        </w:rPr>
        <w:t xml:space="preserve"> </w:t>
      </w:r>
      <w:r>
        <w:rPr>
          <w:sz w:val="20"/>
        </w:rPr>
        <w:t>Greedy</w:t>
      </w:r>
      <w:r>
        <w:rPr>
          <w:spacing w:val="-3"/>
          <w:sz w:val="20"/>
        </w:rPr>
        <w:t xml:space="preserve"> </w:t>
      </w:r>
      <w:r>
        <w:rPr>
          <w:sz w:val="20"/>
        </w:rPr>
        <w:t>function</w:t>
      </w:r>
      <w:r>
        <w:rPr>
          <w:spacing w:val="-3"/>
          <w:sz w:val="20"/>
        </w:rPr>
        <w:t xml:space="preserve"> </w:t>
      </w:r>
      <w:r>
        <w:rPr>
          <w:sz w:val="20"/>
        </w:rPr>
        <w:t>approximation: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gradient</w:t>
      </w:r>
      <w:r>
        <w:rPr>
          <w:spacing w:val="-4"/>
          <w:sz w:val="20"/>
        </w:rPr>
        <w:t xml:space="preserve"> </w:t>
      </w:r>
      <w:r>
        <w:rPr>
          <w:sz w:val="20"/>
        </w:rPr>
        <w:t>boosting</w:t>
      </w:r>
      <w:r>
        <w:rPr>
          <w:spacing w:val="-3"/>
          <w:sz w:val="20"/>
        </w:rPr>
        <w:t xml:space="preserve"> </w:t>
      </w:r>
      <w:r>
        <w:rPr>
          <w:sz w:val="20"/>
        </w:rPr>
        <w:t>machine.</w:t>
      </w:r>
      <w:r>
        <w:rPr>
          <w:spacing w:val="18"/>
          <w:sz w:val="20"/>
        </w:rPr>
        <w:t xml:space="preserve"> </w:t>
      </w:r>
      <w:r>
        <w:rPr>
          <w:i/>
          <w:sz w:val="20"/>
        </w:rPr>
        <w:t>Annals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statistics</w:t>
      </w:r>
      <w:r>
        <w:rPr>
          <w:i/>
          <w:spacing w:val="-3"/>
          <w:sz w:val="20"/>
        </w:rPr>
        <w:t xml:space="preserve"> </w:t>
      </w:r>
      <w:r>
        <w:rPr>
          <w:sz w:val="20"/>
        </w:rPr>
        <w:t>1189–1232</w:t>
      </w:r>
      <w:r>
        <w:rPr>
          <w:spacing w:val="-3"/>
          <w:sz w:val="20"/>
        </w:rPr>
        <w:t xml:space="preserve"> </w:t>
      </w:r>
      <w:r>
        <w:rPr>
          <w:sz w:val="20"/>
        </w:rPr>
        <w:t>(2001).</w:t>
      </w:r>
    </w:p>
    <w:p w14:paraId="052B4F9C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line="249" w:lineRule="auto"/>
        <w:ind w:right="171" w:hanging="349"/>
        <w:jc w:val="left"/>
        <w:rPr>
          <w:sz w:val="20"/>
        </w:rPr>
      </w:pPr>
      <w:r>
        <w:rPr>
          <w:w w:val="95"/>
          <w:sz w:val="20"/>
        </w:rPr>
        <w:t>Pryss,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R.</w:t>
      </w:r>
      <w:r>
        <w:rPr>
          <w:spacing w:val="18"/>
          <w:w w:val="95"/>
          <w:sz w:val="20"/>
        </w:rPr>
        <w:t xml:space="preserve"> </w:t>
      </w:r>
      <w:r>
        <w:rPr>
          <w:i/>
          <w:w w:val="95"/>
          <w:sz w:val="20"/>
        </w:rPr>
        <w:t>et</w:t>
      </w:r>
      <w:r>
        <w:rPr>
          <w:i/>
          <w:spacing w:val="18"/>
          <w:w w:val="95"/>
          <w:sz w:val="20"/>
        </w:rPr>
        <w:t xml:space="preserve"> </w:t>
      </w:r>
      <w:r>
        <w:rPr>
          <w:i/>
          <w:w w:val="95"/>
          <w:sz w:val="20"/>
        </w:rPr>
        <w:t>al.</w:t>
      </w:r>
      <w:r>
        <w:rPr>
          <w:i/>
          <w:spacing w:val="47"/>
          <w:w w:val="95"/>
          <w:sz w:val="20"/>
        </w:rPr>
        <w:t xml:space="preserve"> </w:t>
      </w:r>
      <w:r>
        <w:rPr>
          <w:w w:val="95"/>
          <w:sz w:val="20"/>
        </w:rPr>
        <w:t>Prospective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crowdsensing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versus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retrospective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ratings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tinnitus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variability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tinnitus–stress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associations</w:t>
      </w:r>
      <w:r>
        <w:rPr>
          <w:spacing w:val="-45"/>
          <w:w w:val="95"/>
          <w:sz w:val="20"/>
        </w:rPr>
        <w:t xml:space="preserve"> </w:t>
      </w:r>
      <w:bookmarkStart w:id="181" w:name="_bookmark40"/>
      <w:bookmarkEnd w:id="181"/>
      <w:r>
        <w:rPr>
          <w:sz w:val="20"/>
        </w:rPr>
        <w:t>based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trackyourtinnitus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mobile</w:t>
      </w:r>
      <w:r>
        <w:rPr>
          <w:spacing w:val="-2"/>
          <w:sz w:val="20"/>
        </w:rPr>
        <w:t xml:space="preserve"> </w:t>
      </w:r>
      <w:r>
        <w:rPr>
          <w:sz w:val="20"/>
        </w:rPr>
        <w:t>platform.</w:t>
      </w:r>
      <w:r>
        <w:rPr>
          <w:spacing w:val="21"/>
          <w:sz w:val="20"/>
        </w:rPr>
        <w:t xml:space="preserve"> </w:t>
      </w:r>
      <w:r>
        <w:rPr>
          <w:i/>
          <w:sz w:val="20"/>
        </w:rPr>
        <w:t>Int.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Sci.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Anal.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8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327–338</w:t>
      </w:r>
      <w:r>
        <w:rPr>
          <w:spacing w:val="-1"/>
          <w:sz w:val="20"/>
        </w:rPr>
        <w:t xml:space="preserve"> </w:t>
      </w:r>
      <w:r>
        <w:rPr>
          <w:sz w:val="20"/>
        </w:rPr>
        <w:t>(2019).</w:t>
      </w:r>
    </w:p>
    <w:p w14:paraId="6999D3F5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0"/>
        <w:ind w:hanging="350"/>
        <w:jc w:val="left"/>
        <w:rPr>
          <w:sz w:val="20"/>
        </w:rPr>
      </w:pPr>
      <w:bookmarkStart w:id="182" w:name="_bookmark41"/>
      <w:bookmarkEnd w:id="182"/>
      <w:r>
        <w:rPr>
          <w:sz w:val="20"/>
        </w:rPr>
        <w:t>Bergsma,</w:t>
      </w:r>
      <w:r>
        <w:rPr>
          <w:spacing w:val="-7"/>
          <w:sz w:val="20"/>
        </w:rPr>
        <w:t xml:space="preserve"> </w:t>
      </w:r>
      <w:r>
        <w:rPr>
          <w:sz w:val="20"/>
        </w:rPr>
        <w:t>W.</w:t>
      </w:r>
      <w:r>
        <w:rPr>
          <w:spacing w:val="13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bias-correction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cramér’s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v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tschuprow’s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t.</w:t>
      </w:r>
      <w:r>
        <w:rPr>
          <w:spacing w:val="13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Korean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Stat.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Soc.</w:t>
      </w:r>
      <w:r>
        <w:rPr>
          <w:i/>
          <w:spacing w:val="-7"/>
          <w:sz w:val="20"/>
        </w:rPr>
        <w:t xml:space="preserve"> </w:t>
      </w:r>
      <w:r>
        <w:rPr>
          <w:b/>
          <w:sz w:val="20"/>
        </w:rPr>
        <w:t>42</w:t>
      </w:r>
      <w:r>
        <w:rPr>
          <w:sz w:val="20"/>
        </w:rPr>
        <w:t>,</w:t>
      </w:r>
      <w:r>
        <w:rPr>
          <w:spacing w:val="-6"/>
          <w:sz w:val="20"/>
        </w:rPr>
        <w:t xml:space="preserve"> </w:t>
      </w:r>
      <w:r>
        <w:rPr>
          <w:sz w:val="20"/>
        </w:rPr>
        <w:t>323–328</w:t>
      </w:r>
      <w:r>
        <w:rPr>
          <w:spacing w:val="-7"/>
          <w:sz w:val="20"/>
        </w:rPr>
        <w:t xml:space="preserve"> </w:t>
      </w:r>
      <w:r>
        <w:rPr>
          <w:sz w:val="20"/>
        </w:rPr>
        <w:t>(2013).</w:t>
      </w:r>
    </w:p>
    <w:p w14:paraId="4D65585C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line="249" w:lineRule="auto"/>
        <w:ind w:right="171" w:hanging="349"/>
        <w:jc w:val="left"/>
        <w:rPr>
          <w:sz w:val="20"/>
        </w:rPr>
      </w:pPr>
      <w:r>
        <w:rPr>
          <w:sz w:val="20"/>
        </w:rPr>
        <w:t>Tate,</w:t>
      </w:r>
      <w:r>
        <w:rPr>
          <w:spacing w:val="-6"/>
          <w:sz w:val="20"/>
        </w:rPr>
        <w:t xml:space="preserve"> </w:t>
      </w:r>
      <w:r>
        <w:rPr>
          <w:sz w:val="20"/>
        </w:rPr>
        <w:t>R.</w:t>
      </w:r>
      <w:r>
        <w:rPr>
          <w:spacing w:val="-6"/>
          <w:sz w:val="20"/>
        </w:rPr>
        <w:t xml:space="preserve"> </w:t>
      </w:r>
      <w:r>
        <w:rPr>
          <w:sz w:val="20"/>
        </w:rPr>
        <w:t>F.</w:t>
      </w:r>
      <w:r>
        <w:rPr>
          <w:spacing w:val="14"/>
          <w:sz w:val="20"/>
        </w:rPr>
        <w:t xml:space="preserve"> </w:t>
      </w:r>
      <w:r>
        <w:rPr>
          <w:sz w:val="20"/>
        </w:rPr>
        <w:t>Correlation</w:t>
      </w:r>
      <w:r>
        <w:rPr>
          <w:spacing w:val="-6"/>
          <w:sz w:val="20"/>
        </w:rPr>
        <w:t xml:space="preserve"> </w:t>
      </w:r>
      <w:r>
        <w:rPr>
          <w:sz w:val="20"/>
        </w:rPr>
        <w:t>between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discrete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continuous</w:t>
      </w:r>
      <w:r>
        <w:rPr>
          <w:spacing w:val="-6"/>
          <w:sz w:val="20"/>
        </w:rPr>
        <w:t xml:space="preserve"> </w:t>
      </w:r>
      <w:r>
        <w:rPr>
          <w:sz w:val="20"/>
        </w:rPr>
        <w:t>variable.</w:t>
      </w:r>
      <w:r>
        <w:rPr>
          <w:spacing w:val="-5"/>
          <w:sz w:val="20"/>
        </w:rPr>
        <w:t xml:space="preserve"> </w:t>
      </w:r>
      <w:r>
        <w:rPr>
          <w:sz w:val="20"/>
        </w:rPr>
        <w:t>point-biserial</w:t>
      </w:r>
      <w:r>
        <w:rPr>
          <w:spacing w:val="-6"/>
          <w:sz w:val="20"/>
        </w:rPr>
        <w:t xml:space="preserve"> </w:t>
      </w:r>
      <w:r>
        <w:rPr>
          <w:sz w:val="20"/>
        </w:rPr>
        <w:t>correlation.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Annals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mathematical</w:t>
      </w:r>
      <w:r>
        <w:rPr>
          <w:i/>
          <w:spacing w:val="-47"/>
          <w:sz w:val="20"/>
        </w:rPr>
        <w:t xml:space="preserve"> </w:t>
      </w:r>
      <w:bookmarkStart w:id="183" w:name="_bookmark42"/>
      <w:bookmarkEnd w:id="183"/>
      <w:r>
        <w:rPr>
          <w:i/>
          <w:sz w:val="20"/>
        </w:rPr>
        <w:t>statistics</w:t>
      </w:r>
      <w:r>
        <w:rPr>
          <w:i/>
          <w:spacing w:val="-2"/>
          <w:sz w:val="20"/>
        </w:rPr>
        <w:t xml:space="preserve"> </w:t>
      </w:r>
      <w:r>
        <w:rPr>
          <w:b/>
          <w:sz w:val="20"/>
        </w:rPr>
        <w:t>25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603–607</w:t>
      </w:r>
      <w:r>
        <w:rPr>
          <w:spacing w:val="-1"/>
          <w:sz w:val="20"/>
        </w:rPr>
        <w:t xml:space="preserve"> </w:t>
      </w:r>
      <w:r>
        <w:rPr>
          <w:sz w:val="20"/>
        </w:rPr>
        <w:t>(1954).</w:t>
      </w:r>
    </w:p>
    <w:p w14:paraId="43FBB303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/>
        <w:ind w:hanging="350"/>
        <w:jc w:val="left"/>
        <w:rPr>
          <w:sz w:val="20"/>
        </w:rPr>
      </w:pPr>
      <w:bookmarkStart w:id="184" w:name="_bookmark43"/>
      <w:bookmarkEnd w:id="184"/>
      <w:proofErr w:type="spellStart"/>
      <w:r>
        <w:rPr>
          <w:sz w:val="20"/>
        </w:rPr>
        <w:t>Pedregosa</w:t>
      </w:r>
      <w:proofErr w:type="spellEnd"/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z w:val="20"/>
        </w:rPr>
        <w:t>F.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et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al.</w:t>
      </w:r>
      <w:r>
        <w:rPr>
          <w:i/>
          <w:spacing w:val="17"/>
          <w:sz w:val="20"/>
        </w:rPr>
        <w:t xml:space="preserve"> </w:t>
      </w:r>
      <w:r>
        <w:rPr>
          <w:sz w:val="20"/>
        </w:rPr>
        <w:t>Scikit-learn:</w:t>
      </w:r>
      <w:r>
        <w:rPr>
          <w:spacing w:val="7"/>
          <w:sz w:val="20"/>
        </w:rPr>
        <w:t xml:space="preserve"> </w:t>
      </w:r>
      <w:r>
        <w:rPr>
          <w:sz w:val="20"/>
        </w:rPr>
        <w:t>Machine</w:t>
      </w:r>
      <w:r>
        <w:rPr>
          <w:spacing w:val="-4"/>
          <w:sz w:val="20"/>
        </w:rPr>
        <w:t xml:space="preserve"> </w:t>
      </w:r>
      <w:r>
        <w:rPr>
          <w:sz w:val="20"/>
        </w:rPr>
        <w:t>learning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Python.</w:t>
      </w:r>
      <w:r>
        <w:rPr>
          <w:spacing w:val="17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Mach.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Learn.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Res.</w:t>
      </w:r>
      <w:r>
        <w:rPr>
          <w:i/>
          <w:spacing w:val="-5"/>
          <w:sz w:val="20"/>
        </w:rPr>
        <w:t xml:space="preserve"> </w:t>
      </w:r>
      <w:r>
        <w:rPr>
          <w:b/>
          <w:sz w:val="20"/>
        </w:rPr>
        <w:t>12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2825–2830</w:t>
      </w:r>
      <w:r>
        <w:rPr>
          <w:spacing w:val="-4"/>
          <w:sz w:val="20"/>
        </w:rPr>
        <w:t xml:space="preserve"> </w:t>
      </w:r>
      <w:r>
        <w:rPr>
          <w:sz w:val="20"/>
        </w:rPr>
        <w:t>(2011).</w:t>
      </w:r>
    </w:p>
    <w:p w14:paraId="2A0F6204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line="249" w:lineRule="auto"/>
        <w:ind w:right="171" w:hanging="349"/>
        <w:jc w:val="left"/>
        <w:rPr>
          <w:sz w:val="20"/>
        </w:rPr>
      </w:pPr>
      <w:r>
        <w:rPr>
          <w:w w:val="95"/>
          <w:sz w:val="20"/>
        </w:rPr>
        <w:t>Schlee,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W.</w:t>
      </w:r>
      <w:r>
        <w:rPr>
          <w:spacing w:val="10"/>
          <w:w w:val="95"/>
          <w:sz w:val="20"/>
        </w:rPr>
        <w:t xml:space="preserve"> </w:t>
      </w:r>
      <w:r>
        <w:rPr>
          <w:i/>
          <w:w w:val="95"/>
          <w:sz w:val="20"/>
        </w:rPr>
        <w:t>et</w:t>
      </w:r>
      <w:r>
        <w:rPr>
          <w:i/>
          <w:spacing w:val="10"/>
          <w:w w:val="95"/>
          <w:sz w:val="20"/>
        </w:rPr>
        <w:t xml:space="preserve"> </w:t>
      </w:r>
      <w:r>
        <w:rPr>
          <w:i/>
          <w:w w:val="95"/>
          <w:sz w:val="20"/>
        </w:rPr>
        <w:t>al.</w:t>
      </w:r>
      <w:r>
        <w:rPr>
          <w:i/>
          <w:spacing w:val="33"/>
          <w:w w:val="95"/>
          <w:sz w:val="20"/>
        </w:rPr>
        <w:t xml:space="preserve"> </w:t>
      </w:r>
      <w:r>
        <w:rPr>
          <w:w w:val="95"/>
          <w:sz w:val="20"/>
        </w:rPr>
        <w:t>Innovations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doctoral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training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research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on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tinnitus: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0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european</w:t>
      </w:r>
      <w:proofErr w:type="spellEnd"/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school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on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interdisciplinary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tinnitus</w:t>
      </w:r>
      <w:r>
        <w:rPr>
          <w:spacing w:val="-44"/>
          <w:w w:val="95"/>
          <w:sz w:val="20"/>
        </w:rPr>
        <w:t xml:space="preserve"> </w:t>
      </w:r>
      <w:r>
        <w:rPr>
          <w:sz w:val="20"/>
        </w:rPr>
        <w:t>research</w:t>
      </w:r>
      <w:r>
        <w:rPr>
          <w:spacing w:val="-2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esit</w:t>
      </w:r>
      <w:proofErr w:type="spellEnd"/>
      <w:r>
        <w:rPr>
          <w:sz w:val="20"/>
        </w:rPr>
        <w:t>)</w:t>
      </w:r>
      <w:r>
        <w:rPr>
          <w:spacing w:val="-2"/>
          <w:sz w:val="20"/>
        </w:rPr>
        <w:t xml:space="preserve"> </w:t>
      </w:r>
      <w:r>
        <w:rPr>
          <w:sz w:val="20"/>
        </w:rPr>
        <w:t>perspective.</w:t>
      </w:r>
      <w:r>
        <w:rPr>
          <w:spacing w:val="20"/>
          <w:sz w:val="20"/>
        </w:rPr>
        <w:t xml:space="preserve"> </w:t>
      </w:r>
      <w:r>
        <w:rPr>
          <w:i/>
          <w:sz w:val="20"/>
        </w:rPr>
        <w:t>Front.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aging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neuroscience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9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447</w:t>
      </w:r>
      <w:r>
        <w:rPr>
          <w:spacing w:val="-2"/>
          <w:sz w:val="20"/>
        </w:rPr>
        <w:t xml:space="preserve"> </w:t>
      </w:r>
      <w:r>
        <w:rPr>
          <w:sz w:val="20"/>
        </w:rPr>
        <w:t>(2018).</w:t>
      </w:r>
    </w:p>
    <w:p w14:paraId="2B300AD2" w14:textId="77777777" w:rsidR="0045732C" w:rsidRDefault="0045732C">
      <w:pPr>
        <w:pStyle w:val="BodyText"/>
        <w:spacing w:before="5"/>
        <w:rPr>
          <w:sz w:val="23"/>
        </w:rPr>
      </w:pPr>
    </w:p>
    <w:p w14:paraId="6D1BEC2F" w14:textId="77777777" w:rsidR="0045732C" w:rsidRDefault="002A74E7">
      <w:pPr>
        <w:pStyle w:val="Heading1"/>
        <w:spacing w:before="1"/>
      </w:pPr>
      <w:r>
        <w:t>Acknowledgements</w:t>
      </w:r>
    </w:p>
    <w:p w14:paraId="6340B55E" w14:textId="77777777" w:rsidR="0045732C" w:rsidRDefault="002A74E7">
      <w:pPr>
        <w:pStyle w:val="BodyText"/>
        <w:spacing w:before="138" w:line="249" w:lineRule="auto"/>
        <w:ind w:left="173" w:right="171" w:hanging="7"/>
        <w:jc w:val="both"/>
      </w:pPr>
      <w:r>
        <w:rPr>
          <w:w w:val="95"/>
        </w:rPr>
        <w:t>This</w:t>
      </w:r>
      <w:r>
        <w:rPr>
          <w:spacing w:val="11"/>
          <w:w w:val="95"/>
        </w:rPr>
        <w:t xml:space="preserve"> </w:t>
      </w:r>
      <w:r>
        <w:rPr>
          <w:w w:val="95"/>
        </w:rPr>
        <w:t>work</w:t>
      </w:r>
      <w:r>
        <w:rPr>
          <w:spacing w:val="12"/>
          <w:w w:val="95"/>
        </w:rPr>
        <w:t xml:space="preserve"> </w:t>
      </w:r>
      <w:r>
        <w:rPr>
          <w:w w:val="95"/>
        </w:rPr>
        <w:t>was</w:t>
      </w:r>
      <w:r>
        <w:rPr>
          <w:spacing w:val="11"/>
          <w:w w:val="95"/>
        </w:rPr>
        <w:t xml:space="preserve"> </w:t>
      </w:r>
      <w:r>
        <w:rPr>
          <w:w w:val="95"/>
        </w:rPr>
        <w:t>partly</w:t>
      </w:r>
      <w:r>
        <w:rPr>
          <w:spacing w:val="12"/>
          <w:w w:val="95"/>
        </w:rPr>
        <w:t xml:space="preserve"> </w:t>
      </w:r>
      <w:r>
        <w:rPr>
          <w:w w:val="95"/>
        </w:rPr>
        <w:t>funded</w:t>
      </w:r>
      <w:r>
        <w:rPr>
          <w:spacing w:val="12"/>
          <w:w w:val="95"/>
        </w:rPr>
        <w:t xml:space="preserve"> </w:t>
      </w:r>
      <w:r>
        <w:rPr>
          <w:w w:val="95"/>
        </w:rPr>
        <w:t>by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ESIT</w:t>
      </w:r>
      <w:r>
        <w:rPr>
          <w:spacing w:val="11"/>
          <w:w w:val="95"/>
        </w:rPr>
        <w:t xml:space="preserve"> </w:t>
      </w:r>
      <w:r>
        <w:rPr>
          <w:w w:val="95"/>
        </w:rPr>
        <w:t>(European</w:t>
      </w:r>
      <w:r>
        <w:rPr>
          <w:spacing w:val="12"/>
          <w:w w:val="95"/>
        </w:rPr>
        <w:t xml:space="preserve"> </w:t>
      </w:r>
      <w:r>
        <w:rPr>
          <w:w w:val="95"/>
        </w:rPr>
        <w:t>School</w:t>
      </w:r>
      <w:r>
        <w:rPr>
          <w:spacing w:val="12"/>
          <w:w w:val="95"/>
        </w:rPr>
        <w:t xml:space="preserve"> </w:t>
      </w:r>
      <w:r>
        <w:rPr>
          <w:w w:val="95"/>
        </w:rPr>
        <w:t>for</w:t>
      </w:r>
      <w:r>
        <w:rPr>
          <w:spacing w:val="11"/>
          <w:w w:val="95"/>
        </w:rPr>
        <w:t xml:space="preserve"> </w:t>
      </w:r>
      <w:r>
        <w:rPr>
          <w:w w:val="95"/>
        </w:rPr>
        <w:t>Interdisciplinary</w:t>
      </w:r>
      <w:r>
        <w:rPr>
          <w:spacing w:val="12"/>
          <w:w w:val="95"/>
        </w:rPr>
        <w:t xml:space="preserve"> </w:t>
      </w:r>
      <w:r>
        <w:rPr>
          <w:w w:val="95"/>
        </w:rPr>
        <w:t>Tinnitus</w:t>
      </w:r>
      <w:r>
        <w:rPr>
          <w:spacing w:val="11"/>
          <w:w w:val="95"/>
        </w:rPr>
        <w:t xml:space="preserve"> </w:t>
      </w:r>
      <w:r>
        <w:rPr>
          <w:w w:val="95"/>
        </w:rPr>
        <w:t>Research</w:t>
      </w:r>
      <w:hyperlink w:anchor="_bookmark43" w:history="1">
        <w:r>
          <w:rPr>
            <w:color w:val="0000FF"/>
            <w:w w:val="95"/>
            <w:vertAlign w:val="superscript"/>
          </w:rPr>
          <w:t>38</w:t>
        </w:r>
      </w:hyperlink>
      <w:r>
        <w:rPr>
          <w:w w:val="95"/>
        </w:rPr>
        <w:t>)</w:t>
      </w:r>
      <w:r>
        <w:rPr>
          <w:spacing w:val="12"/>
          <w:w w:val="95"/>
        </w:rPr>
        <w:t xml:space="preserve"> </w:t>
      </w:r>
      <w:r>
        <w:rPr>
          <w:w w:val="95"/>
        </w:rPr>
        <w:t>project,</w:t>
      </w:r>
      <w:r>
        <w:rPr>
          <w:spacing w:val="13"/>
          <w:w w:val="95"/>
        </w:rPr>
        <w:t xml:space="preserve"> </w:t>
      </w:r>
      <w:r>
        <w:rPr>
          <w:w w:val="95"/>
        </w:rPr>
        <w:t>which</w:t>
      </w:r>
      <w:r>
        <w:rPr>
          <w:spacing w:val="12"/>
          <w:w w:val="95"/>
        </w:rPr>
        <w:t xml:space="preserve"> </w:t>
      </w:r>
      <w:r>
        <w:rPr>
          <w:w w:val="95"/>
        </w:rPr>
        <w:t>is</w:t>
      </w:r>
      <w:r>
        <w:rPr>
          <w:spacing w:val="11"/>
          <w:w w:val="95"/>
        </w:rPr>
        <w:t xml:space="preserve"> </w:t>
      </w:r>
      <w:r>
        <w:rPr>
          <w:w w:val="95"/>
        </w:rPr>
        <w:t>financed</w:t>
      </w:r>
      <w:r>
        <w:rPr>
          <w:spacing w:val="-45"/>
          <w:w w:val="9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European</w:t>
      </w:r>
      <w:r>
        <w:rPr>
          <w:spacing w:val="-3"/>
        </w:rPr>
        <w:t xml:space="preserve"> </w:t>
      </w:r>
      <w:r>
        <w:t>Union’s</w:t>
      </w:r>
      <w:r>
        <w:rPr>
          <w:spacing w:val="-3"/>
        </w:rPr>
        <w:t xml:space="preserve"> </w:t>
      </w:r>
      <w:r>
        <w:t>Horizon</w:t>
      </w:r>
      <w:r>
        <w:rPr>
          <w:spacing w:val="-3"/>
        </w:rPr>
        <w:t xml:space="preserve"> </w:t>
      </w:r>
      <w:r>
        <w:t>2020</w:t>
      </w:r>
      <w:r>
        <w:rPr>
          <w:spacing w:val="-4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innovation</w:t>
      </w:r>
      <w:r>
        <w:rPr>
          <w:spacing w:val="-3"/>
        </w:rPr>
        <w:t xml:space="preserve"> </w:t>
      </w:r>
      <w:proofErr w:type="spellStart"/>
      <w:r>
        <w:t>programme</w:t>
      </w:r>
      <w:proofErr w:type="spellEnd"/>
      <w:r>
        <w:rPr>
          <w:spacing w:val="-4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Marie</w:t>
      </w:r>
      <w:r>
        <w:rPr>
          <w:spacing w:val="-3"/>
        </w:rPr>
        <w:t xml:space="preserve"> </w:t>
      </w:r>
      <w:proofErr w:type="spellStart"/>
      <w:r>
        <w:t>Sklodowska</w:t>
      </w:r>
      <w:proofErr w:type="spellEnd"/>
      <w:r>
        <w:t>-Curie</w:t>
      </w:r>
      <w:r>
        <w:rPr>
          <w:spacing w:val="-4"/>
        </w:rPr>
        <w:t xml:space="preserve"> </w:t>
      </w:r>
      <w:r>
        <w:t>grant</w:t>
      </w:r>
      <w:r>
        <w:rPr>
          <w:spacing w:val="-3"/>
        </w:rPr>
        <w:t xml:space="preserve"> </w:t>
      </w:r>
      <w:r>
        <w:t>agreement</w:t>
      </w:r>
      <w:r>
        <w:rPr>
          <w:spacing w:val="-48"/>
        </w:rPr>
        <w:t xml:space="preserve"> </w:t>
      </w:r>
      <w:r>
        <w:t>number 722046 and the UNITI (Unification of Treatments and Interventions for Tinnitus Patients) project financed by the</w:t>
      </w:r>
      <w:r>
        <w:rPr>
          <w:spacing w:val="1"/>
        </w:rPr>
        <w:t xml:space="preserve"> </w:t>
      </w:r>
      <w:r>
        <w:t>European</w:t>
      </w:r>
      <w:r>
        <w:rPr>
          <w:spacing w:val="-3"/>
        </w:rPr>
        <w:t xml:space="preserve"> </w:t>
      </w:r>
      <w:r>
        <w:t>Union’s</w:t>
      </w:r>
      <w:r>
        <w:rPr>
          <w:spacing w:val="-2"/>
        </w:rPr>
        <w:t xml:space="preserve"> </w:t>
      </w:r>
      <w:r>
        <w:t>Horizon</w:t>
      </w:r>
      <w:r>
        <w:rPr>
          <w:spacing w:val="-2"/>
        </w:rPr>
        <w:t xml:space="preserve"> </w:t>
      </w:r>
      <w:r>
        <w:t>2020</w:t>
      </w:r>
      <w:r>
        <w:rPr>
          <w:spacing w:val="-2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Innovation</w:t>
      </w:r>
      <w:r>
        <w:rPr>
          <w:spacing w:val="-3"/>
        </w:rPr>
        <w:t xml:space="preserve"> </w:t>
      </w:r>
      <w:proofErr w:type="spellStart"/>
      <w:r>
        <w:t>Programme</w:t>
      </w:r>
      <w:proofErr w:type="spellEnd"/>
      <w:r>
        <w:t>,</w:t>
      </w:r>
      <w:r>
        <w:rPr>
          <w:spacing w:val="-2"/>
        </w:rPr>
        <w:t xml:space="preserve"> </w:t>
      </w:r>
      <w:r>
        <w:t>Grant</w:t>
      </w:r>
      <w:r>
        <w:rPr>
          <w:spacing w:val="-2"/>
        </w:rPr>
        <w:t xml:space="preserve"> </w:t>
      </w:r>
      <w:r>
        <w:t>Agreement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848261.</w:t>
      </w:r>
    </w:p>
    <w:p w14:paraId="447ABF60" w14:textId="77777777" w:rsidR="0045732C" w:rsidRDefault="0045732C">
      <w:pPr>
        <w:pStyle w:val="BodyText"/>
        <w:spacing w:before="5"/>
        <w:rPr>
          <w:sz w:val="23"/>
        </w:rPr>
      </w:pPr>
    </w:p>
    <w:p w14:paraId="340C92C1" w14:textId="77777777" w:rsidR="0045732C" w:rsidRDefault="002A74E7">
      <w:pPr>
        <w:pStyle w:val="Heading1"/>
      </w:pPr>
      <w:r>
        <w:t>Author</w:t>
      </w:r>
      <w:r>
        <w:rPr>
          <w:spacing w:val="-10"/>
        </w:rPr>
        <w:t xml:space="preserve"> </w:t>
      </w:r>
      <w:r>
        <w:t>contributions</w:t>
      </w:r>
      <w:r>
        <w:rPr>
          <w:spacing w:val="-9"/>
        </w:rPr>
        <w:t xml:space="preserve"> </w:t>
      </w:r>
      <w:r>
        <w:t>statement</w:t>
      </w:r>
    </w:p>
    <w:p w14:paraId="6166B786" w14:textId="77777777" w:rsidR="0045732C" w:rsidRDefault="002A74E7">
      <w:pPr>
        <w:pStyle w:val="BodyText"/>
        <w:spacing w:before="101" w:line="249" w:lineRule="auto"/>
        <w:ind w:left="164" w:right="136" w:firstLine="5"/>
        <w:jc w:val="both"/>
      </w:pPr>
      <w:r>
        <w:t>J.A. primarily wrote this paper, created the figures, tables, and trained the machine learning algorithms for gender prediction.</w:t>
      </w:r>
      <w:r>
        <w:rPr>
          <w:spacing w:val="-48"/>
        </w:rPr>
        <w:t xml:space="preserve"> </w:t>
      </w:r>
      <w:r>
        <w:t>W.S.,</w:t>
      </w:r>
      <w:r>
        <w:rPr>
          <w:spacing w:val="-10"/>
        </w:rPr>
        <w:t xml:space="preserve"> </w:t>
      </w:r>
      <w:r>
        <w:t>B.L.,</w:t>
      </w:r>
      <w:r>
        <w:rPr>
          <w:spacing w:val="-9"/>
        </w:rPr>
        <w:t xml:space="preserve"> </w:t>
      </w:r>
      <w:r>
        <w:t>T.P.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R.P.</w:t>
      </w:r>
      <w:r>
        <w:rPr>
          <w:spacing w:val="-9"/>
        </w:rPr>
        <w:t xml:space="preserve"> </w:t>
      </w:r>
      <w:r>
        <w:t>carefully</w:t>
      </w:r>
      <w:r>
        <w:rPr>
          <w:spacing w:val="-9"/>
        </w:rPr>
        <w:t xml:space="preserve"> </w:t>
      </w:r>
      <w:r>
        <w:t>read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revised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paper.</w:t>
      </w:r>
      <w:r>
        <w:rPr>
          <w:spacing w:val="1"/>
        </w:rPr>
        <w:t xml:space="preserve"> </w:t>
      </w:r>
      <w:r>
        <w:t>Everybody</w:t>
      </w:r>
      <w:r>
        <w:rPr>
          <w:spacing w:val="-9"/>
        </w:rPr>
        <w:t xml:space="preserve"> </w:t>
      </w:r>
      <w:r>
        <w:t>contributed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methodology.</w:t>
      </w:r>
      <w:r>
        <w:rPr>
          <w:spacing w:val="1"/>
        </w:rPr>
        <w:t xml:space="preserve"> </w:t>
      </w:r>
      <w:r>
        <w:t>R.P.</w:t>
      </w:r>
      <w:r>
        <w:rPr>
          <w:spacing w:val="-9"/>
        </w:rPr>
        <w:t xml:space="preserve"> </w:t>
      </w:r>
      <w:r>
        <w:t>supervised</w:t>
      </w:r>
      <w:r>
        <w:rPr>
          <w:spacing w:val="-9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paper.</w:t>
      </w:r>
    </w:p>
    <w:p w14:paraId="3C9B7F79" w14:textId="77777777" w:rsidR="0045732C" w:rsidRDefault="0045732C">
      <w:pPr>
        <w:pStyle w:val="BodyText"/>
        <w:spacing w:before="6"/>
        <w:rPr>
          <w:sz w:val="23"/>
        </w:rPr>
      </w:pPr>
    </w:p>
    <w:p w14:paraId="34761F19" w14:textId="77777777" w:rsidR="0045732C" w:rsidRDefault="002A74E7">
      <w:pPr>
        <w:pStyle w:val="Heading1"/>
      </w:pPr>
      <w:r>
        <w:t>Supplementary</w:t>
      </w:r>
      <w:r>
        <w:rPr>
          <w:spacing w:val="-8"/>
        </w:rPr>
        <w:t xml:space="preserve"> </w:t>
      </w:r>
      <w:r>
        <w:t>Information</w:t>
      </w:r>
    </w:p>
    <w:p w14:paraId="3293C944" w14:textId="77777777" w:rsidR="0045732C" w:rsidRDefault="002A74E7">
      <w:pPr>
        <w:pStyle w:val="BodyText"/>
        <w:spacing w:before="101"/>
        <w:ind w:left="167"/>
        <w:jc w:val="both"/>
      </w:pPr>
      <w:r>
        <w:t>The</w:t>
      </w:r>
      <w:r>
        <w:rPr>
          <w:spacing w:val="-5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replicate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classifiers,</w:t>
      </w:r>
      <w:r>
        <w:rPr>
          <w:spacing w:val="-4"/>
        </w:rPr>
        <w:t xml:space="preserve"> </w:t>
      </w:r>
      <w:r>
        <w:t>figures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hyperlink r:id="rId126">
        <w:proofErr w:type="spellStart"/>
        <w:r>
          <w:rPr>
            <w:color w:val="0000FF"/>
          </w:rPr>
          <w:t>github</w:t>
        </w:r>
        <w:proofErr w:type="spellEnd"/>
      </w:hyperlink>
      <w:r>
        <w:t>.</w:t>
      </w:r>
    </w:p>
    <w:p w14:paraId="6A9CFE9B" w14:textId="77777777" w:rsidR="0045732C" w:rsidRDefault="0045732C">
      <w:pPr>
        <w:pStyle w:val="BodyText"/>
        <w:spacing w:before="4"/>
        <w:rPr>
          <w:sz w:val="24"/>
        </w:rPr>
      </w:pPr>
    </w:p>
    <w:p w14:paraId="23E07666" w14:textId="77777777" w:rsidR="0045732C" w:rsidRDefault="002A74E7">
      <w:pPr>
        <w:pStyle w:val="Heading1"/>
      </w:pPr>
      <w:r>
        <w:t>Additional</w:t>
      </w:r>
      <w:r>
        <w:rPr>
          <w:spacing w:val="-9"/>
        </w:rPr>
        <w:t xml:space="preserve"> </w:t>
      </w:r>
      <w:r>
        <w:t>Information</w:t>
      </w:r>
    </w:p>
    <w:p w14:paraId="752AE4B8" w14:textId="77777777" w:rsidR="0045732C" w:rsidRDefault="002A74E7">
      <w:pPr>
        <w:pStyle w:val="BodyText"/>
        <w:spacing w:before="101"/>
        <w:ind w:left="167"/>
        <w:jc w:val="both"/>
      </w:pPr>
      <w:r>
        <w:t>The</w:t>
      </w:r>
      <w:r>
        <w:rPr>
          <w:spacing w:val="-3"/>
        </w:rPr>
        <w:t xml:space="preserve"> </w:t>
      </w:r>
      <w:r>
        <w:t>authors</w:t>
      </w:r>
      <w:r>
        <w:rPr>
          <w:spacing w:val="-3"/>
        </w:rPr>
        <w:t xml:space="preserve"> </w:t>
      </w:r>
      <w:r>
        <w:t>declare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competing</w:t>
      </w:r>
      <w:r>
        <w:rPr>
          <w:spacing w:val="-3"/>
        </w:rPr>
        <w:t xml:space="preserve"> </w:t>
      </w:r>
      <w:r>
        <w:t>interests.</w:t>
      </w:r>
    </w:p>
    <w:sectPr w:rsidR="0045732C">
      <w:pgSz w:w="12240" w:h="15840"/>
      <w:pgMar w:top="1200" w:right="960" w:bottom="840" w:left="960" w:header="0" w:footer="648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Thomas Probst" w:date="2021-06-17T11:50:00Z" w:initials="TP">
    <w:p w14:paraId="253E1CF7" w14:textId="498853F4" w:rsidR="000C2F21" w:rsidRPr="00F0681B" w:rsidRDefault="000C2F21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>Versteh ich nicht</w:t>
      </w:r>
    </w:p>
  </w:comment>
  <w:comment w:id="11" w:author="Thomas Probst" w:date="2021-06-17T12:00:00Z" w:initials="TP">
    <w:p w14:paraId="513B799C" w14:textId="1E352960" w:rsidR="000C2F21" w:rsidRPr="000C2F21" w:rsidRDefault="000C2F21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0C2F21">
        <w:rPr>
          <w:lang w:val="de-AT"/>
        </w:rPr>
        <w:t xml:space="preserve">Würde hier </w:t>
      </w:r>
      <w:proofErr w:type="spellStart"/>
      <w:r w:rsidRPr="000C2F21">
        <w:rPr>
          <w:lang w:val="de-AT"/>
        </w:rPr>
        <w:t>crowdsensing</w:t>
      </w:r>
      <w:proofErr w:type="spellEnd"/>
      <w:r w:rsidRPr="000C2F21">
        <w:rPr>
          <w:lang w:val="de-AT"/>
        </w:rPr>
        <w:t xml:space="preserve">, digital </w:t>
      </w:r>
      <w:proofErr w:type="spellStart"/>
      <w:r w:rsidRPr="000C2F21">
        <w:rPr>
          <w:lang w:val="de-AT"/>
        </w:rPr>
        <w:t>phenotyping</w:t>
      </w:r>
      <w:proofErr w:type="spellEnd"/>
      <w:r w:rsidRPr="000C2F21">
        <w:rPr>
          <w:lang w:val="de-AT"/>
        </w:rPr>
        <w:t xml:space="preserve"> etc. </w:t>
      </w:r>
      <w:r>
        <w:rPr>
          <w:lang w:val="de-AT"/>
        </w:rPr>
        <w:t>also die Begriffe noch ein bisschen erklären</w:t>
      </w:r>
    </w:p>
  </w:comment>
  <w:comment w:id="12" w:author="joa24jm" w:date="2021-06-23T15:51:00Z" w:initials="j">
    <w:p w14:paraId="10D869E4" w14:textId="48DB5DFA" w:rsidR="00E26D62" w:rsidRDefault="00E26D62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>
        <w:rPr>
          <w:lang w:val="de-DE"/>
        </w:rPr>
        <w:t>Ok</w:t>
      </w:r>
    </w:p>
    <w:p w14:paraId="6F025423" w14:textId="23D08058" w:rsidR="00E26D62" w:rsidRPr="00E26D62" w:rsidRDefault="00E26D62">
      <w:pPr>
        <w:pStyle w:val="CommentText"/>
        <w:rPr>
          <w:lang w:val="de-DE"/>
        </w:rPr>
      </w:pPr>
    </w:p>
  </w:comment>
  <w:comment w:id="14" w:author="Thomas Probst" w:date="2021-06-23T11:51:00Z" w:initials="TP">
    <w:p w14:paraId="3934B9E6" w14:textId="66CD573C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 xml:space="preserve">Hier angeben </w:t>
      </w:r>
      <w:proofErr w:type="spellStart"/>
      <w:r w:rsidRPr="00F0681B">
        <w:rPr>
          <w:lang w:val="de-AT"/>
        </w:rPr>
        <w:t>weelche</w:t>
      </w:r>
      <w:proofErr w:type="spellEnd"/>
      <w:r w:rsidRPr="00F0681B">
        <w:rPr>
          <w:lang w:val="de-AT"/>
        </w:rPr>
        <w:t xml:space="preserve"> und welche nicht, z. B. stress </w:t>
      </w:r>
      <w:proofErr w:type="spellStart"/>
      <w:r w:rsidRPr="00F0681B">
        <w:rPr>
          <w:lang w:val="de-AT"/>
        </w:rPr>
        <w:t>concentration</w:t>
      </w:r>
      <w:proofErr w:type="spellEnd"/>
      <w:r w:rsidRPr="00F0681B">
        <w:rPr>
          <w:lang w:val="de-AT"/>
        </w:rPr>
        <w:t xml:space="preserve"> schon, </w:t>
      </w:r>
      <w:proofErr w:type="spellStart"/>
      <w:r w:rsidRPr="00F0681B">
        <w:rPr>
          <w:lang w:val="de-AT"/>
        </w:rPr>
        <w:t>loudness</w:t>
      </w:r>
      <w:proofErr w:type="spellEnd"/>
      <w:r w:rsidRPr="00F0681B">
        <w:rPr>
          <w:lang w:val="de-AT"/>
        </w:rPr>
        <w:t xml:space="preserve"> </w:t>
      </w:r>
      <w:proofErr w:type="spellStart"/>
      <w:r w:rsidRPr="00F0681B">
        <w:rPr>
          <w:lang w:val="de-AT"/>
        </w:rPr>
        <w:t>tinnitus</w:t>
      </w:r>
      <w:proofErr w:type="spellEnd"/>
      <w:r w:rsidRPr="00F0681B">
        <w:rPr>
          <w:lang w:val="de-AT"/>
        </w:rPr>
        <w:t xml:space="preserve"> </w:t>
      </w:r>
      <w:proofErr w:type="spellStart"/>
      <w:r w:rsidRPr="00F0681B">
        <w:rPr>
          <w:lang w:val="de-AT"/>
        </w:rPr>
        <w:t>distress</w:t>
      </w:r>
      <w:proofErr w:type="spellEnd"/>
      <w:r w:rsidRPr="00F0681B">
        <w:rPr>
          <w:lang w:val="de-AT"/>
        </w:rPr>
        <w:t xml:space="preserve"> nicht</w:t>
      </w:r>
    </w:p>
  </w:comment>
  <w:comment w:id="15" w:author="joa24jm" w:date="2021-06-24T12:45:00Z" w:initials="j">
    <w:p w14:paraId="35AFECD7" w14:textId="155A035E" w:rsidR="001975CC" w:rsidRPr="001975CC" w:rsidRDefault="001975CC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 w:rsidRPr="001975CC">
        <w:rPr>
          <w:lang w:val="de-DE"/>
        </w:rPr>
        <w:t xml:space="preserve">Das ist im </w:t>
      </w:r>
      <w:proofErr w:type="spellStart"/>
      <w:r w:rsidRPr="001975CC">
        <w:rPr>
          <w:lang w:val="de-DE"/>
        </w:rPr>
        <w:t>methods</w:t>
      </w:r>
      <w:proofErr w:type="spellEnd"/>
      <w:r w:rsidRPr="001975CC">
        <w:rPr>
          <w:lang w:val="de-DE"/>
        </w:rPr>
        <w:t xml:space="preserve"> </w:t>
      </w:r>
      <w:r>
        <w:rPr>
          <w:lang w:val="de-DE"/>
        </w:rPr>
        <w:t>Teils ausführlich erläutert</w:t>
      </w:r>
    </w:p>
  </w:comment>
  <w:comment w:id="16" w:author="joa24jm" w:date="2021-06-24T12:46:00Z" w:initials="j">
    <w:p w14:paraId="393FE964" w14:textId="63E97CAA" w:rsidR="001975CC" w:rsidRDefault="001975CC">
      <w:pPr>
        <w:pStyle w:val="CommentText"/>
      </w:pPr>
      <w:r>
        <w:rPr>
          <w:rStyle w:val="CommentReference"/>
        </w:rPr>
        <w:annotationRef/>
      </w:r>
    </w:p>
  </w:comment>
  <w:comment w:id="17" w:author="joa24jm" w:date="2021-06-24T12:47:00Z" w:initials="j">
    <w:p w14:paraId="3283F851" w14:textId="77777777" w:rsidR="001975CC" w:rsidRDefault="001975CC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 w:rsidRPr="001975CC">
        <w:rPr>
          <w:lang w:val="de-DE"/>
        </w:rPr>
        <w:t>Würde das hier erstmal</w:t>
      </w:r>
      <w:r>
        <w:rPr>
          <w:lang w:val="de-DE"/>
        </w:rPr>
        <w:t xml:space="preserve"> die RQ kurz und prägnant lassen</w:t>
      </w:r>
    </w:p>
    <w:p w14:paraId="26E87761" w14:textId="1D6122E2" w:rsidR="001975CC" w:rsidRPr="001975CC" w:rsidRDefault="001975CC">
      <w:pPr>
        <w:pStyle w:val="CommentText"/>
        <w:rPr>
          <w:lang w:val="de-DE"/>
        </w:rPr>
      </w:pPr>
    </w:p>
  </w:comment>
  <w:comment w:id="18" w:author="joa24jm" w:date="2021-06-24T12:47:00Z" w:initials="j">
    <w:p w14:paraId="0BDA0875" w14:textId="4683197D" w:rsidR="001975CC" w:rsidRDefault="001975CC">
      <w:pPr>
        <w:pStyle w:val="CommentText"/>
      </w:pPr>
      <w:r>
        <w:rPr>
          <w:rStyle w:val="CommentReference"/>
        </w:rPr>
        <w:annotationRef/>
      </w:r>
    </w:p>
  </w:comment>
  <w:comment w:id="13" w:author="Thomas Probst" w:date="2021-06-23T11:49:00Z" w:initials="TP">
    <w:p w14:paraId="1797C866" w14:textId="5BB2CE4F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 xml:space="preserve">Würde hier die Literatur zitieren, dass </w:t>
      </w:r>
      <w:r>
        <w:rPr>
          <w:lang w:val="de-AT"/>
        </w:rPr>
        <w:t xml:space="preserve">Alter und Geschlecht mit Tinnitus korreliert sind und deshalb hier mit ins Modell aufgenommen </w:t>
      </w:r>
      <w:proofErr w:type="gramStart"/>
      <w:r>
        <w:rPr>
          <w:lang w:val="de-AT"/>
        </w:rPr>
        <w:t>werden</w:t>
      </w:r>
      <w:proofErr w:type="gramEnd"/>
      <w:r>
        <w:rPr>
          <w:lang w:val="de-AT"/>
        </w:rPr>
        <w:t xml:space="preserve"> um für die Variablen zu kontrollieren, können da frühere TYT arbeiten nehmen, mehr Männer, eher ältere</w:t>
      </w:r>
    </w:p>
  </w:comment>
  <w:comment w:id="28" w:author="Thomas Probst" w:date="2021-06-23T11:50:00Z" w:initials="TP">
    <w:p w14:paraId="75A1A136" w14:textId="73F6B688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>Würde hier eher die Variable Alter nehmen, also</w:t>
      </w:r>
      <w:r>
        <w:rPr>
          <w:lang w:val="de-AT"/>
        </w:rPr>
        <w:t xml:space="preserve"> Datum erster </w:t>
      </w:r>
      <w:proofErr w:type="spellStart"/>
      <w:r>
        <w:rPr>
          <w:lang w:val="de-AT"/>
        </w:rPr>
        <w:t>daily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questionnaire</w:t>
      </w:r>
      <w:proofErr w:type="spellEnd"/>
      <w:r>
        <w:rPr>
          <w:lang w:val="de-AT"/>
        </w:rPr>
        <w:t xml:space="preserve"> - Geburtsdatum</w:t>
      </w:r>
    </w:p>
  </w:comment>
  <w:comment w:id="29" w:author="Thomas Probst" w:date="2021-06-23T11:51:00Z" w:initials="TP">
    <w:p w14:paraId="5AC579B0" w14:textId="100F6224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t xml:space="preserve">Tinnitus loudness und tinnitus distress </w:t>
      </w:r>
      <w:proofErr w:type="spellStart"/>
      <w:r w:rsidRPr="00F0681B">
        <w:t>nicht</w:t>
      </w:r>
      <w:proofErr w:type="spellEnd"/>
      <w:r w:rsidRPr="00F0681B">
        <w:t xml:space="preserve">? </w:t>
      </w:r>
      <w:r>
        <w:rPr>
          <w:lang w:val="de-AT"/>
        </w:rPr>
        <w:t>Sollte in Methods erwähnt werden</w:t>
      </w:r>
    </w:p>
  </w:comment>
  <w:comment w:id="30" w:author="joa24jm" w:date="2021-06-24T12:55:00Z" w:initials="j">
    <w:p w14:paraId="6345B54B" w14:textId="77777777" w:rsidR="00A520FE" w:rsidRDefault="00A520FE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 w:rsidRPr="00A520FE">
        <w:rPr>
          <w:lang w:val="de-DE"/>
        </w:rPr>
        <w:t xml:space="preserve">Nein, weil diese hoch </w:t>
      </w:r>
      <w:r>
        <w:rPr>
          <w:lang w:val="de-DE"/>
        </w:rPr>
        <w:t xml:space="preserve">korreliert sind mit dem Target. </w:t>
      </w:r>
      <w:r w:rsidRPr="00A520FE">
        <w:rPr>
          <w:lang w:val="de-DE"/>
        </w:rPr>
        <w:t xml:space="preserve">Wenn die </w:t>
      </w:r>
      <w:proofErr w:type="spellStart"/>
      <w:r w:rsidRPr="00A520FE">
        <w:rPr>
          <w:lang w:val="de-DE"/>
        </w:rPr>
        <w:t>tinnitus</w:t>
      </w:r>
      <w:proofErr w:type="spellEnd"/>
      <w:r w:rsidRPr="00A520FE">
        <w:rPr>
          <w:lang w:val="de-DE"/>
        </w:rPr>
        <w:t xml:space="preserve"> </w:t>
      </w:r>
      <w:proofErr w:type="spellStart"/>
      <w:r w:rsidRPr="00A520FE">
        <w:rPr>
          <w:lang w:val="de-DE"/>
        </w:rPr>
        <w:t>loudness</w:t>
      </w:r>
      <w:proofErr w:type="spellEnd"/>
      <w:r w:rsidRPr="00A520FE">
        <w:rPr>
          <w:lang w:val="de-DE"/>
        </w:rPr>
        <w:t xml:space="preserve"> &gt; 0 ist, </w:t>
      </w:r>
      <w:r>
        <w:rPr>
          <w:lang w:val="de-DE"/>
        </w:rPr>
        <w:t>folgt daraus immer Tinnitus = YES für den Target. Dann bräuchten wir kein Machine Learning mehr.</w:t>
      </w:r>
    </w:p>
    <w:p w14:paraId="59B8F75E" w14:textId="297E09AB" w:rsidR="00A520FE" w:rsidRPr="00A520FE" w:rsidRDefault="00A520FE">
      <w:pPr>
        <w:pStyle w:val="CommentText"/>
        <w:rPr>
          <w:lang w:val="de-DE"/>
        </w:rPr>
      </w:pPr>
    </w:p>
  </w:comment>
  <w:comment w:id="31" w:author="joa24jm" w:date="2021-06-24T12:56:00Z" w:initials="j">
    <w:p w14:paraId="0448E5BA" w14:textId="7BA1BE20" w:rsidR="00A520FE" w:rsidRDefault="00A520FE">
      <w:pPr>
        <w:pStyle w:val="CommentText"/>
      </w:pPr>
      <w:r>
        <w:rPr>
          <w:rStyle w:val="CommentReference"/>
        </w:rPr>
        <w:annotationRef/>
      </w:r>
    </w:p>
  </w:comment>
  <w:comment w:id="32" w:author="Thomas Probst" w:date="2021-06-23T11:52:00Z" w:initials="TP">
    <w:p w14:paraId="6E9885F7" w14:textId="137DACBA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proofErr w:type="spellStart"/>
      <w:r w:rsidRPr="00A520FE">
        <w:rPr>
          <w:lang w:val="de-DE"/>
        </w:rPr>
        <w:t>Regarding</w:t>
      </w:r>
      <w:proofErr w:type="spellEnd"/>
      <w:r w:rsidRPr="00A520FE">
        <w:rPr>
          <w:lang w:val="de-DE"/>
        </w:rPr>
        <w:t xml:space="preserve"> </w:t>
      </w:r>
      <w:proofErr w:type="spellStart"/>
      <w:r w:rsidRPr="00A520FE">
        <w:rPr>
          <w:lang w:val="de-DE"/>
        </w:rPr>
        <w:t>momentary</w:t>
      </w:r>
      <w:proofErr w:type="spellEnd"/>
      <w:r w:rsidRPr="00A520FE">
        <w:rPr>
          <w:lang w:val="de-DE"/>
        </w:rPr>
        <w:t xml:space="preserve"> </w:t>
      </w:r>
      <w:proofErr w:type="spellStart"/>
      <w:r w:rsidRPr="00A520FE">
        <w:rPr>
          <w:lang w:val="de-DE"/>
        </w:rPr>
        <w:t>tinnitus</w:t>
      </w:r>
      <w:proofErr w:type="spellEnd"/>
      <w:r w:rsidRPr="00A520FE">
        <w:rPr>
          <w:lang w:val="de-DE"/>
        </w:rPr>
        <w:t xml:space="preserve">? </w:t>
      </w:r>
      <w:r w:rsidRPr="00F0681B">
        <w:rPr>
          <w:lang w:val="de-AT"/>
        </w:rPr>
        <w:t xml:space="preserve">Oder ist hier nicht die Variable </w:t>
      </w:r>
      <w:proofErr w:type="spellStart"/>
      <w:r w:rsidRPr="00F0681B">
        <w:rPr>
          <w:lang w:val="de-AT"/>
        </w:rPr>
        <w:t>momentary</w:t>
      </w:r>
      <w:proofErr w:type="spellEnd"/>
      <w:r w:rsidRPr="00F0681B">
        <w:rPr>
          <w:lang w:val="de-AT"/>
        </w:rPr>
        <w:t xml:space="preserve"> </w:t>
      </w:r>
      <w:proofErr w:type="spellStart"/>
      <w:r w:rsidRPr="00F0681B">
        <w:rPr>
          <w:lang w:val="de-AT"/>
        </w:rPr>
        <w:t>tinnitus</w:t>
      </w:r>
      <w:proofErr w:type="spellEnd"/>
      <w:r w:rsidRPr="00F0681B">
        <w:rPr>
          <w:lang w:val="de-AT"/>
        </w:rPr>
        <w:t xml:space="preserve"> gemeint?</w:t>
      </w:r>
    </w:p>
  </w:comment>
  <w:comment w:id="33" w:author="joa24jm" w:date="2021-06-24T12:57:00Z" w:initials="j">
    <w:p w14:paraId="7441C1F9" w14:textId="400BC58D" w:rsidR="00A520FE" w:rsidRPr="00A520FE" w:rsidRDefault="00A520FE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>
        <w:t xml:space="preserve">Target = momentary tinnitus. </w:t>
      </w:r>
      <w:r w:rsidRPr="00A520FE">
        <w:t xml:space="preserve">Der target </w:t>
      </w:r>
      <w:proofErr w:type="spellStart"/>
      <w:r w:rsidRPr="00A520FE">
        <w:t>ist</w:t>
      </w:r>
      <w:proofErr w:type="spellEnd"/>
      <w:r w:rsidRPr="00A520FE">
        <w:t xml:space="preserve"> die </w:t>
      </w:r>
      <w:proofErr w:type="spellStart"/>
      <w:r w:rsidRPr="00A520FE">
        <w:t>Frage</w:t>
      </w:r>
      <w:proofErr w:type="spellEnd"/>
      <w:r w:rsidRPr="00A520FE">
        <w:t xml:space="preserve"> ‚Did you perceive th</w:t>
      </w:r>
      <w:r>
        <w:t>e tinnitus right now?’</w:t>
      </w:r>
      <w:r>
        <w:br/>
      </w:r>
      <w:r w:rsidRPr="00A520FE">
        <w:rPr>
          <w:lang w:val="de-DE"/>
        </w:rPr>
        <w:t xml:space="preserve">Aus dem </w:t>
      </w:r>
      <w:r>
        <w:rPr>
          <w:lang w:val="de-DE"/>
        </w:rPr>
        <w:t xml:space="preserve">TYT </w:t>
      </w:r>
      <w:r w:rsidRPr="00A520FE">
        <w:rPr>
          <w:lang w:val="de-DE"/>
        </w:rPr>
        <w:t>Gender-</w:t>
      </w:r>
      <w:proofErr w:type="spellStart"/>
      <w:r w:rsidRPr="00A520FE">
        <w:rPr>
          <w:lang w:val="de-DE"/>
        </w:rPr>
        <w:t>prediction</w:t>
      </w:r>
      <w:proofErr w:type="spellEnd"/>
      <w:r w:rsidRPr="00A520FE">
        <w:rPr>
          <w:lang w:val="de-DE"/>
        </w:rPr>
        <w:t xml:space="preserve"> </w:t>
      </w:r>
      <w:proofErr w:type="spellStart"/>
      <w:r w:rsidRPr="00A520FE">
        <w:rPr>
          <w:lang w:val="de-DE"/>
        </w:rPr>
        <w:t>pape</w:t>
      </w:r>
      <w:r>
        <w:rPr>
          <w:lang w:val="de-DE"/>
        </w:rPr>
        <w:t>r</w:t>
      </w:r>
      <w:proofErr w:type="spellEnd"/>
      <w:r>
        <w:rPr>
          <w:lang w:val="de-DE"/>
        </w:rPr>
        <w:t xml:space="preserve"> wissen wir, dass der target </w:t>
      </w:r>
      <w:proofErr w:type="spellStart"/>
      <w:r>
        <w:rPr>
          <w:lang w:val="de-DE"/>
        </w:rPr>
        <w:t>imbalanced</w:t>
      </w:r>
      <w:proofErr w:type="spellEnd"/>
      <w:r>
        <w:rPr>
          <w:lang w:val="de-DE"/>
        </w:rPr>
        <w:t xml:space="preserve"> ist</w:t>
      </w:r>
    </w:p>
  </w:comment>
  <w:comment w:id="34" w:author="joa24jm" w:date="2021-06-24T12:58:00Z" w:initials="j">
    <w:p w14:paraId="1EA68266" w14:textId="74E5442A" w:rsidR="00A520FE" w:rsidRDefault="00A520FE">
      <w:pPr>
        <w:pStyle w:val="CommentText"/>
      </w:pPr>
      <w:r>
        <w:rPr>
          <w:rStyle w:val="CommentReference"/>
        </w:rPr>
        <w:annotationRef/>
      </w:r>
    </w:p>
  </w:comment>
  <w:comment w:id="35" w:author="Thomas Probst" w:date="2021-06-23T11:53:00Z" w:initials="TP">
    <w:p w14:paraId="57581770" w14:textId="7982EE17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>In Klammern</w:t>
      </w:r>
      <w:r>
        <w:rPr>
          <w:lang w:val="de-AT"/>
        </w:rPr>
        <w:t xml:space="preserve"> hinter der Zahl schreiben was 4, 5, 6, 7 ist (</w:t>
      </w:r>
      <w:proofErr w:type="spellStart"/>
      <w:r>
        <w:rPr>
          <w:lang w:val="de-AT"/>
        </w:rPr>
        <w:t>concentration</w:t>
      </w:r>
      <w:proofErr w:type="spellEnd"/>
      <w:r>
        <w:rPr>
          <w:lang w:val="de-AT"/>
        </w:rPr>
        <w:t>) (</w:t>
      </w:r>
      <w:proofErr w:type="spellStart"/>
      <w:r>
        <w:rPr>
          <w:lang w:val="de-AT"/>
        </w:rPr>
        <w:t>mood</w:t>
      </w:r>
      <w:proofErr w:type="spellEnd"/>
      <w:r>
        <w:rPr>
          <w:lang w:val="de-AT"/>
        </w:rPr>
        <w:t>) etc.</w:t>
      </w:r>
    </w:p>
  </w:comment>
  <w:comment w:id="36" w:author="Thomas Probst" w:date="2021-06-23T11:54:00Z" w:initials="TP">
    <w:p w14:paraId="2EF4E1F7" w14:textId="541345C9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>Nein muss nicht sein</w:t>
      </w:r>
    </w:p>
  </w:comment>
  <w:comment w:id="39" w:author="Thomas Probst" w:date="2021-06-23T11:54:00Z" w:initials="TP">
    <w:p w14:paraId="0269230A" w14:textId="70208FE2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>Hier die Südhalbkugel löschen</w:t>
      </w:r>
    </w:p>
  </w:comment>
  <w:comment w:id="40" w:author="Thomas Probst" w:date="2021-06-23T11:55:00Z" w:initials="TP">
    <w:p w14:paraId="2C3CB163" w14:textId="777DB8EB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>Südhalbkugel</w:t>
      </w:r>
    </w:p>
  </w:comment>
  <w:comment w:id="41" w:author="Thomas Probst" w:date="2021-06-23T11:57:00Z" w:initials="TP">
    <w:p w14:paraId="5E78C413" w14:textId="4B1730ED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 xml:space="preserve">Hier wäre interessanter die Länder </w:t>
      </w:r>
      <w:proofErr w:type="gramStart"/>
      <w:r w:rsidRPr="00F0681B">
        <w:rPr>
          <w:lang w:val="de-AT"/>
        </w:rPr>
        <w:t>aufzulisten</w:t>
      </w:r>
      <w:proofErr w:type="gramEnd"/>
      <w:r w:rsidRPr="00F0681B">
        <w:rPr>
          <w:lang w:val="de-AT"/>
        </w:rPr>
        <w:t xml:space="preserve"> wo es Unterschiede gibt statt die 14 Paare zu nennen wo es keine Unterschiede gibt, vielleicht geht eine Tabelle </w:t>
      </w:r>
      <w:proofErr w:type="spellStart"/>
      <w:r w:rsidRPr="00F0681B">
        <w:rPr>
          <w:lang w:val="de-AT"/>
        </w:rPr>
        <w:t>dazU</w:t>
      </w:r>
      <w:proofErr w:type="spellEnd"/>
      <w:r w:rsidRPr="00F0681B">
        <w:rPr>
          <w:lang w:val="de-AT"/>
        </w:rPr>
        <w:t>?</w:t>
      </w:r>
    </w:p>
  </w:comment>
  <w:comment w:id="42" w:author="joa24jm" w:date="2021-06-24T13:07:00Z" w:initials="j">
    <w:p w14:paraId="748CFC6E" w14:textId="77777777" w:rsidR="00D507C6" w:rsidRDefault="00D507C6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 w:rsidRPr="00D507C6">
        <w:rPr>
          <w:lang w:val="de-DE"/>
        </w:rPr>
        <w:t>Diese Tabelle hätte 91 Z</w:t>
      </w:r>
      <w:r>
        <w:rPr>
          <w:lang w:val="de-DE"/>
        </w:rPr>
        <w:t>eilen, das wäre nach meiner Einschätzung für dieses kurze Paper zu viel, daher hatte ich mich für die negative Variante entschieden, weil gleiche Information in weniger Zeilen</w:t>
      </w:r>
    </w:p>
    <w:p w14:paraId="0018A17F" w14:textId="7688AE20" w:rsidR="00D507C6" w:rsidRPr="00D507C6" w:rsidRDefault="00D507C6">
      <w:pPr>
        <w:pStyle w:val="CommentText"/>
        <w:rPr>
          <w:lang w:val="de-DE"/>
        </w:rPr>
      </w:pPr>
    </w:p>
  </w:comment>
  <w:comment w:id="43" w:author="joa24jm" w:date="2021-06-24T13:08:00Z" w:initials="j">
    <w:p w14:paraId="5FBCFD12" w14:textId="70459824" w:rsidR="00D507C6" w:rsidRDefault="00D507C6">
      <w:pPr>
        <w:pStyle w:val="CommentText"/>
      </w:pPr>
      <w:r>
        <w:rPr>
          <w:rStyle w:val="CommentReference"/>
        </w:rPr>
        <w:annotationRef/>
      </w:r>
    </w:p>
  </w:comment>
  <w:comment w:id="45" w:author="Thomas Probst" w:date="2021-06-23T11:56:00Z" w:initials="TP">
    <w:p w14:paraId="2D2C0EAD" w14:textId="74CDD06F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>Südhalbkugel</w:t>
      </w:r>
    </w:p>
  </w:comment>
  <w:comment w:id="46" w:author="Thomas Probst" w:date="2021-06-23T11:56:00Z" w:initials="TP">
    <w:p w14:paraId="16C22A10" w14:textId="3CCB4DE9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>Südhalbkugel</w:t>
      </w:r>
    </w:p>
  </w:comment>
  <w:comment w:id="49" w:author="Thomas Probst" w:date="2021-06-23T11:58:00Z" w:initials="TP">
    <w:p w14:paraId="53BCCE76" w14:textId="1952D7FB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>Südhalbkugel ausschließen</w:t>
      </w:r>
    </w:p>
  </w:comment>
  <w:comment w:id="50" w:author="joa24jm" w:date="2021-06-24T13:53:00Z" w:initials="j">
    <w:p w14:paraId="2C566C78" w14:textId="77777777" w:rsidR="002927A6" w:rsidRDefault="002927A6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 w:rsidRPr="002927A6">
        <w:rPr>
          <w:lang w:val="de-DE"/>
        </w:rPr>
        <w:t xml:space="preserve">Betrifft 3.2 % aller Antworten aus den FUP </w:t>
      </w:r>
      <w:r>
        <w:rPr>
          <w:lang w:val="de-DE"/>
        </w:rPr>
        <w:t>Fragebögen. Wurde korrigiert, d.h. falls ein Land aus der südlichen Hemisphäre ist, dann invertiert sich die Jahreszeit</w:t>
      </w:r>
    </w:p>
    <w:p w14:paraId="52C24618" w14:textId="517FBBDA" w:rsidR="002927A6" w:rsidRPr="002927A6" w:rsidRDefault="002927A6">
      <w:pPr>
        <w:pStyle w:val="CommentText"/>
        <w:rPr>
          <w:lang w:val="de-DE"/>
        </w:rPr>
      </w:pPr>
    </w:p>
  </w:comment>
  <w:comment w:id="51" w:author="joa24jm" w:date="2021-06-24T13:54:00Z" w:initials="j">
    <w:p w14:paraId="0A8C09DE" w14:textId="627E925C" w:rsidR="002927A6" w:rsidRPr="002927A6" w:rsidRDefault="002927A6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 w:rsidRPr="002927A6">
        <w:rPr>
          <w:lang w:val="de-DE"/>
        </w:rPr>
        <w:t>Werte ändern sich dadurch i</w:t>
      </w:r>
      <w:r>
        <w:rPr>
          <w:lang w:val="de-DE"/>
        </w:rPr>
        <w:t>m Zehntel Prozentbereich, zum Teil auch gar nicht</w:t>
      </w:r>
    </w:p>
  </w:comment>
  <w:comment w:id="52" w:author="joa24jm" w:date="2021-06-24T13:56:00Z" w:initials="j">
    <w:p w14:paraId="2CC1AF10" w14:textId="1D65B1E9" w:rsidR="002927A6" w:rsidRDefault="002927A6">
      <w:pPr>
        <w:pStyle w:val="CommentText"/>
      </w:pPr>
      <w:r>
        <w:rPr>
          <w:rStyle w:val="CommentReference"/>
        </w:rPr>
        <w:annotationRef/>
      </w:r>
    </w:p>
  </w:comment>
  <w:comment w:id="57" w:author="Thomas Probst" w:date="2021-06-23T12:00:00Z" w:initials="TP">
    <w:p w14:paraId="6B5FB6A1" w14:textId="5274F4F8" w:rsidR="00641B88" w:rsidRPr="00641B88" w:rsidRDefault="00641B88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641B88">
        <w:rPr>
          <w:lang w:val="de-AT"/>
        </w:rPr>
        <w:t xml:space="preserve">Würde die Ergebnisse noch etwas ausführlicher und gegliedert nach RQ zusammenfassen + jeweils in Verbindung mit den anderen Arbeiten. Die in der Einleitung zitiert wurden bringen, </w:t>
      </w:r>
      <w:proofErr w:type="spellStart"/>
      <w:r w:rsidRPr="00641B88">
        <w:rPr>
          <w:lang w:val="de-AT"/>
        </w:rPr>
        <w:t>zB</w:t>
      </w:r>
      <w:proofErr w:type="spellEnd"/>
      <w:r w:rsidRPr="00641B88">
        <w:rPr>
          <w:lang w:val="de-AT"/>
        </w:rPr>
        <w:t xml:space="preserve">. Wurden auch mehr </w:t>
      </w:r>
      <w:proofErr w:type="spellStart"/>
      <w:r w:rsidRPr="00641B88">
        <w:rPr>
          <w:lang w:val="de-AT"/>
        </w:rPr>
        <w:t>google</w:t>
      </w:r>
      <w:proofErr w:type="spellEnd"/>
      <w:r w:rsidRPr="00641B88">
        <w:rPr>
          <w:lang w:val="de-AT"/>
        </w:rPr>
        <w:t xml:space="preserve"> </w:t>
      </w:r>
      <w:proofErr w:type="spellStart"/>
      <w:r w:rsidRPr="00641B88">
        <w:rPr>
          <w:lang w:val="de-AT"/>
        </w:rPr>
        <w:t>searches</w:t>
      </w:r>
      <w:proofErr w:type="spellEnd"/>
      <w:r w:rsidRPr="00641B88">
        <w:rPr>
          <w:lang w:val="de-AT"/>
        </w:rPr>
        <w:t xml:space="preserve"> nach </w:t>
      </w:r>
      <w:proofErr w:type="spellStart"/>
      <w:r w:rsidRPr="00641B88">
        <w:rPr>
          <w:lang w:val="de-AT"/>
        </w:rPr>
        <w:t>tinnitus</w:t>
      </w:r>
      <w:proofErr w:type="spellEnd"/>
      <w:r w:rsidRPr="00641B88">
        <w:rPr>
          <w:lang w:val="de-AT"/>
        </w:rPr>
        <w:t xml:space="preserve"> im Sommer gemacht?</w:t>
      </w:r>
    </w:p>
  </w:comment>
  <w:comment w:id="123" w:author="Thomas Probst" w:date="2021-06-23T12:01:00Z" w:initials="TP">
    <w:p w14:paraId="6BE6BB1D" w14:textId="23E3C528" w:rsidR="00641B88" w:rsidRPr="00641B88" w:rsidRDefault="00641B88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641B88">
        <w:rPr>
          <w:lang w:val="de-AT"/>
        </w:rPr>
        <w:t>s.o.</w:t>
      </w:r>
      <w:r>
        <w:rPr>
          <w:lang w:val="de-AT"/>
        </w:rPr>
        <w:t xml:space="preserve"> würde hier eher mit Alter arbeiten</w:t>
      </w:r>
    </w:p>
  </w:comment>
  <w:comment w:id="126" w:author="Thomas Probst" w:date="2021-06-23T12:02:00Z" w:initials="TP">
    <w:p w14:paraId="39395788" w14:textId="73DFE6EB" w:rsidR="00641B88" w:rsidRPr="00641B88" w:rsidRDefault="00641B88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641B88">
        <w:rPr>
          <w:lang w:val="de-AT"/>
        </w:rPr>
        <w:t xml:space="preserve">was </w:t>
      </w:r>
      <w:proofErr w:type="spellStart"/>
      <w:r w:rsidRPr="00641B88">
        <w:rPr>
          <w:lang w:val="de-AT"/>
        </w:rPr>
        <w:t>bedeuetet</w:t>
      </w:r>
      <w:proofErr w:type="spellEnd"/>
      <w:r w:rsidRPr="00641B88">
        <w:rPr>
          <w:lang w:val="de-AT"/>
        </w:rPr>
        <w:t xml:space="preserve"> hier </w:t>
      </w:r>
      <w:proofErr w:type="spellStart"/>
      <w:r w:rsidRPr="00641B88">
        <w:rPr>
          <w:lang w:val="de-AT"/>
        </w:rPr>
        <w:t>worst</w:t>
      </w:r>
      <w:proofErr w:type="spellEnd"/>
      <w:r w:rsidRPr="00641B88">
        <w:rPr>
          <w:lang w:val="de-AT"/>
        </w:rPr>
        <w:t xml:space="preserve">? </w:t>
      </w:r>
      <w:r>
        <w:rPr>
          <w:lang w:val="de-AT"/>
        </w:rPr>
        <w:t xml:space="preserve">Dass </w:t>
      </w:r>
      <w:proofErr w:type="spellStart"/>
      <w:r>
        <w:rPr>
          <w:lang w:val="de-AT"/>
        </w:rPr>
        <w:t>tinnitus</w:t>
      </w:r>
      <w:proofErr w:type="spellEnd"/>
      <w:r>
        <w:rPr>
          <w:lang w:val="de-AT"/>
        </w:rPr>
        <w:t xml:space="preserve"> häufiger wahrgenommen wird oder mehr belastend ist</w:t>
      </w:r>
    </w:p>
  </w:comment>
  <w:comment w:id="125" w:author="Thomas Probst" w:date="2021-06-23T12:02:00Z" w:initials="TP">
    <w:p w14:paraId="26E6C9A6" w14:textId="3C6CE927" w:rsidR="00641B88" w:rsidRPr="00641B88" w:rsidRDefault="00641B88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641B88">
        <w:rPr>
          <w:lang w:val="de-AT"/>
        </w:rPr>
        <w:t>Arbeiten zitieren</w:t>
      </w:r>
    </w:p>
  </w:comment>
  <w:comment w:id="127" w:author="Thomas Probst" w:date="2021-06-23T12:02:00Z" w:initials="TP">
    <w:p w14:paraId="740F66D2" w14:textId="661DF903" w:rsidR="00641B88" w:rsidRPr="00641B88" w:rsidRDefault="00641B88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641B88">
        <w:rPr>
          <w:lang w:val="de-AT"/>
        </w:rPr>
        <w:t>in welcher Arbeit? Bei uns?</w:t>
      </w:r>
    </w:p>
  </w:comment>
  <w:comment w:id="130" w:author="Thomas Probst" w:date="2021-06-23T12:03:00Z" w:initials="TP">
    <w:p w14:paraId="0672DE41" w14:textId="3AE6092D" w:rsidR="00641B88" w:rsidRPr="00641B88" w:rsidRDefault="00641B88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641B88">
        <w:rPr>
          <w:lang w:val="de-AT"/>
        </w:rPr>
        <w:t xml:space="preserve">Würde zu der Diskussion noch hinzufügen, dass wir zwar </w:t>
      </w:r>
      <w:proofErr w:type="gramStart"/>
      <w:r w:rsidRPr="00641B88">
        <w:rPr>
          <w:lang w:val="de-AT"/>
        </w:rPr>
        <w:t>finden</w:t>
      </w:r>
      <w:proofErr w:type="gramEnd"/>
      <w:r w:rsidRPr="00641B88">
        <w:rPr>
          <w:lang w:val="de-AT"/>
        </w:rPr>
        <w:t xml:space="preserve"> dass im Sommer</w:t>
      </w:r>
      <w:r>
        <w:rPr>
          <w:lang w:val="de-AT"/>
        </w:rPr>
        <w:t xml:space="preserve"> </w:t>
      </w:r>
      <w:proofErr w:type="spellStart"/>
      <w:r>
        <w:rPr>
          <w:lang w:val="de-AT"/>
        </w:rPr>
        <w:t>Tinnitzs</w:t>
      </w:r>
      <w:proofErr w:type="spellEnd"/>
      <w:r>
        <w:rPr>
          <w:lang w:val="de-AT"/>
        </w:rPr>
        <w:t xml:space="preserve"> häufiger wahrgenommen wird, das aber nicht </w:t>
      </w:r>
      <w:proofErr w:type="spellStart"/>
      <w:r>
        <w:rPr>
          <w:lang w:val="de-AT"/>
        </w:rPr>
        <w:t>beudetet</w:t>
      </w:r>
      <w:proofErr w:type="spellEnd"/>
      <w:r>
        <w:rPr>
          <w:lang w:val="de-AT"/>
        </w:rPr>
        <w:t xml:space="preserve"> dass Tinnitus im Sommer auch am lautesten und belastetsten ist, dazu müssten wir </w:t>
      </w:r>
      <w:proofErr w:type="spellStart"/>
      <w:r>
        <w:rPr>
          <w:lang w:val="de-AT"/>
        </w:rPr>
        <w:t>tinnitus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loudness</w:t>
      </w:r>
      <w:proofErr w:type="spellEnd"/>
      <w:r>
        <w:rPr>
          <w:lang w:val="de-AT"/>
        </w:rPr>
        <w:t xml:space="preserve"> und </w:t>
      </w:r>
      <w:proofErr w:type="spellStart"/>
      <w:r>
        <w:rPr>
          <w:lang w:val="de-AT"/>
        </w:rPr>
        <w:t>tinnitus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distress</w:t>
      </w:r>
      <w:proofErr w:type="spellEnd"/>
      <w:r>
        <w:rPr>
          <w:lang w:val="de-AT"/>
        </w:rPr>
        <w:t xml:space="preserve"> über die Jahreszeiten anschauen—wäre auch interessant; vielleicht im Sommer oft aber wenig laut/belastend und im Winter weniger oft, dafür mehr belastend/laut</w:t>
      </w:r>
    </w:p>
  </w:comment>
  <w:comment w:id="132" w:author="Thomas Probst" w:date="2021-06-17T12:05:00Z" w:initials="TP">
    <w:p w14:paraId="21AAD7FC" w14:textId="7EA48622" w:rsidR="000C2F21" w:rsidRPr="000C2F21" w:rsidRDefault="000C2F21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0C2F21">
        <w:rPr>
          <w:lang w:val="de-AT"/>
        </w:rPr>
        <w:t xml:space="preserve">Müsste das “all </w:t>
      </w:r>
      <w:proofErr w:type="spellStart"/>
      <w:r w:rsidRPr="000C2F21">
        <w:rPr>
          <w:lang w:val="de-AT"/>
        </w:rPr>
        <w:t>others</w:t>
      </w:r>
      <w:proofErr w:type="spellEnd"/>
      <w:r w:rsidRPr="000C2F21">
        <w:rPr>
          <w:lang w:val="de-AT"/>
        </w:rPr>
        <w:t>” heißen? Jetzt liest es sich so als wären CH US etc. da auch dabei</w:t>
      </w:r>
    </w:p>
  </w:comment>
  <w:comment w:id="133" w:author="Thomas Probst" w:date="2021-06-17T12:10:00Z" w:initials="TP">
    <w:p w14:paraId="08BAC954" w14:textId="7B8AD9F4" w:rsidR="000C2F21" w:rsidRPr="000C2F21" w:rsidRDefault="000C2F21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0C2F21">
        <w:rPr>
          <w:lang w:val="de-AT"/>
        </w:rPr>
        <w:t xml:space="preserve">Hier sollte noch erwähnt </w:t>
      </w:r>
      <w:proofErr w:type="spellStart"/>
      <w:r w:rsidRPr="000C2F21">
        <w:rPr>
          <w:lang w:val="de-AT"/>
        </w:rPr>
        <w:t>warden</w:t>
      </w:r>
      <w:proofErr w:type="spellEnd"/>
      <w:r w:rsidRPr="000C2F21">
        <w:rPr>
          <w:lang w:val="de-AT"/>
        </w:rPr>
        <w:t xml:space="preserve">, dass nord- und </w:t>
      </w:r>
      <w:proofErr w:type="spellStart"/>
      <w:r w:rsidRPr="000C2F21">
        <w:rPr>
          <w:lang w:val="de-AT"/>
        </w:rPr>
        <w:t>süd</w:t>
      </w:r>
      <w:r>
        <w:rPr>
          <w:lang w:val="de-AT"/>
        </w:rPr>
        <w:t>halbkugel</w:t>
      </w:r>
      <w:proofErr w:type="spellEnd"/>
      <w:r>
        <w:rPr>
          <w:lang w:val="de-AT"/>
        </w:rPr>
        <w:t xml:space="preserve"> unterschiedliche </w:t>
      </w:r>
      <w:proofErr w:type="spellStart"/>
      <w:r>
        <w:rPr>
          <w:lang w:val="de-AT"/>
        </w:rPr>
        <w:t>jahreszeiten</w:t>
      </w:r>
      <w:proofErr w:type="spellEnd"/>
      <w:r>
        <w:rPr>
          <w:lang w:val="de-AT"/>
        </w:rPr>
        <w:t xml:space="preserve"> haben. Also dass für die Analyse alle Länder der Südhalbkugel anders kodiert werden müssen (Sommer im Dezember </w:t>
      </w:r>
      <w:proofErr w:type="spellStart"/>
      <w:r>
        <w:rPr>
          <w:lang w:val="de-AT"/>
        </w:rPr>
        <w:t>etc</w:t>
      </w:r>
      <w:proofErr w:type="spellEnd"/>
      <w:r>
        <w:rPr>
          <w:lang w:val="de-AT"/>
        </w:rPr>
        <w:t>)</w:t>
      </w:r>
    </w:p>
  </w:comment>
  <w:comment w:id="135" w:author="Thomas Probst" w:date="2021-06-17T12:13:00Z" w:initials="TP">
    <w:p w14:paraId="4120CF47" w14:textId="35A658D2" w:rsidR="000C2F21" w:rsidRPr="000C2F21" w:rsidRDefault="000C2F21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0C2F21">
        <w:rPr>
          <w:lang w:val="de-AT"/>
        </w:rPr>
        <w:t xml:space="preserve">Besser </w:t>
      </w:r>
      <w:proofErr w:type="spellStart"/>
      <w:r w:rsidRPr="000C2F21">
        <w:rPr>
          <w:lang w:val="de-AT"/>
        </w:rPr>
        <w:t>data</w:t>
      </w:r>
      <w:proofErr w:type="spellEnd"/>
      <w:r w:rsidRPr="000C2F21">
        <w:rPr>
          <w:lang w:val="de-AT"/>
        </w:rPr>
        <w:t xml:space="preserve">? Weil </w:t>
      </w:r>
      <w:proofErr w:type="spellStart"/>
      <w:r w:rsidRPr="000C2F21">
        <w:rPr>
          <w:lang w:val="de-AT"/>
        </w:rPr>
        <w:t>answers</w:t>
      </w:r>
      <w:proofErr w:type="spellEnd"/>
      <w:r w:rsidRPr="000C2F21">
        <w:rPr>
          <w:lang w:val="de-AT"/>
        </w:rPr>
        <w:t xml:space="preserve"> klingt so nach Antwortoptionen der User auf die Frage 8</w:t>
      </w:r>
    </w:p>
  </w:comment>
  <w:comment w:id="136" w:author="Thomas Probst" w:date="2021-06-17T12:14:00Z" w:initials="TP">
    <w:p w14:paraId="3EE2EF7C" w14:textId="6C987990" w:rsidR="000C2F21" w:rsidRDefault="000C2F21">
      <w:pPr>
        <w:pStyle w:val="CommentText"/>
      </w:pPr>
      <w:r>
        <w:rPr>
          <w:rStyle w:val="CommentReference"/>
        </w:rPr>
        <w:annotationRef/>
      </w:r>
      <w:proofErr w:type="spellStart"/>
      <w:r>
        <w:t>Welche</w:t>
      </w:r>
      <w:proofErr w:type="spellEnd"/>
      <w:r>
        <w:t>, explained in following?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53E1CF7" w15:done="1"/>
  <w15:commentEx w15:paraId="513B799C" w15:done="1"/>
  <w15:commentEx w15:paraId="6F025423" w15:paraIdParent="513B799C" w15:done="1"/>
  <w15:commentEx w15:paraId="3934B9E6" w15:done="0"/>
  <w15:commentEx w15:paraId="35AFECD7" w15:paraIdParent="3934B9E6" w15:done="0"/>
  <w15:commentEx w15:paraId="393FE964" w15:paraIdParent="3934B9E6" w15:done="0"/>
  <w15:commentEx w15:paraId="26E87761" w15:paraIdParent="3934B9E6" w15:done="0"/>
  <w15:commentEx w15:paraId="0BDA0875" w15:paraIdParent="3934B9E6" w15:done="0"/>
  <w15:commentEx w15:paraId="1797C866" w15:done="1"/>
  <w15:commentEx w15:paraId="75A1A136" w15:done="0"/>
  <w15:commentEx w15:paraId="5AC579B0" w15:done="0"/>
  <w15:commentEx w15:paraId="59B8F75E" w15:paraIdParent="5AC579B0" w15:done="0"/>
  <w15:commentEx w15:paraId="0448E5BA" w15:paraIdParent="5AC579B0" w15:done="0"/>
  <w15:commentEx w15:paraId="6E9885F7" w15:done="0"/>
  <w15:commentEx w15:paraId="7441C1F9" w15:paraIdParent="6E9885F7" w15:done="0"/>
  <w15:commentEx w15:paraId="1EA68266" w15:paraIdParent="6E9885F7" w15:done="0"/>
  <w15:commentEx w15:paraId="57581770" w15:done="0"/>
  <w15:commentEx w15:paraId="2EF4E1F7" w15:done="0"/>
  <w15:commentEx w15:paraId="0269230A" w15:done="0"/>
  <w15:commentEx w15:paraId="2C3CB163" w15:done="0"/>
  <w15:commentEx w15:paraId="5E78C413" w15:done="0"/>
  <w15:commentEx w15:paraId="0018A17F" w15:paraIdParent="5E78C413" w15:done="0"/>
  <w15:commentEx w15:paraId="5FBCFD12" w15:paraIdParent="5E78C413" w15:done="0"/>
  <w15:commentEx w15:paraId="2D2C0EAD" w15:done="1"/>
  <w15:commentEx w15:paraId="16C22A10" w15:done="1"/>
  <w15:commentEx w15:paraId="53BCCE76" w15:done="0"/>
  <w15:commentEx w15:paraId="52C24618" w15:paraIdParent="53BCCE76" w15:done="0"/>
  <w15:commentEx w15:paraId="0A8C09DE" w15:paraIdParent="53BCCE76" w15:done="0"/>
  <w15:commentEx w15:paraId="2CC1AF10" w15:paraIdParent="53BCCE76" w15:done="0"/>
  <w15:commentEx w15:paraId="6B5FB6A1" w15:done="0"/>
  <w15:commentEx w15:paraId="6BE6BB1D" w15:done="0"/>
  <w15:commentEx w15:paraId="39395788" w15:done="1"/>
  <w15:commentEx w15:paraId="26E6C9A6" w15:done="1"/>
  <w15:commentEx w15:paraId="740F66D2" w15:done="0"/>
  <w15:commentEx w15:paraId="0672DE41" w15:done="0"/>
  <w15:commentEx w15:paraId="21AAD7FC" w15:done="0"/>
  <w15:commentEx w15:paraId="08BAC954" w15:done="0"/>
  <w15:commentEx w15:paraId="4120CF47" w15:done="0"/>
  <w15:commentEx w15:paraId="3EE2EF7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75B56C" w16cex:dateUtc="2021-06-17T09:50:00Z"/>
  <w16cex:commentExtensible w16cex:durableId="2475B7E9" w16cex:dateUtc="2021-06-17T10:00:00Z"/>
  <w16cex:commentExtensible w16cex:durableId="247DD6FF" w16cex:dateUtc="2021-06-23T13:51:00Z"/>
  <w16cex:commentExtensible w16cex:durableId="247D9EDA" w16cex:dateUtc="2021-06-23T09:51:00Z"/>
  <w16cex:commentExtensible w16cex:durableId="247EFCFE" w16cex:dateUtc="2021-06-24T10:45:00Z"/>
  <w16cex:commentExtensible w16cex:durableId="247EFD09" w16cex:dateUtc="2021-06-24T10:46:00Z"/>
  <w16cex:commentExtensible w16cex:durableId="247EFD5A" w16cex:dateUtc="2021-06-24T10:47:00Z"/>
  <w16cex:commentExtensible w16cex:durableId="247EFD74" w16cex:dateUtc="2021-06-24T10:47:00Z"/>
  <w16cex:commentExtensible w16cex:durableId="247D9E40" w16cex:dateUtc="2021-06-23T09:49:00Z"/>
  <w16cex:commentExtensible w16cex:durableId="247D9E87" w16cex:dateUtc="2021-06-23T09:50:00Z"/>
  <w16cex:commentExtensible w16cex:durableId="247D9EC3" w16cex:dateUtc="2021-06-23T09:51:00Z"/>
  <w16cex:commentExtensible w16cex:durableId="247EFF29" w16cex:dateUtc="2021-06-24T10:55:00Z"/>
  <w16cex:commentExtensible w16cex:durableId="247EFF64" w16cex:dateUtc="2021-06-24T10:56:00Z"/>
  <w16cex:commentExtensible w16cex:durableId="247D9F10" w16cex:dateUtc="2021-06-23T09:52:00Z"/>
  <w16cex:commentExtensible w16cex:durableId="247EFFA3" w16cex:dateUtc="2021-06-24T10:57:00Z"/>
  <w16cex:commentExtensible w16cex:durableId="247EFFDC" w16cex:dateUtc="2021-06-24T10:58:00Z"/>
  <w16cex:commentExtensible w16cex:durableId="247D9F35" w16cex:dateUtc="2021-06-23T09:53:00Z"/>
  <w16cex:commentExtensible w16cex:durableId="247D9F5A" w16cex:dateUtc="2021-06-23T09:54:00Z"/>
  <w16cex:commentExtensible w16cex:durableId="247D9F77" w16cex:dateUtc="2021-06-23T09:54:00Z"/>
  <w16cex:commentExtensible w16cex:durableId="247D9FA4" w16cex:dateUtc="2021-06-23T09:55:00Z"/>
  <w16cex:commentExtensible w16cex:durableId="247DA012" w16cex:dateUtc="2021-06-23T09:57:00Z"/>
  <w16cex:commentExtensible w16cex:durableId="247F020A" w16cex:dateUtc="2021-06-24T11:07:00Z"/>
  <w16cex:commentExtensible w16cex:durableId="247F0241" w16cex:dateUtc="2021-06-24T11:08:00Z"/>
  <w16cex:commentExtensible w16cex:durableId="247D9FE0" w16cex:dateUtc="2021-06-23T09:56:00Z"/>
  <w16cex:commentExtensible w16cex:durableId="247D9FEA" w16cex:dateUtc="2021-06-23T09:56:00Z"/>
  <w16cex:commentExtensible w16cex:durableId="247DA052" w16cex:dateUtc="2021-06-23T09:58:00Z"/>
  <w16cex:commentExtensible w16cex:durableId="247F0CDF" w16cex:dateUtc="2021-06-24T11:53:00Z"/>
  <w16cex:commentExtensible w16cex:durableId="247F0D05" w16cex:dateUtc="2021-06-24T11:54:00Z"/>
  <w16cex:commentExtensible w16cex:durableId="247F0DA8" w16cex:dateUtc="2021-06-24T11:56:00Z"/>
  <w16cex:commentExtensible w16cex:durableId="247DA0E6" w16cex:dateUtc="2021-06-23T10:00:00Z"/>
  <w16cex:commentExtensible w16cex:durableId="247DA123" w16cex:dateUtc="2021-06-23T10:01:00Z"/>
  <w16cex:commentExtensible w16cex:durableId="247DA15E" w16cex:dateUtc="2021-06-23T10:02:00Z"/>
  <w16cex:commentExtensible w16cex:durableId="247DA14F" w16cex:dateUtc="2021-06-23T10:02:00Z"/>
  <w16cex:commentExtensible w16cex:durableId="247DA146" w16cex:dateUtc="2021-06-23T10:02:00Z"/>
  <w16cex:commentExtensible w16cex:durableId="247DA17D" w16cex:dateUtc="2021-06-23T10:03:00Z"/>
  <w16cex:commentExtensible w16cex:durableId="2475B918" w16cex:dateUtc="2021-06-17T10:05:00Z"/>
  <w16cex:commentExtensible w16cex:durableId="2475BA2C" w16cex:dateUtc="2021-06-17T10:10:00Z"/>
  <w16cex:commentExtensible w16cex:durableId="2475BAD2" w16cex:dateUtc="2021-06-17T10:13:00Z"/>
  <w16cex:commentExtensible w16cex:durableId="2475BB30" w16cex:dateUtc="2021-06-17T1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53E1CF7" w16cid:durableId="2475B56C"/>
  <w16cid:commentId w16cid:paraId="513B799C" w16cid:durableId="2475B7E9"/>
  <w16cid:commentId w16cid:paraId="6F025423" w16cid:durableId="247DD6FF"/>
  <w16cid:commentId w16cid:paraId="3934B9E6" w16cid:durableId="247D9EDA"/>
  <w16cid:commentId w16cid:paraId="35AFECD7" w16cid:durableId="247EFCFE"/>
  <w16cid:commentId w16cid:paraId="393FE964" w16cid:durableId="247EFD09"/>
  <w16cid:commentId w16cid:paraId="26E87761" w16cid:durableId="247EFD5A"/>
  <w16cid:commentId w16cid:paraId="0BDA0875" w16cid:durableId="247EFD74"/>
  <w16cid:commentId w16cid:paraId="1797C866" w16cid:durableId="247D9E40"/>
  <w16cid:commentId w16cid:paraId="75A1A136" w16cid:durableId="247D9E87"/>
  <w16cid:commentId w16cid:paraId="5AC579B0" w16cid:durableId="247D9EC3"/>
  <w16cid:commentId w16cid:paraId="59B8F75E" w16cid:durableId="247EFF29"/>
  <w16cid:commentId w16cid:paraId="0448E5BA" w16cid:durableId="247EFF64"/>
  <w16cid:commentId w16cid:paraId="6E9885F7" w16cid:durableId="247D9F10"/>
  <w16cid:commentId w16cid:paraId="7441C1F9" w16cid:durableId="247EFFA3"/>
  <w16cid:commentId w16cid:paraId="1EA68266" w16cid:durableId="247EFFDC"/>
  <w16cid:commentId w16cid:paraId="57581770" w16cid:durableId="247D9F35"/>
  <w16cid:commentId w16cid:paraId="2EF4E1F7" w16cid:durableId="247D9F5A"/>
  <w16cid:commentId w16cid:paraId="0269230A" w16cid:durableId="247D9F77"/>
  <w16cid:commentId w16cid:paraId="2C3CB163" w16cid:durableId="247D9FA4"/>
  <w16cid:commentId w16cid:paraId="5E78C413" w16cid:durableId="247DA012"/>
  <w16cid:commentId w16cid:paraId="0018A17F" w16cid:durableId="247F020A"/>
  <w16cid:commentId w16cid:paraId="5FBCFD12" w16cid:durableId="247F0241"/>
  <w16cid:commentId w16cid:paraId="2D2C0EAD" w16cid:durableId="247D9FE0"/>
  <w16cid:commentId w16cid:paraId="16C22A10" w16cid:durableId="247D9FEA"/>
  <w16cid:commentId w16cid:paraId="53BCCE76" w16cid:durableId="247DA052"/>
  <w16cid:commentId w16cid:paraId="52C24618" w16cid:durableId="247F0CDF"/>
  <w16cid:commentId w16cid:paraId="0A8C09DE" w16cid:durableId="247F0D05"/>
  <w16cid:commentId w16cid:paraId="2CC1AF10" w16cid:durableId="247F0DA8"/>
  <w16cid:commentId w16cid:paraId="6B5FB6A1" w16cid:durableId="247DA0E6"/>
  <w16cid:commentId w16cid:paraId="6BE6BB1D" w16cid:durableId="247DA123"/>
  <w16cid:commentId w16cid:paraId="39395788" w16cid:durableId="247DA15E"/>
  <w16cid:commentId w16cid:paraId="26E6C9A6" w16cid:durableId="247DA14F"/>
  <w16cid:commentId w16cid:paraId="740F66D2" w16cid:durableId="247DA146"/>
  <w16cid:commentId w16cid:paraId="0672DE41" w16cid:durableId="247DA17D"/>
  <w16cid:commentId w16cid:paraId="21AAD7FC" w16cid:durableId="2475B918"/>
  <w16cid:commentId w16cid:paraId="08BAC954" w16cid:durableId="2475BA2C"/>
  <w16cid:commentId w16cid:paraId="4120CF47" w16cid:durableId="2475BAD2"/>
  <w16cid:commentId w16cid:paraId="3EE2EF7C" w16cid:durableId="2475BB3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ED89CC" w14:textId="77777777" w:rsidR="008751CF" w:rsidRDefault="008751CF">
      <w:r>
        <w:separator/>
      </w:r>
    </w:p>
  </w:endnote>
  <w:endnote w:type="continuationSeparator" w:id="0">
    <w:p w14:paraId="43921D01" w14:textId="77777777" w:rsidR="008751CF" w:rsidRDefault="00875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2AAB2" w14:textId="3C6B8B2B" w:rsidR="0045732C" w:rsidRDefault="00A42D5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5FBB4CA" wp14:editId="1E36EE95">
              <wp:simplePos x="0" y="0"/>
              <wp:positionH relativeFrom="page">
                <wp:posOffset>6729095</wp:posOffset>
              </wp:positionH>
              <wp:positionV relativeFrom="page">
                <wp:posOffset>9507220</wp:posOffset>
              </wp:positionV>
              <wp:extent cx="335915" cy="168910"/>
              <wp:effectExtent l="0" t="0" r="0" b="0"/>
              <wp:wrapNone/>
              <wp:docPr id="2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5915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989E58" w14:textId="77777777" w:rsidR="0045732C" w:rsidRDefault="002A74E7">
                          <w:pPr>
                            <w:spacing w:before="21"/>
                            <w:ind w:left="60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/>
                              <w:b/>
                              <w:sz w:val="18"/>
                            </w:rPr>
                            <w:t>/</w:t>
                          </w:r>
                          <w:hyperlink w:anchor="_bookmark35" w:history="1">
                            <w:r>
                              <w:rPr>
                                <w:rFonts w:ascii="Arial"/>
                                <w:b/>
                                <w:color w:val="0000FF"/>
                                <w:sz w:val="18"/>
                              </w:rPr>
                              <w:t>15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FBB4CA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7" type="#_x0000_t202" style="position:absolute;margin-left:529.85pt;margin-top:748.6pt;width:26.45pt;height:13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Y9h5wEAALQDAAAOAAAAZHJzL2Uyb0RvYy54bWysU9tu2zAMfR+wfxD0vjhO0aI14hRdiw4D&#10;ugvQ7QNkXWxhtqhRSuzs60fJcdZtb8NeBJqiDs85pLe309Czg8ZgwdW8XK05006Csq6t+dcvj2+u&#10;OQtROCV6cLrmRx347e71q+3oK72BDnqlkRGIC9Xoa97F6KuiCLLTgwgr8NrRpQEcRKRPbAuFYiT0&#10;oS826/VVMQIqjyB1CJR9mC/5LuMbo2X8ZEzQkfU1J24xn5jPJp3FbiuqFoXvrDzREP/AYhDWUdMz&#10;1IOIgu3R/gU1WIkQwMSVhKEAY6zUWQOpKdd/qHnuhNdZC5kT/Nmm8P9g5cfDZ2RW1XzDmRMDjUiB&#10;DKlxmcwZfaio5tlTVZzewkRDzkKDfwL5LTAH951wrb5DhLHTQhG5/LJ48XTGCQmkGT+Aoi5iHyED&#10;TQaH5Bx5wQidhnQ8D0ZPkUlKXlxc3pSXnEm6Kq+ub8o8uEJUy2OPIb7TMLAU1Bxp7hlcHJ5CJBlU&#10;upSkXg4ebd/n2ffutwQVpkwmn/jOzOPUTCczGlBHkoEwrxKtPgUd4A/ORlqjmofve4Gas/69IyvS&#10;zi0BLkGzBMJJelrzyNkc3sd5N/cebdsR8my2gzuyy9gsJfk6szjxpNXICk9rnHbv5Xeu+vWz7X4C&#10;AAD//wMAUEsDBBQABgAIAAAAIQDSfFbt4wAAAA8BAAAPAAAAZHJzL2Rvd25yZXYueG1sTI/BTsMw&#10;EETvSPyDtUjcqJNA0ybEqSoEJyREGg4cndhNrMbrELtt+Hu2p3Kb0T7NzhSb2Q7spCdvHAqIFxEw&#10;ja1TBjsBX/XbwxqYDxKVHBxqAb/aw6a8vSlkrtwZK33ahY5RCPpcCuhDGHPOfdtrK/3CjRrptneT&#10;lYHs1HE1yTOF24EnUZRyKw3Sh16O+qXX7WF3tAK231i9mp+P5rPaV6auswjf04MQ93fz9hlY0HO4&#10;wnCpT9WhpE6NO6LybCAfLbMVsaSeslUC7MLEcZICa0gtk8c18LLg/3eUfwAAAP//AwBQSwECLQAU&#10;AAYACAAAACEAtoM4kv4AAADhAQAAEwAAAAAAAAAAAAAAAAAAAAAAW0NvbnRlbnRfVHlwZXNdLnht&#10;bFBLAQItABQABgAIAAAAIQA4/SH/1gAAAJQBAAALAAAAAAAAAAAAAAAAAC8BAABfcmVscy8ucmVs&#10;c1BLAQItABQABgAIAAAAIQCehY9h5wEAALQDAAAOAAAAAAAAAAAAAAAAAC4CAABkcnMvZTJvRG9j&#10;LnhtbFBLAQItABQABgAIAAAAIQDSfFbt4wAAAA8BAAAPAAAAAAAAAAAAAAAAAEEEAABkcnMvZG93&#10;bnJldi54bWxQSwUGAAAAAAQABADzAAAAUQUAAAAA&#10;" filled="f" stroked="f">
              <v:textbox inset="0,0,0,0">
                <w:txbxContent>
                  <w:p w14:paraId="74989E58" w14:textId="77777777" w:rsidR="0045732C" w:rsidRDefault="002A74E7">
                    <w:pPr>
                      <w:spacing w:before="21"/>
                      <w:ind w:left="60"/>
                      <w:rPr>
                        <w:rFonts w:ascii="Arial"/>
                        <w:b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Arial"/>
                        <w:b/>
                        <w:sz w:val="18"/>
                      </w:rPr>
                      <w:t>/</w:t>
                    </w:r>
                    <w:hyperlink w:anchor="_bookmark35" w:history="1">
                      <w:r>
                        <w:rPr>
                          <w:rFonts w:ascii="Arial"/>
                          <w:b/>
                          <w:color w:val="0000FF"/>
                          <w:sz w:val="18"/>
                        </w:rPr>
                        <w:t>15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7C5B0" w14:textId="77777777" w:rsidR="008751CF" w:rsidRDefault="008751CF">
      <w:r>
        <w:separator/>
      </w:r>
    </w:p>
  </w:footnote>
  <w:footnote w:type="continuationSeparator" w:id="0">
    <w:p w14:paraId="296158CB" w14:textId="77777777" w:rsidR="008751CF" w:rsidRDefault="008751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14DD5"/>
    <w:multiLevelType w:val="hybridMultilevel"/>
    <w:tmpl w:val="621E6D0C"/>
    <w:lvl w:ilvl="0" w:tplc="D82A84EC">
      <w:numFmt w:val="bullet"/>
      <w:lvlText w:val="•"/>
      <w:lvlJc w:val="left"/>
      <w:pPr>
        <w:ind w:left="672" w:hanging="1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0"/>
        <w:szCs w:val="20"/>
      </w:rPr>
    </w:lvl>
    <w:lvl w:ilvl="1" w:tplc="CA2A51E2">
      <w:numFmt w:val="bullet"/>
      <w:lvlText w:val="•"/>
      <w:lvlJc w:val="left"/>
      <w:pPr>
        <w:ind w:left="1644" w:hanging="170"/>
      </w:pPr>
      <w:rPr>
        <w:rFonts w:hint="default"/>
      </w:rPr>
    </w:lvl>
    <w:lvl w:ilvl="2" w:tplc="A1E8B850">
      <w:numFmt w:val="bullet"/>
      <w:lvlText w:val="•"/>
      <w:lvlJc w:val="left"/>
      <w:pPr>
        <w:ind w:left="2608" w:hanging="170"/>
      </w:pPr>
      <w:rPr>
        <w:rFonts w:hint="default"/>
      </w:rPr>
    </w:lvl>
    <w:lvl w:ilvl="3" w:tplc="4F1E9EA0">
      <w:numFmt w:val="bullet"/>
      <w:lvlText w:val="•"/>
      <w:lvlJc w:val="left"/>
      <w:pPr>
        <w:ind w:left="3572" w:hanging="170"/>
      </w:pPr>
      <w:rPr>
        <w:rFonts w:hint="default"/>
      </w:rPr>
    </w:lvl>
    <w:lvl w:ilvl="4" w:tplc="F07EBEA0">
      <w:numFmt w:val="bullet"/>
      <w:lvlText w:val="•"/>
      <w:lvlJc w:val="left"/>
      <w:pPr>
        <w:ind w:left="4536" w:hanging="170"/>
      </w:pPr>
      <w:rPr>
        <w:rFonts w:hint="default"/>
      </w:rPr>
    </w:lvl>
    <w:lvl w:ilvl="5" w:tplc="86222788">
      <w:numFmt w:val="bullet"/>
      <w:lvlText w:val="•"/>
      <w:lvlJc w:val="left"/>
      <w:pPr>
        <w:ind w:left="5500" w:hanging="170"/>
      </w:pPr>
      <w:rPr>
        <w:rFonts w:hint="default"/>
      </w:rPr>
    </w:lvl>
    <w:lvl w:ilvl="6" w:tplc="CF100D9C">
      <w:numFmt w:val="bullet"/>
      <w:lvlText w:val="•"/>
      <w:lvlJc w:val="left"/>
      <w:pPr>
        <w:ind w:left="6464" w:hanging="170"/>
      </w:pPr>
      <w:rPr>
        <w:rFonts w:hint="default"/>
      </w:rPr>
    </w:lvl>
    <w:lvl w:ilvl="7" w:tplc="651AEAE4">
      <w:numFmt w:val="bullet"/>
      <w:lvlText w:val="•"/>
      <w:lvlJc w:val="left"/>
      <w:pPr>
        <w:ind w:left="7428" w:hanging="170"/>
      </w:pPr>
      <w:rPr>
        <w:rFonts w:hint="default"/>
      </w:rPr>
    </w:lvl>
    <w:lvl w:ilvl="8" w:tplc="D3284AAC">
      <w:numFmt w:val="bullet"/>
      <w:lvlText w:val="•"/>
      <w:lvlJc w:val="left"/>
      <w:pPr>
        <w:ind w:left="8392" w:hanging="170"/>
      </w:pPr>
      <w:rPr>
        <w:rFonts w:hint="default"/>
      </w:rPr>
    </w:lvl>
  </w:abstractNum>
  <w:abstractNum w:abstractNumId="1" w15:restartNumberingAfterBreak="0">
    <w:nsid w:val="3DBE5C1D"/>
    <w:multiLevelType w:val="hybridMultilevel"/>
    <w:tmpl w:val="2CECB6F8"/>
    <w:lvl w:ilvl="0" w:tplc="DA462B08">
      <w:start w:val="11"/>
      <w:numFmt w:val="decimal"/>
      <w:lvlText w:val="%1"/>
      <w:lvlJc w:val="left"/>
      <w:pPr>
        <w:ind w:left="475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7F7F7F"/>
        <w:w w:val="99"/>
        <w:sz w:val="14"/>
        <w:szCs w:val="14"/>
      </w:rPr>
    </w:lvl>
    <w:lvl w:ilvl="1" w:tplc="2BF4B092">
      <w:numFmt w:val="bullet"/>
      <w:lvlText w:val="•"/>
      <w:lvlJc w:val="left"/>
      <w:pPr>
        <w:ind w:left="1464" w:hanging="342"/>
      </w:pPr>
      <w:rPr>
        <w:rFonts w:hint="default"/>
      </w:rPr>
    </w:lvl>
    <w:lvl w:ilvl="2" w:tplc="5D727196">
      <w:numFmt w:val="bullet"/>
      <w:lvlText w:val="•"/>
      <w:lvlJc w:val="left"/>
      <w:pPr>
        <w:ind w:left="2448" w:hanging="342"/>
      </w:pPr>
      <w:rPr>
        <w:rFonts w:hint="default"/>
      </w:rPr>
    </w:lvl>
    <w:lvl w:ilvl="3" w:tplc="F334BB08">
      <w:numFmt w:val="bullet"/>
      <w:lvlText w:val="•"/>
      <w:lvlJc w:val="left"/>
      <w:pPr>
        <w:ind w:left="3432" w:hanging="342"/>
      </w:pPr>
      <w:rPr>
        <w:rFonts w:hint="default"/>
      </w:rPr>
    </w:lvl>
    <w:lvl w:ilvl="4" w:tplc="B78603D2">
      <w:numFmt w:val="bullet"/>
      <w:lvlText w:val="•"/>
      <w:lvlJc w:val="left"/>
      <w:pPr>
        <w:ind w:left="4416" w:hanging="342"/>
      </w:pPr>
      <w:rPr>
        <w:rFonts w:hint="default"/>
      </w:rPr>
    </w:lvl>
    <w:lvl w:ilvl="5" w:tplc="FAF89DE0">
      <w:numFmt w:val="bullet"/>
      <w:lvlText w:val="•"/>
      <w:lvlJc w:val="left"/>
      <w:pPr>
        <w:ind w:left="5400" w:hanging="342"/>
      </w:pPr>
      <w:rPr>
        <w:rFonts w:hint="default"/>
      </w:rPr>
    </w:lvl>
    <w:lvl w:ilvl="6" w:tplc="4882FE7C">
      <w:numFmt w:val="bullet"/>
      <w:lvlText w:val="•"/>
      <w:lvlJc w:val="left"/>
      <w:pPr>
        <w:ind w:left="6384" w:hanging="342"/>
      </w:pPr>
      <w:rPr>
        <w:rFonts w:hint="default"/>
      </w:rPr>
    </w:lvl>
    <w:lvl w:ilvl="7" w:tplc="64603C22">
      <w:numFmt w:val="bullet"/>
      <w:lvlText w:val="•"/>
      <w:lvlJc w:val="left"/>
      <w:pPr>
        <w:ind w:left="7368" w:hanging="342"/>
      </w:pPr>
      <w:rPr>
        <w:rFonts w:hint="default"/>
      </w:rPr>
    </w:lvl>
    <w:lvl w:ilvl="8" w:tplc="6B56328E">
      <w:numFmt w:val="bullet"/>
      <w:lvlText w:val="•"/>
      <w:lvlJc w:val="left"/>
      <w:pPr>
        <w:ind w:left="8352" w:hanging="342"/>
      </w:pPr>
      <w:rPr>
        <w:rFonts w:hint="default"/>
      </w:rPr>
    </w:lvl>
  </w:abstractNum>
  <w:abstractNum w:abstractNumId="2" w15:restartNumberingAfterBreak="0">
    <w:nsid w:val="59ED2D3F"/>
    <w:multiLevelType w:val="hybridMultilevel"/>
    <w:tmpl w:val="301ACA0A"/>
    <w:lvl w:ilvl="0" w:tplc="68EC8F9C">
      <w:start w:val="1"/>
      <w:numFmt w:val="lowerLetter"/>
      <w:lvlText w:val="(%1)"/>
      <w:lvlJc w:val="left"/>
      <w:pPr>
        <w:ind w:left="167" w:hanging="269"/>
        <w:jc w:val="right"/>
      </w:pPr>
      <w:rPr>
        <w:rFonts w:ascii="Arial" w:eastAsia="Arial" w:hAnsi="Arial" w:cs="Arial" w:hint="default"/>
        <w:b/>
        <w:bCs/>
        <w:i w:val="0"/>
        <w:iCs w:val="0"/>
        <w:w w:val="99"/>
        <w:sz w:val="18"/>
        <w:szCs w:val="18"/>
      </w:rPr>
    </w:lvl>
    <w:lvl w:ilvl="1" w:tplc="E25C7F18">
      <w:numFmt w:val="bullet"/>
      <w:lvlText w:val="•"/>
      <w:lvlJc w:val="left"/>
      <w:pPr>
        <w:ind w:left="610" w:hanging="269"/>
      </w:pPr>
      <w:rPr>
        <w:rFonts w:hint="default"/>
      </w:rPr>
    </w:lvl>
    <w:lvl w:ilvl="2" w:tplc="530660F2">
      <w:numFmt w:val="bullet"/>
      <w:lvlText w:val="•"/>
      <w:lvlJc w:val="left"/>
      <w:pPr>
        <w:ind w:left="1060" w:hanging="269"/>
      </w:pPr>
      <w:rPr>
        <w:rFonts w:hint="default"/>
      </w:rPr>
    </w:lvl>
    <w:lvl w:ilvl="3" w:tplc="88F234B4">
      <w:numFmt w:val="bullet"/>
      <w:lvlText w:val="•"/>
      <w:lvlJc w:val="left"/>
      <w:pPr>
        <w:ind w:left="1511" w:hanging="269"/>
      </w:pPr>
      <w:rPr>
        <w:rFonts w:hint="default"/>
      </w:rPr>
    </w:lvl>
    <w:lvl w:ilvl="4" w:tplc="5C48B286">
      <w:numFmt w:val="bullet"/>
      <w:lvlText w:val="•"/>
      <w:lvlJc w:val="left"/>
      <w:pPr>
        <w:ind w:left="1961" w:hanging="269"/>
      </w:pPr>
      <w:rPr>
        <w:rFonts w:hint="default"/>
      </w:rPr>
    </w:lvl>
    <w:lvl w:ilvl="5" w:tplc="3C6A3334">
      <w:numFmt w:val="bullet"/>
      <w:lvlText w:val="•"/>
      <w:lvlJc w:val="left"/>
      <w:pPr>
        <w:ind w:left="2412" w:hanging="269"/>
      </w:pPr>
      <w:rPr>
        <w:rFonts w:hint="default"/>
      </w:rPr>
    </w:lvl>
    <w:lvl w:ilvl="6" w:tplc="D064035A">
      <w:numFmt w:val="bullet"/>
      <w:lvlText w:val="•"/>
      <w:lvlJc w:val="left"/>
      <w:pPr>
        <w:ind w:left="2862" w:hanging="269"/>
      </w:pPr>
      <w:rPr>
        <w:rFonts w:hint="default"/>
      </w:rPr>
    </w:lvl>
    <w:lvl w:ilvl="7" w:tplc="0B4CAB60">
      <w:numFmt w:val="bullet"/>
      <w:lvlText w:val="•"/>
      <w:lvlJc w:val="left"/>
      <w:pPr>
        <w:ind w:left="3312" w:hanging="269"/>
      </w:pPr>
      <w:rPr>
        <w:rFonts w:hint="default"/>
      </w:rPr>
    </w:lvl>
    <w:lvl w:ilvl="8" w:tplc="ED8A47A4">
      <w:numFmt w:val="bullet"/>
      <w:lvlText w:val="•"/>
      <w:lvlJc w:val="left"/>
      <w:pPr>
        <w:ind w:left="3763" w:hanging="269"/>
      </w:pPr>
      <w:rPr>
        <w:rFonts w:hint="default"/>
      </w:rPr>
    </w:lvl>
  </w:abstractNum>
  <w:abstractNum w:abstractNumId="3" w15:restartNumberingAfterBreak="0">
    <w:nsid w:val="650F2FD5"/>
    <w:multiLevelType w:val="hybridMultilevel"/>
    <w:tmpl w:val="64188476"/>
    <w:lvl w:ilvl="0" w:tplc="2AF8B792">
      <w:start w:val="4"/>
      <w:numFmt w:val="decimal"/>
      <w:lvlText w:val="%1"/>
      <w:lvlJc w:val="left"/>
      <w:pPr>
        <w:ind w:left="1595" w:hanging="139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7F7F7F"/>
        <w:w w:val="99"/>
        <w:sz w:val="14"/>
        <w:szCs w:val="14"/>
      </w:rPr>
    </w:lvl>
    <w:lvl w:ilvl="1" w:tplc="1556C11E">
      <w:numFmt w:val="bullet"/>
      <w:lvlText w:val="•"/>
      <w:lvlJc w:val="left"/>
      <w:pPr>
        <w:ind w:left="2472" w:hanging="1393"/>
      </w:pPr>
      <w:rPr>
        <w:rFonts w:hint="default"/>
      </w:rPr>
    </w:lvl>
    <w:lvl w:ilvl="2" w:tplc="2DC2D06E">
      <w:numFmt w:val="bullet"/>
      <w:lvlText w:val="•"/>
      <w:lvlJc w:val="left"/>
      <w:pPr>
        <w:ind w:left="3344" w:hanging="1393"/>
      </w:pPr>
      <w:rPr>
        <w:rFonts w:hint="default"/>
      </w:rPr>
    </w:lvl>
    <w:lvl w:ilvl="3" w:tplc="84B8E8A0">
      <w:numFmt w:val="bullet"/>
      <w:lvlText w:val="•"/>
      <w:lvlJc w:val="left"/>
      <w:pPr>
        <w:ind w:left="4216" w:hanging="1393"/>
      </w:pPr>
      <w:rPr>
        <w:rFonts w:hint="default"/>
      </w:rPr>
    </w:lvl>
    <w:lvl w:ilvl="4" w:tplc="DCF663BA">
      <w:numFmt w:val="bullet"/>
      <w:lvlText w:val="•"/>
      <w:lvlJc w:val="left"/>
      <w:pPr>
        <w:ind w:left="5088" w:hanging="1393"/>
      </w:pPr>
      <w:rPr>
        <w:rFonts w:hint="default"/>
      </w:rPr>
    </w:lvl>
    <w:lvl w:ilvl="5" w:tplc="5958F008">
      <w:numFmt w:val="bullet"/>
      <w:lvlText w:val="•"/>
      <w:lvlJc w:val="left"/>
      <w:pPr>
        <w:ind w:left="5960" w:hanging="1393"/>
      </w:pPr>
      <w:rPr>
        <w:rFonts w:hint="default"/>
      </w:rPr>
    </w:lvl>
    <w:lvl w:ilvl="6" w:tplc="0C58CB5A">
      <w:numFmt w:val="bullet"/>
      <w:lvlText w:val="•"/>
      <w:lvlJc w:val="left"/>
      <w:pPr>
        <w:ind w:left="6832" w:hanging="1393"/>
      </w:pPr>
      <w:rPr>
        <w:rFonts w:hint="default"/>
      </w:rPr>
    </w:lvl>
    <w:lvl w:ilvl="7" w:tplc="D4682908">
      <w:numFmt w:val="bullet"/>
      <w:lvlText w:val="•"/>
      <w:lvlJc w:val="left"/>
      <w:pPr>
        <w:ind w:left="7704" w:hanging="1393"/>
      </w:pPr>
      <w:rPr>
        <w:rFonts w:hint="default"/>
      </w:rPr>
    </w:lvl>
    <w:lvl w:ilvl="8" w:tplc="98624C48">
      <w:numFmt w:val="bullet"/>
      <w:lvlText w:val="•"/>
      <w:lvlJc w:val="left"/>
      <w:pPr>
        <w:ind w:left="8576" w:hanging="1393"/>
      </w:pPr>
      <w:rPr>
        <w:rFonts w:hint="default"/>
      </w:rPr>
    </w:lvl>
  </w:abstractNum>
  <w:abstractNum w:abstractNumId="4" w15:restartNumberingAfterBreak="0">
    <w:nsid w:val="684858CD"/>
    <w:multiLevelType w:val="hybridMultilevel"/>
    <w:tmpl w:val="156C55E8"/>
    <w:lvl w:ilvl="0" w:tplc="0B2605AC">
      <w:start w:val="3"/>
      <w:numFmt w:val="lowerRoman"/>
      <w:lvlText w:val="%1"/>
      <w:lvlJc w:val="left"/>
      <w:pPr>
        <w:ind w:left="672" w:hanging="26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0"/>
        <w:szCs w:val="20"/>
      </w:rPr>
    </w:lvl>
    <w:lvl w:ilvl="1" w:tplc="EEFAAA7A">
      <w:numFmt w:val="bullet"/>
      <w:lvlText w:val="•"/>
      <w:lvlJc w:val="left"/>
      <w:pPr>
        <w:ind w:left="1644" w:hanging="266"/>
      </w:pPr>
      <w:rPr>
        <w:rFonts w:hint="default"/>
      </w:rPr>
    </w:lvl>
    <w:lvl w:ilvl="2" w:tplc="BFB8AFDC">
      <w:numFmt w:val="bullet"/>
      <w:lvlText w:val="•"/>
      <w:lvlJc w:val="left"/>
      <w:pPr>
        <w:ind w:left="2608" w:hanging="266"/>
      </w:pPr>
      <w:rPr>
        <w:rFonts w:hint="default"/>
      </w:rPr>
    </w:lvl>
    <w:lvl w:ilvl="3" w:tplc="363858B4">
      <w:numFmt w:val="bullet"/>
      <w:lvlText w:val="•"/>
      <w:lvlJc w:val="left"/>
      <w:pPr>
        <w:ind w:left="3572" w:hanging="266"/>
      </w:pPr>
      <w:rPr>
        <w:rFonts w:hint="default"/>
      </w:rPr>
    </w:lvl>
    <w:lvl w:ilvl="4" w:tplc="85F48924">
      <w:numFmt w:val="bullet"/>
      <w:lvlText w:val="•"/>
      <w:lvlJc w:val="left"/>
      <w:pPr>
        <w:ind w:left="4536" w:hanging="266"/>
      </w:pPr>
      <w:rPr>
        <w:rFonts w:hint="default"/>
      </w:rPr>
    </w:lvl>
    <w:lvl w:ilvl="5" w:tplc="9DBEF406">
      <w:numFmt w:val="bullet"/>
      <w:lvlText w:val="•"/>
      <w:lvlJc w:val="left"/>
      <w:pPr>
        <w:ind w:left="5500" w:hanging="266"/>
      </w:pPr>
      <w:rPr>
        <w:rFonts w:hint="default"/>
      </w:rPr>
    </w:lvl>
    <w:lvl w:ilvl="6" w:tplc="53BE334C">
      <w:numFmt w:val="bullet"/>
      <w:lvlText w:val="•"/>
      <w:lvlJc w:val="left"/>
      <w:pPr>
        <w:ind w:left="6464" w:hanging="266"/>
      </w:pPr>
      <w:rPr>
        <w:rFonts w:hint="default"/>
      </w:rPr>
    </w:lvl>
    <w:lvl w:ilvl="7" w:tplc="4F2A8890">
      <w:numFmt w:val="bullet"/>
      <w:lvlText w:val="•"/>
      <w:lvlJc w:val="left"/>
      <w:pPr>
        <w:ind w:left="7428" w:hanging="266"/>
      </w:pPr>
      <w:rPr>
        <w:rFonts w:hint="default"/>
      </w:rPr>
    </w:lvl>
    <w:lvl w:ilvl="8" w:tplc="98185736">
      <w:numFmt w:val="bullet"/>
      <w:lvlText w:val="•"/>
      <w:lvlJc w:val="left"/>
      <w:pPr>
        <w:ind w:left="8392" w:hanging="266"/>
      </w:pPr>
      <w:rPr>
        <w:rFonts w:hint="default"/>
      </w:rPr>
    </w:lvl>
  </w:abstractNum>
  <w:abstractNum w:abstractNumId="5" w15:restartNumberingAfterBreak="0">
    <w:nsid w:val="69890AC8"/>
    <w:multiLevelType w:val="hybridMultilevel"/>
    <w:tmpl w:val="897CFD6E"/>
    <w:lvl w:ilvl="0" w:tplc="2EA0FED6">
      <w:start w:val="1"/>
      <w:numFmt w:val="decimal"/>
      <w:lvlText w:val="%1."/>
      <w:lvlJc w:val="left"/>
      <w:pPr>
        <w:ind w:left="671" w:hanging="25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0"/>
        <w:szCs w:val="20"/>
      </w:rPr>
    </w:lvl>
    <w:lvl w:ilvl="1" w:tplc="F43AF870">
      <w:numFmt w:val="bullet"/>
      <w:lvlText w:val="•"/>
      <w:lvlJc w:val="left"/>
      <w:pPr>
        <w:ind w:left="1004" w:hanging="250"/>
      </w:pPr>
      <w:rPr>
        <w:rFonts w:hint="default"/>
      </w:rPr>
    </w:lvl>
    <w:lvl w:ilvl="2" w:tplc="926E33D6">
      <w:numFmt w:val="bullet"/>
      <w:lvlText w:val="•"/>
      <w:lvlJc w:val="left"/>
      <w:pPr>
        <w:ind w:left="1327" w:hanging="250"/>
      </w:pPr>
      <w:rPr>
        <w:rFonts w:hint="default"/>
      </w:rPr>
    </w:lvl>
    <w:lvl w:ilvl="3" w:tplc="E7263914">
      <w:numFmt w:val="bullet"/>
      <w:lvlText w:val="•"/>
      <w:lvlJc w:val="left"/>
      <w:pPr>
        <w:ind w:left="1651" w:hanging="250"/>
      </w:pPr>
      <w:rPr>
        <w:rFonts w:hint="default"/>
      </w:rPr>
    </w:lvl>
    <w:lvl w:ilvl="4" w:tplc="2CF40000">
      <w:numFmt w:val="bullet"/>
      <w:lvlText w:val="•"/>
      <w:lvlJc w:val="left"/>
      <w:pPr>
        <w:ind w:left="1975" w:hanging="250"/>
      </w:pPr>
      <w:rPr>
        <w:rFonts w:hint="default"/>
      </w:rPr>
    </w:lvl>
    <w:lvl w:ilvl="5" w:tplc="4F2A7900">
      <w:numFmt w:val="bullet"/>
      <w:lvlText w:val="•"/>
      <w:lvlJc w:val="left"/>
      <w:pPr>
        <w:ind w:left="2299" w:hanging="250"/>
      </w:pPr>
      <w:rPr>
        <w:rFonts w:hint="default"/>
      </w:rPr>
    </w:lvl>
    <w:lvl w:ilvl="6" w:tplc="57445E1E">
      <w:numFmt w:val="bullet"/>
      <w:lvlText w:val="•"/>
      <w:lvlJc w:val="left"/>
      <w:pPr>
        <w:ind w:left="2623" w:hanging="250"/>
      </w:pPr>
      <w:rPr>
        <w:rFonts w:hint="default"/>
      </w:rPr>
    </w:lvl>
    <w:lvl w:ilvl="7" w:tplc="135C2872">
      <w:numFmt w:val="bullet"/>
      <w:lvlText w:val="•"/>
      <w:lvlJc w:val="left"/>
      <w:pPr>
        <w:ind w:left="2947" w:hanging="250"/>
      </w:pPr>
      <w:rPr>
        <w:rFonts w:hint="default"/>
      </w:rPr>
    </w:lvl>
    <w:lvl w:ilvl="8" w:tplc="10DC43CA">
      <w:numFmt w:val="bullet"/>
      <w:lvlText w:val="•"/>
      <w:lvlJc w:val="left"/>
      <w:pPr>
        <w:ind w:left="3271" w:hanging="250"/>
      </w:pPr>
      <w:rPr>
        <w:rFonts w:hint="default"/>
      </w:rPr>
    </w:lvl>
  </w:abstractNum>
  <w:abstractNum w:abstractNumId="6" w15:restartNumberingAfterBreak="0">
    <w:nsid w:val="73E9013C"/>
    <w:multiLevelType w:val="hybridMultilevel"/>
    <w:tmpl w:val="EFFACD06"/>
    <w:lvl w:ilvl="0" w:tplc="E48450D6">
      <w:numFmt w:val="bullet"/>
      <w:lvlText w:val="•"/>
      <w:lvlJc w:val="left"/>
      <w:pPr>
        <w:ind w:left="672" w:hanging="1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0"/>
        <w:szCs w:val="20"/>
      </w:rPr>
    </w:lvl>
    <w:lvl w:ilvl="1" w:tplc="B5260400">
      <w:numFmt w:val="bullet"/>
      <w:lvlText w:val="•"/>
      <w:lvlJc w:val="left"/>
      <w:pPr>
        <w:ind w:left="1119" w:hanging="170"/>
      </w:pPr>
      <w:rPr>
        <w:rFonts w:hint="default"/>
      </w:rPr>
    </w:lvl>
    <w:lvl w:ilvl="2" w:tplc="F6EEAA46">
      <w:numFmt w:val="bullet"/>
      <w:lvlText w:val="•"/>
      <w:lvlJc w:val="left"/>
      <w:pPr>
        <w:ind w:left="1559" w:hanging="170"/>
      </w:pPr>
      <w:rPr>
        <w:rFonts w:hint="default"/>
      </w:rPr>
    </w:lvl>
    <w:lvl w:ilvl="3" w:tplc="E8BE5252">
      <w:numFmt w:val="bullet"/>
      <w:lvlText w:val="•"/>
      <w:lvlJc w:val="left"/>
      <w:pPr>
        <w:ind w:left="1999" w:hanging="170"/>
      </w:pPr>
      <w:rPr>
        <w:rFonts w:hint="default"/>
      </w:rPr>
    </w:lvl>
    <w:lvl w:ilvl="4" w:tplc="AE42BE56">
      <w:numFmt w:val="bullet"/>
      <w:lvlText w:val="•"/>
      <w:lvlJc w:val="left"/>
      <w:pPr>
        <w:ind w:left="2438" w:hanging="170"/>
      </w:pPr>
      <w:rPr>
        <w:rFonts w:hint="default"/>
      </w:rPr>
    </w:lvl>
    <w:lvl w:ilvl="5" w:tplc="5A780522">
      <w:numFmt w:val="bullet"/>
      <w:lvlText w:val="•"/>
      <w:lvlJc w:val="left"/>
      <w:pPr>
        <w:ind w:left="2878" w:hanging="170"/>
      </w:pPr>
      <w:rPr>
        <w:rFonts w:hint="default"/>
      </w:rPr>
    </w:lvl>
    <w:lvl w:ilvl="6" w:tplc="5B24EE14">
      <w:numFmt w:val="bullet"/>
      <w:lvlText w:val="•"/>
      <w:lvlJc w:val="left"/>
      <w:pPr>
        <w:ind w:left="3318" w:hanging="170"/>
      </w:pPr>
      <w:rPr>
        <w:rFonts w:hint="default"/>
      </w:rPr>
    </w:lvl>
    <w:lvl w:ilvl="7" w:tplc="1D00CA50">
      <w:numFmt w:val="bullet"/>
      <w:lvlText w:val="•"/>
      <w:lvlJc w:val="left"/>
      <w:pPr>
        <w:ind w:left="3757" w:hanging="170"/>
      </w:pPr>
      <w:rPr>
        <w:rFonts w:hint="default"/>
      </w:rPr>
    </w:lvl>
    <w:lvl w:ilvl="8" w:tplc="EC227242">
      <w:numFmt w:val="bullet"/>
      <w:lvlText w:val="•"/>
      <w:lvlJc w:val="left"/>
      <w:pPr>
        <w:ind w:left="4197" w:hanging="170"/>
      </w:pPr>
      <w:rPr>
        <w:rFonts w:hint="default"/>
      </w:rPr>
    </w:lvl>
  </w:abstractNum>
  <w:abstractNum w:abstractNumId="7" w15:restartNumberingAfterBreak="0">
    <w:nsid w:val="75E930C2"/>
    <w:multiLevelType w:val="hybridMultilevel"/>
    <w:tmpl w:val="A29E31CA"/>
    <w:lvl w:ilvl="0" w:tplc="6B3A274A">
      <w:start w:val="1"/>
      <w:numFmt w:val="decimal"/>
      <w:lvlText w:val="%1."/>
      <w:lvlJc w:val="left"/>
      <w:pPr>
        <w:ind w:left="522" w:hanging="25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0"/>
        <w:szCs w:val="20"/>
      </w:rPr>
    </w:lvl>
    <w:lvl w:ilvl="1" w:tplc="BF186E74">
      <w:numFmt w:val="bullet"/>
      <w:lvlText w:val="•"/>
      <w:lvlJc w:val="left"/>
      <w:pPr>
        <w:ind w:left="1500" w:hanging="250"/>
      </w:pPr>
      <w:rPr>
        <w:rFonts w:hint="default"/>
      </w:rPr>
    </w:lvl>
    <w:lvl w:ilvl="2" w:tplc="DA2459A0">
      <w:numFmt w:val="bullet"/>
      <w:lvlText w:val="•"/>
      <w:lvlJc w:val="left"/>
      <w:pPr>
        <w:ind w:left="2480" w:hanging="250"/>
      </w:pPr>
      <w:rPr>
        <w:rFonts w:hint="default"/>
      </w:rPr>
    </w:lvl>
    <w:lvl w:ilvl="3" w:tplc="CAF471C8">
      <w:numFmt w:val="bullet"/>
      <w:lvlText w:val="•"/>
      <w:lvlJc w:val="left"/>
      <w:pPr>
        <w:ind w:left="3460" w:hanging="250"/>
      </w:pPr>
      <w:rPr>
        <w:rFonts w:hint="default"/>
      </w:rPr>
    </w:lvl>
    <w:lvl w:ilvl="4" w:tplc="5F2A5998">
      <w:numFmt w:val="bullet"/>
      <w:lvlText w:val="•"/>
      <w:lvlJc w:val="left"/>
      <w:pPr>
        <w:ind w:left="4440" w:hanging="250"/>
      </w:pPr>
      <w:rPr>
        <w:rFonts w:hint="default"/>
      </w:rPr>
    </w:lvl>
    <w:lvl w:ilvl="5" w:tplc="B10815C6">
      <w:numFmt w:val="bullet"/>
      <w:lvlText w:val="•"/>
      <w:lvlJc w:val="left"/>
      <w:pPr>
        <w:ind w:left="5420" w:hanging="250"/>
      </w:pPr>
      <w:rPr>
        <w:rFonts w:hint="default"/>
      </w:rPr>
    </w:lvl>
    <w:lvl w:ilvl="6" w:tplc="BA0E410A">
      <w:numFmt w:val="bullet"/>
      <w:lvlText w:val="•"/>
      <w:lvlJc w:val="left"/>
      <w:pPr>
        <w:ind w:left="6400" w:hanging="250"/>
      </w:pPr>
      <w:rPr>
        <w:rFonts w:hint="default"/>
      </w:rPr>
    </w:lvl>
    <w:lvl w:ilvl="7" w:tplc="7ABE68CA">
      <w:numFmt w:val="bullet"/>
      <w:lvlText w:val="•"/>
      <w:lvlJc w:val="left"/>
      <w:pPr>
        <w:ind w:left="7380" w:hanging="250"/>
      </w:pPr>
      <w:rPr>
        <w:rFonts w:hint="default"/>
      </w:rPr>
    </w:lvl>
    <w:lvl w:ilvl="8" w:tplc="66AEB474">
      <w:numFmt w:val="bullet"/>
      <w:lvlText w:val="•"/>
      <w:lvlJc w:val="left"/>
      <w:pPr>
        <w:ind w:left="8360" w:hanging="25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4"/>
  </w:num>
  <w:num w:numId="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homas Probst">
    <w15:presenceInfo w15:providerId="AD" w15:userId="S::thomas.probst@donau-uni.ac.at::c1b33786-dad0-439c-a9b3-3665db6da94d"/>
  </w15:person>
  <w15:person w15:author="joa24jm">
    <w15:presenceInfo w15:providerId="AD" w15:userId="S::joa24jm@uniwuerzburg.onmicrosoft.com::5f1da745-42be-4bd0-bf19-392582114e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trackRevision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32C"/>
    <w:rsid w:val="000C2F21"/>
    <w:rsid w:val="001975CC"/>
    <w:rsid w:val="002927A6"/>
    <w:rsid w:val="002A74E7"/>
    <w:rsid w:val="0045732C"/>
    <w:rsid w:val="004F4E55"/>
    <w:rsid w:val="00641B88"/>
    <w:rsid w:val="008751CF"/>
    <w:rsid w:val="009463CA"/>
    <w:rsid w:val="00A24CE9"/>
    <w:rsid w:val="00A42D52"/>
    <w:rsid w:val="00A520FE"/>
    <w:rsid w:val="00D34A80"/>
    <w:rsid w:val="00D507C6"/>
    <w:rsid w:val="00E26D62"/>
    <w:rsid w:val="00F0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AFC3E9"/>
  <w15:docId w15:val="{2D27A882-2F65-4444-9514-959F75ACE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73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73"/>
      <w:jc w:val="both"/>
      <w:outlineLvl w:val="1"/>
    </w:pPr>
    <w:rPr>
      <w:rFonts w:ascii="Arial" w:eastAsia="Arial" w:hAnsi="Arial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91"/>
      <w:ind w:left="173" w:right="271"/>
      <w:jc w:val="both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89"/>
      <w:ind w:left="522" w:hanging="349"/>
    </w:pPr>
  </w:style>
  <w:style w:type="paragraph" w:customStyle="1" w:styleId="TableParagraph">
    <w:name w:val="Table Paragraph"/>
    <w:basedOn w:val="Normal"/>
    <w:uiPriority w:val="1"/>
    <w:qFormat/>
    <w:pPr>
      <w:jc w:val="right"/>
    </w:pPr>
    <w:rPr>
      <w:rFonts w:ascii="Bodoni MT" w:eastAsia="Bodoni MT" w:hAnsi="Bodoni MT" w:cs="Bodoni MT"/>
    </w:rPr>
  </w:style>
  <w:style w:type="character" w:styleId="CommentReference">
    <w:name w:val="annotation reference"/>
    <w:basedOn w:val="DefaultParagraphFont"/>
    <w:uiPriority w:val="99"/>
    <w:semiHidden/>
    <w:unhideWhenUsed/>
    <w:rsid w:val="000C2F2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C2F2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C2F21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C2F2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C2F21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9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112" Type="http://schemas.openxmlformats.org/officeDocument/2006/relationships/image" Target="media/image94.png"/><Relationship Id="rId16" Type="http://schemas.microsoft.com/office/2016/09/relationships/commentsIds" Target="commentsIds.xml"/><Relationship Id="rId107" Type="http://schemas.openxmlformats.org/officeDocument/2006/relationships/image" Target="media/image89.png"/><Relationship Id="rId11" Type="http://schemas.openxmlformats.org/officeDocument/2006/relationships/hyperlink" Target="mailto:dthomas.probst@donau-uni.ac.at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102" Type="http://schemas.openxmlformats.org/officeDocument/2006/relationships/image" Target="media/image84.png"/><Relationship Id="rId123" Type="http://schemas.openxmlformats.org/officeDocument/2006/relationships/image" Target="media/image105.png"/><Relationship Id="rId128" Type="http://schemas.microsoft.com/office/2011/relationships/people" Target="people.xml"/><Relationship Id="rId5" Type="http://schemas.openxmlformats.org/officeDocument/2006/relationships/webSettings" Target="webSettings.xml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12" Type="http://schemas.openxmlformats.org/officeDocument/2006/relationships/hyperlink" Target="mailto:.probst@donau-uni.ac.at" TargetMode="External"/><Relationship Id="rId17" Type="http://schemas.microsoft.com/office/2018/08/relationships/commentsExtensible" Target="commentsExtensible.xm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59" Type="http://schemas.openxmlformats.org/officeDocument/2006/relationships/image" Target="media/image41.pn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24" Type="http://schemas.openxmlformats.org/officeDocument/2006/relationships/image" Target="media/image106.png"/><Relationship Id="rId129" Type="http://schemas.openxmlformats.org/officeDocument/2006/relationships/theme" Target="theme/theme1.xml"/><Relationship Id="rId54" Type="http://schemas.openxmlformats.org/officeDocument/2006/relationships/image" Target="media/image36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91" Type="http://schemas.openxmlformats.org/officeDocument/2006/relationships/image" Target="media/image73.png"/><Relationship Id="rId96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49" Type="http://schemas.openxmlformats.org/officeDocument/2006/relationships/image" Target="media/image31.png"/><Relationship Id="rId114" Type="http://schemas.openxmlformats.org/officeDocument/2006/relationships/image" Target="media/image96.png"/><Relationship Id="rId119" Type="http://schemas.openxmlformats.org/officeDocument/2006/relationships/image" Target="media/image101.png"/><Relationship Id="rId44" Type="http://schemas.openxmlformats.org/officeDocument/2006/relationships/image" Target="media/image26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13" Type="http://schemas.openxmlformats.org/officeDocument/2006/relationships/hyperlink" Target="mailto:eruediger.pryss@uni-wuerzburg.de" TargetMode="External"/><Relationship Id="rId18" Type="http://schemas.openxmlformats.org/officeDocument/2006/relationships/footer" Target="footer1.xml"/><Relationship Id="rId39" Type="http://schemas.openxmlformats.org/officeDocument/2006/relationships/image" Target="media/image21.png"/><Relationship Id="rId109" Type="http://schemas.openxmlformats.org/officeDocument/2006/relationships/image" Target="media/image9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8.png"/><Relationship Id="rId97" Type="http://schemas.openxmlformats.org/officeDocument/2006/relationships/image" Target="media/image79.png"/><Relationship Id="rId104" Type="http://schemas.openxmlformats.org/officeDocument/2006/relationships/image" Target="media/image86.png"/><Relationship Id="rId120" Type="http://schemas.openxmlformats.org/officeDocument/2006/relationships/image" Target="media/image102.png"/><Relationship Id="rId125" Type="http://schemas.openxmlformats.org/officeDocument/2006/relationships/image" Target="media/image107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92" Type="http://schemas.openxmlformats.org/officeDocument/2006/relationships/image" Target="media/image74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8.png"/><Relationship Id="rId87" Type="http://schemas.openxmlformats.org/officeDocument/2006/relationships/image" Target="media/image69.png"/><Relationship Id="rId110" Type="http://schemas.openxmlformats.org/officeDocument/2006/relationships/image" Target="media/image92.png"/><Relationship Id="rId115" Type="http://schemas.openxmlformats.org/officeDocument/2006/relationships/image" Target="media/image97.png"/><Relationship Id="rId61" Type="http://schemas.openxmlformats.org/officeDocument/2006/relationships/image" Target="media/image43.png"/><Relationship Id="rId82" Type="http://schemas.openxmlformats.org/officeDocument/2006/relationships/image" Target="media/image64.png"/><Relationship Id="rId19" Type="http://schemas.openxmlformats.org/officeDocument/2006/relationships/image" Target="media/image1.png"/><Relationship Id="rId14" Type="http://schemas.openxmlformats.org/officeDocument/2006/relationships/comments" Target="comments.xm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56" Type="http://schemas.openxmlformats.org/officeDocument/2006/relationships/image" Target="media/image38.png"/><Relationship Id="rId77" Type="http://schemas.openxmlformats.org/officeDocument/2006/relationships/image" Target="media/image59.pn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26" Type="http://schemas.openxmlformats.org/officeDocument/2006/relationships/hyperlink" Target="https://github.com/joa24jm/tyt_gender_prediction.git" TargetMode="External"/><Relationship Id="rId8" Type="http://schemas.openxmlformats.org/officeDocument/2006/relationships/hyperlink" Target="mailto:ajohannes.allgaier@uni-wuerzburg.de" TargetMode="External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93" Type="http://schemas.openxmlformats.org/officeDocument/2006/relationships/image" Target="media/image75.png"/><Relationship Id="rId98" Type="http://schemas.openxmlformats.org/officeDocument/2006/relationships/image" Target="media/image80.png"/><Relationship Id="rId121" Type="http://schemas.openxmlformats.org/officeDocument/2006/relationships/image" Target="media/image103.png"/><Relationship Id="rId3" Type="http://schemas.openxmlformats.org/officeDocument/2006/relationships/styles" Target="styles.xml"/><Relationship Id="rId25" Type="http://schemas.openxmlformats.org/officeDocument/2006/relationships/image" Target="media/image7.png"/><Relationship Id="rId46" Type="http://schemas.openxmlformats.org/officeDocument/2006/relationships/image" Target="media/image28.png"/><Relationship Id="rId67" Type="http://schemas.openxmlformats.org/officeDocument/2006/relationships/image" Target="media/image49.png"/><Relationship Id="rId116" Type="http://schemas.openxmlformats.org/officeDocument/2006/relationships/image" Target="media/image98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62" Type="http://schemas.openxmlformats.org/officeDocument/2006/relationships/image" Target="media/image44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111" Type="http://schemas.openxmlformats.org/officeDocument/2006/relationships/image" Target="media/image93.png"/><Relationship Id="rId15" Type="http://schemas.microsoft.com/office/2011/relationships/commentsExtended" Target="commentsExtended.xml"/><Relationship Id="rId36" Type="http://schemas.openxmlformats.org/officeDocument/2006/relationships/image" Target="media/image18.png"/><Relationship Id="rId57" Type="http://schemas.openxmlformats.org/officeDocument/2006/relationships/image" Target="media/image39.png"/><Relationship Id="rId106" Type="http://schemas.openxmlformats.org/officeDocument/2006/relationships/image" Target="media/image88.png"/><Relationship Id="rId127" Type="http://schemas.openxmlformats.org/officeDocument/2006/relationships/fontTable" Target="fontTable.xml"/><Relationship Id="rId10" Type="http://schemas.openxmlformats.org/officeDocument/2006/relationships/hyperlink" Target="mailto:ied.schlee@gmail.com" TargetMode="External"/><Relationship Id="rId31" Type="http://schemas.openxmlformats.org/officeDocument/2006/relationships/image" Target="media/image13.png"/><Relationship Id="rId52" Type="http://schemas.openxmlformats.org/officeDocument/2006/relationships/image" Target="media/image34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94" Type="http://schemas.openxmlformats.org/officeDocument/2006/relationships/image" Target="media/image76.pn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image" Target="media/image104.png"/><Relationship Id="rId4" Type="http://schemas.openxmlformats.org/officeDocument/2006/relationships/settings" Target="settings.xml"/><Relationship Id="rId9" Type="http://schemas.openxmlformats.org/officeDocument/2006/relationships/hyperlink" Target="mailto:bwinfried.schlee@gmail.com" TargetMode="External"/><Relationship Id="rId2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30C000A-04DC-4780-8B26-06F3E10AB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8764</Words>
  <Characters>49957</Characters>
  <Application>Microsoft Office Word</Application>
  <DocSecurity>0</DocSecurity>
  <Lines>416</Lines>
  <Paragraphs>117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joa24jm</dc:creator>
  <cp:lastModifiedBy>joa24jm</cp:lastModifiedBy>
  <cp:revision>4</cp:revision>
  <dcterms:created xsi:type="dcterms:W3CDTF">2021-06-23T14:35:00Z</dcterms:created>
  <dcterms:modified xsi:type="dcterms:W3CDTF">2021-06-24T16:12:00Z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2021-06-11T00:00:00Z</vt:filetime>
  </property>
</Properties>
</file>